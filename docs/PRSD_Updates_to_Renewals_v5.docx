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DA85" w14:textId="0F8B5577" w:rsidR="00D93B58" w:rsidRPr="00747B75" w:rsidRDefault="00D93B58" w:rsidP="00D93B58">
      <w:pPr>
        <w:spacing w:line="480" w:lineRule="auto"/>
        <w:jc w:val="center"/>
        <w:rPr>
          <w:rFonts w:ascii="Calibri" w:hAnsi="Calibri" w:cs="Calibri"/>
          <w:b/>
          <w:color w:val="70AD47"/>
          <w:sz w:val="28"/>
        </w:rPr>
      </w:pPr>
    </w:p>
    <w:p w14:paraId="33252E60" w14:textId="6F82EFB0" w:rsidR="00486613" w:rsidRPr="00747B75" w:rsidRDefault="00486613" w:rsidP="00D93B58">
      <w:pPr>
        <w:spacing w:line="480" w:lineRule="auto"/>
        <w:jc w:val="center"/>
        <w:rPr>
          <w:rFonts w:ascii="Calibri" w:hAnsi="Calibri" w:cs="Calibri"/>
          <w:b/>
          <w:color w:val="70AD47"/>
          <w:sz w:val="28"/>
        </w:rPr>
      </w:pPr>
    </w:p>
    <w:p w14:paraId="6691235D" w14:textId="6F5A6A4E" w:rsidR="00AF47CF" w:rsidRPr="00747B75" w:rsidRDefault="004C7436" w:rsidP="00D93B58">
      <w:pPr>
        <w:spacing w:line="480" w:lineRule="auto"/>
        <w:jc w:val="center"/>
        <w:rPr>
          <w:rFonts w:ascii="Calibri" w:hAnsi="Calibri" w:cs="Calibri"/>
          <w:b/>
          <w:color w:val="70AD47"/>
          <w:sz w:val="28"/>
        </w:rPr>
      </w:pPr>
      <w:r w:rsidRPr="00747B75">
        <w:rPr>
          <w:rFonts w:ascii="Calibri" w:hAnsi="Calibri" w:cs="Calibri"/>
          <w:b/>
          <w:noProof/>
          <w:sz w:val="32"/>
          <w:szCs w:val="32"/>
        </w:rPr>
        <w:drawing>
          <wp:anchor distT="0" distB="0" distL="114300" distR="114300" simplePos="0" relativeHeight="251658240" behindDoc="0" locked="0" layoutInCell="1" allowOverlap="1" wp14:anchorId="5104555A" wp14:editId="4604467D">
            <wp:simplePos x="0" y="0"/>
            <wp:positionH relativeFrom="column">
              <wp:posOffset>1320800</wp:posOffset>
            </wp:positionH>
            <wp:positionV relativeFrom="paragraph">
              <wp:posOffset>20955</wp:posOffset>
            </wp:positionV>
            <wp:extent cx="2822575" cy="2674620"/>
            <wp:effectExtent l="0" t="0" r="0" b="0"/>
            <wp:wrapSquare wrapText="bothSides"/>
            <wp:docPr id="1" name="Picture 1" descr="C:\Users\monika.chopra\AppData\Local\Microsoft\Windows\Temporary Internet Files\Content.Outlook\H63F817E\hcentive_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nika.chopra\AppData\Local\Microsoft\Windows\Temporary Internet Files\Content.Outlook\H63F817E\hcentive_flower.png"/>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2822575" cy="2674620"/>
                    </a:xfrm>
                    <a:prstGeom prst="rect">
                      <a:avLst/>
                    </a:prstGeom>
                    <a:noFill/>
                    <a:ln>
                      <a:noFill/>
                    </a:ln>
                  </pic:spPr>
                </pic:pic>
              </a:graphicData>
            </a:graphic>
          </wp:anchor>
        </w:drawing>
      </w:r>
    </w:p>
    <w:p w14:paraId="51AE683B" w14:textId="75D543E5" w:rsidR="00817A5D" w:rsidRPr="00747B75" w:rsidRDefault="00817A5D" w:rsidP="00817A5D">
      <w:pPr>
        <w:spacing w:line="480" w:lineRule="auto"/>
        <w:rPr>
          <w:rFonts w:ascii="Calibri" w:hAnsi="Calibri" w:cs="Calibri"/>
          <w:b/>
          <w:color w:val="70AD47"/>
          <w:sz w:val="28"/>
        </w:rPr>
      </w:pPr>
    </w:p>
    <w:p w14:paraId="283555C0" w14:textId="77777777" w:rsidR="00817A5D" w:rsidRPr="00747B75" w:rsidRDefault="00817A5D" w:rsidP="00817A5D">
      <w:pPr>
        <w:rPr>
          <w:rFonts w:ascii="Calibri" w:hAnsi="Calibri" w:cs="Calibri"/>
          <w:sz w:val="28"/>
        </w:rPr>
      </w:pPr>
    </w:p>
    <w:p w14:paraId="69069B26" w14:textId="2AE18197" w:rsidR="00010C06" w:rsidRPr="00747B75" w:rsidRDefault="00817A5D" w:rsidP="00817A5D">
      <w:pPr>
        <w:spacing w:line="480" w:lineRule="auto"/>
        <w:rPr>
          <w:rFonts w:ascii="Calibri" w:hAnsi="Calibri" w:cs="Calibri"/>
          <w:b/>
          <w:color w:val="70AD47"/>
          <w:sz w:val="28"/>
        </w:rPr>
      </w:pPr>
      <w:r w:rsidRPr="00747B75">
        <w:rPr>
          <w:rFonts w:ascii="Calibri" w:hAnsi="Calibri" w:cs="Calibri"/>
          <w:b/>
          <w:color w:val="70AD47"/>
          <w:sz w:val="28"/>
        </w:rPr>
        <w:br/>
      </w:r>
    </w:p>
    <w:p w14:paraId="3D7ADE04" w14:textId="77777777" w:rsidR="00D93B58" w:rsidRDefault="00D93B58" w:rsidP="008B7E3E">
      <w:pPr>
        <w:spacing w:line="480" w:lineRule="auto"/>
        <w:jc w:val="center"/>
        <w:rPr>
          <w:rFonts w:ascii="Calibri" w:hAnsi="Calibri" w:cs="Calibri"/>
          <w:b/>
          <w:sz w:val="32"/>
          <w:szCs w:val="32"/>
        </w:rPr>
      </w:pPr>
    </w:p>
    <w:p w14:paraId="412551E4" w14:textId="77777777" w:rsidR="002D603F" w:rsidRDefault="002D603F" w:rsidP="008B7E3E">
      <w:pPr>
        <w:spacing w:line="480" w:lineRule="auto"/>
        <w:jc w:val="center"/>
        <w:rPr>
          <w:rFonts w:ascii="Calibri" w:hAnsi="Calibri" w:cs="Calibri"/>
          <w:b/>
          <w:sz w:val="32"/>
          <w:szCs w:val="32"/>
        </w:rPr>
      </w:pPr>
    </w:p>
    <w:p w14:paraId="55249915" w14:textId="77777777" w:rsidR="002D603F" w:rsidRDefault="002D603F" w:rsidP="008B7E3E">
      <w:pPr>
        <w:spacing w:line="480" w:lineRule="auto"/>
        <w:jc w:val="center"/>
        <w:rPr>
          <w:rFonts w:ascii="Calibri" w:hAnsi="Calibri" w:cs="Calibri"/>
          <w:b/>
          <w:sz w:val="32"/>
          <w:szCs w:val="32"/>
        </w:rPr>
      </w:pPr>
    </w:p>
    <w:p w14:paraId="4410F59E" w14:textId="77777777" w:rsidR="002D603F" w:rsidRPr="00747B75" w:rsidRDefault="002D603F" w:rsidP="008B7E3E">
      <w:pPr>
        <w:spacing w:line="480" w:lineRule="auto"/>
        <w:jc w:val="center"/>
        <w:rPr>
          <w:rFonts w:ascii="Calibri" w:hAnsi="Calibri" w:cs="Calibri"/>
          <w:b/>
          <w:sz w:val="32"/>
          <w:szCs w:val="32"/>
        </w:rPr>
      </w:pPr>
    </w:p>
    <w:p w14:paraId="20EF03EF" w14:textId="65E08BCA" w:rsidR="00A26588" w:rsidRDefault="00E047A7" w:rsidP="00A26588">
      <w:pPr>
        <w:pStyle w:val="BodyTextIndent"/>
        <w:spacing w:line="276" w:lineRule="auto"/>
        <w:ind w:left="2880" w:firstLine="720"/>
        <w:rPr>
          <w:rFonts w:ascii="Calibri" w:hAnsi="Calibri" w:cs="Calibri"/>
          <w:sz w:val="44"/>
        </w:rPr>
      </w:pPr>
      <w:r w:rsidRPr="00747B75">
        <w:rPr>
          <w:rFonts w:ascii="Calibri" w:hAnsi="Calibri" w:cs="Calibri"/>
          <w:b/>
          <w:color w:val="70AD47"/>
          <w:sz w:val="32"/>
          <w:szCs w:val="32"/>
        </w:rPr>
        <w:t>hCentive, Inc.</w:t>
      </w:r>
    </w:p>
    <w:p w14:paraId="08FF0E03" w14:textId="179A9912" w:rsidR="00775538" w:rsidRPr="00747B75" w:rsidRDefault="00775538" w:rsidP="00F600F0">
      <w:pPr>
        <w:pStyle w:val="BodyTextIndent"/>
        <w:spacing w:line="276" w:lineRule="auto"/>
        <w:ind w:left="0"/>
        <w:jc w:val="center"/>
        <w:rPr>
          <w:rFonts w:ascii="Calibri" w:hAnsi="Calibri" w:cs="Calibri"/>
          <w:sz w:val="44"/>
        </w:rPr>
      </w:pPr>
      <w:r w:rsidRPr="00747B75">
        <w:rPr>
          <w:rFonts w:ascii="Calibri" w:hAnsi="Calibri" w:cs="Calibri"/>
          <w:sz w:val="44"/>
        </w:rPr>
        <w:t>HIX</w:t>
      </w:r>
      <w:r w:rsidR="00D346A8" w:rsidRPr="00747B75">
        <w:rPr>
          <w:rFonts w:ascii="Calibri" w:hAnsi="Calibri" w:cs="Calibri"/>
          <w:sz w:val="44"/>
        </w:rPr>
        <w:t xml:space="preserve"> </w:t>
      </w:r>
      <w:r w:rsidRPr="00747B75">
        <w:rPr>
          <w:rFonts w:ascii="Calibri" w:hAnsi="Calibri" w:cs="Calibri"/>
          <w:sz w:val="44"/>
        </w:rPr>
        <w:t xml:space="preserve">Product </w:t>
      </w:r>
      <w:r w:rsidR="00731ED1" w:rsidRPr="00747B75">
        <w:rPr>
          <w:rFonts w:ascii="Calibri" w:hAnsi="Calibri" w:cs="Calibri"/>
          <w:sz w:val="44"/>
        </w:rPr>
        <w:t>Requirement</w:t>
      </w:r>
      <w:r w:rsidR="006A44EA" w:rsidRPr="00747B75">
        <w:rPr>
          <w:rFonts w:ascii="Calibri" w:hAnsi="Calibri" w:cs="Calibri"/>
          <w:sz w:val="44"/>
        </w:rPr>
        <w:t xml:space="preserve"> </w:t>
      </w:r>
      <w:r w:rsidR="00822516" w:rsidRPr="00747B75">
        <w:rPr>
          <w:rFonts w:ascii="Calibri" w:hAnsi="Calibri" w:cs="Calibri"/>
          <w:sz w:val="44"/>
        </w:rPr>
        <w:t xml:space="preserve">Specification </w:t>
      </w:r>
      <w:r w:rsidRPr="00747B75">
        <w:rPr>
          <w:rFonts w:ascii="Calibri" w:hAnsi="Calibri" w:cs="Calibri"/>
          <w:sz w:val="44"/>
        </w:rPr>
        <w:t>Document</w:t>
      </w:r>
    </w:p>
    <w:p w14:paraId="3BC94E8D" w14:textId="77777777" w:rsidR="00E047A7" w:rsidRPr="00747B75" w:rsidRDefault="00E047A7" w:rsidP="00E047A7">
      <w:pPr>
        <w:spacing w:line="276" w:lineRule="auto"/>
        <w:rPr>
          <w:rFonts w:ascii="Calibri" w:hAnsi="Calibri" w:cs="Calibri"/>
        </w:rPr>
      </w:pPr>
    </w:p>
    <w:p w14:paraId="077AE31A" w14:textId="4DB55AFE" w:rsidR="006A44EA" w:rsidRPr="00747B75" w:rsidRDefault="00E047A7" w:rsidP="00091E7F">
      <w:pPr>
        <w:tabs>
          <w:tab w:val="left" w:pos="90"/>
        </w:tabs>
        <w:spacing w:line="276" w:lineRule="auto"/>
        <w:jc w:val="center"/>
        <w:rPr>
          <w:rFonts w:ascii="Calibri" w:hAnsi="Calibri" w:cs="Calibri"/>
        </w:rPr>
      </w:pPr>
      <w:r w:rsidRPr="00747B75">
        <w:rPr>
          <w:rFonts w:ascii="Calibri" w:hAnsi="Calibri" w:cs="Calibri"/>
          <w:b/>
          <w:sz w:val="44"/>
          <w:szCs w:val="32"/>
        </w:rPr>
        <w:t xml:space="preserve"> </w:t>
      </w:r>
    </w:p>
    <w:p w14:paraId="106700A4" w14:textId="77777777" w:rsidR="006A44EA" w:rsidRPr="00747B75" w:rsidRDefault="006A44EA" w:rsidP="00775538">
      <w:pPr>
        <w:pStyle w:val="BodyTextIndent"/>
        <w:spacing w:line="276" w:lineRule="auto"/>
        <w:jc w:val="right"/>
        <w:rPr>
          <w:rFonts w:ascii="Calibri" w:hAnsi="Calibri" w:cs="Calibri"/>
          <w:sz w:val="32"/>
          <w:szCs w:val="32"/>
        </w:rPr>
      </w:pPr>
    </w:p>
    <w:p w14:paraId="733E031A" w14:textId="6A799124" w:rsidR="00B93514" w:rsidRPr="00747B75" w:rsidRDefault="00315A94" w:rsidP="00B93514">
      <w:pPr>
        <w:tabs>
          <w:tab w:val="left" w:pos="90"/>
          <w:tab w:val="left" w:pos="5857"/>
          <w:tab w:val="right" w:pos="9360"/>
        </w:tabs>
        <w:jc w:val="right"/>
        <w:rPr>
          <w:rFonts w:ascii="Calibri" w:hAnsi="Calibri" w:cs="Calibri"/>
          <w:sz w:val="32"/>
          <w:szCs w:val="32"/>
        </w:rPr>
      </w:pPr>
      <w:r>
        <w:rPr>
          <w:rFonts w:ascii="Calibri" w:hAnsi="Calibri" w:cs="Calibri"/>
          <w:sz w:val="32"/>
          <w:szCs w:val="32"/>
        </w:rPr>
        <w:t>Enhancement</w:t>
      </w:r>
      <w:r w:rsidR="00764B40">
        <w:rPr>
          <w:rFonts w:ascii="Calibri" w:hAnsi="Calibri" w:cs="Calibri"/>
          <w:sz w:val="32"/>
          <w:szCs w:val="32"/>
        </w:rPr>
        <w:t xml:space="preserve"> to </w:t>
      </w:r>
      <w:r w:rsidR="004C7436" w:rsidRPr="004C7436">
        <w:rPr>
          <w:rFonts w:ascii="Calibri" w:hAnsi="Calibri" w:cs="Calibri"/>
          <w:sz w:val="32"/>
          <w:szCs w:val="32"/>
        </w:rPr>
        <w:t xml:space="preserve">Renewal </w:t>
      </w:r>
      <w:r w:rsidR="00056A33">
        <w:rPr>
          <w:rFonts w:ascii="Calibri" w:hAnsi="Calibri" w:cs="Calibri"/>
          <w:sz w:val="32"/>
          <w:szCs w:val="32"/>
        </w:rPr>
        <w:t>P</w:t>
      </w:r>
      <w:r w:rsidR="004C7436" w:rsidRPr="004C7436">
        <w:rPr>
          <w:rFonts w:ascii="Calibri" w:hAnsi="Calibri" w:cs="Calibri"/>
          <w:sz w:val="32"/>
          <w:szCs w:val="32"/>
        </w:rPr>
        <w:t>rocess</w:t>
      </w:r>
    </w:p>
    <w:p w14:paraId="3B5501D9" w14:textId="4CBC71BA" w:rsidR="00E047A7" w:rsidRPr="00747B75" w:rsidRDefault="001E54AD" w:rsidP="00B93514">
      <w:pPr>
        <w:tabs>
          <w:tab w:val="left" w:pos="90"/>
          <w:tab w:val="left" w:pos="5857"/>
          <w:tab w:val="right" w:pos="9360"/>
        </w:tabs>
        <w:jc w:val="right"/>
        <w:rPr>
          <w:rFonts w:ascii="Calibri" w:hAnsi="Calibri" w:cs="Calibri"/>
          <w:sz w:val="28"/>
          <w:szCs w:val="28"/>
        </w:rPr>
      </w:pPr>
      <w:r w:rsidRPr="00747B75">
        <w:rPr>
          <w:rFonts w:ascii="Calibri" w:hAnsi="Calibri" w:cs="Calibri"/>
          <w:sz w:val="32"/>
          <w:szCs w:val="32"/>
        </w:rPr>
        <w:t>Version:</w:t>
      </w:r>
      <w:r w:rsidR="00043500">
        <w:rPr>
          <w:rFonts w:ascii="Calibri" w:hAnsi="Calibri" w:cs="Calibri"/>
          <w:sz w:val="32"/>
          <w:szCs w:val="32"/>
        </w:rPr>
        <w:t xml:space="preserve"> </w:t>
      </w:r>
      <w:ins w:id="0" w:author="Banga, Gourav" w:date="2026-01-08T15:14:00Z" w16du:dateUtc="2026-01-08T09:44:00Z">
        <w:r w:rsidR="00262E60">
          <w:rPr>
            <w:rFonts w:ascii="Calibri" w:hAnsi="Calibri" w:cs="Calibri"/>
            <w:sz w:val="32"/>
            <w:szCs w:val="32"/>
          </w:rPr>
          <w:t>5</w:t>
        </w:r>
      </w:ins>
      <w:del w:id="1" w:author="Banga, Gourav" w:date="2026-01-08T15:14:00Z" w16du:dateUtc="2026-01-08T09:44:00Z">
        <w:r w:rsidR="00357D5E" w:rsidDel="00262E60">
          <w:rPr>
            <w:rFonts w:ascii="Calibri" w:hAnsi="Calibri" w:cs="Calibri"/>
            <w:sz w:val="32"/>
            <w:szCs w:val="32"/>
          </w:rPr>
          <w:delText>4</w:delText>
        </w:r>
      </w:del>
      <w:r w:rsidR="00F600F0" w:rsidRPr="00747B75">
        <w:rPr>
          <w:rFonts w:ascii="Calibri" w:hAnsi="Calibri" w:cs="Calibri"/>
          <w:sz w:val="32"/>
          <w:szCs w:val="32"/>
        </w:rPr>
        <w:t>.</w:t>
      </w:r>
      <w:r w:rsidR="008B5EFA" w:rsidRPr="00747B75">
        <w:rPr>
          <w:rFonts w:ascii="Calibri" w:hAnsi="Calibri" w:cs="Calibri"/>
          <w:sz w:val="32"/>
          <w:szCs w:val="32"/>
        </w:rPr>
        <w:t>0</w:t>
      </w:r>
    </w:p>
    <w:p w14:paraId="4734A318" w14:textId="2DF852DE" w:rsidR="00FD2AD1" w:rsidRPr="00747B75" w:rsidRDefault="00FD2AD1" w:rsidP="00FF1B69">
      <w:pPr>
        <w:pStyle w:val="BoldHeader"/>
        <w:numPr>
          <w:ilvl w:val="0"/>
          <w:numId w:val="0"/>
        </w:numPr>
        <w:rPr>
          <w:rFonts w:ascii="Calibri" w:eastAsia="Calibri" w:hAnsi="Calibri" w:cs="Calibri"/>
        </w:rPr>
      </w:pPr>
      <w:bookmarkStart w:id="2" w:name="_Toc148466469"/>
      <w:bookmarkStart w:id="3" w:name="_Toc212474250"/>
      <w:r w:rsidRPr="00747B75">
        <w:rPr>
          <w:rFonts w:ascii="Calibri" w:eastAsia="Calibri" w:hAnsi="Calibri" w:cs="Calibri"/>
        </w:rPr>
        <w:lastRenderedPageBreak/>
        <w:t>Copyright Information</w:t>
      </w:r>
      <w:bookmarkEnd w:id="2"/>
      <w:bookmarkEnd w:id="3"/>
    </w:p>
    <w:p w14:paraId="4961B193" w14:textId="77777777" w:rsidR="00FD2AD1" w:rsidRPr="00747B75" w:rsidRDefault="00FD2AD1" w:rsidP="00EE7A34">
      <w:pPr>
        <w:tabs>
          <w:tab w:val="center" w:pos="4680"/>
          <w:tab w:val="right" w:pos="9360"/>
        </w:tabs>
        <w:spacing w:before="100" w:beforeAutospacing="1" w:after="100" w:afterAutospacing="1"/>
        <w:rPr>
          <w:rFonts w:ascii="Calibri" w:eastAsia="Calibri" w:hAnsi="Calibri" w:cs="Calibri"/>
          <w:b/>
          <w:color w:val="4C8B3F" w:themeColor="background2"/>
          <w:szCs w:val="20"/>
        </w:rPr>
      </w:pPr>
    </w:p>
    <w:p w14:paraId="43E636C9" w14:textId="1C44ECD8" w:rsidR="00FD2AD1" w:rsidRPr="00747B75" w:rsidRDefault="00FD2AD1" w:rsidP="00FD2AD1">
      <w:pPr>
        <w:ind w:right="720"/>
        <w:rPr>
          <w:rFonts w:ascii="Calibri" w:eastAsia="Calibri" w:hAnsi="Calibri" w:cs="Calibri"/>
          <w:szCs w:val="20"/>
        </w:rPr>
      </w:pPr>
      <w:r w:rsidRPr="00747B75">
        <w:rPr>
          <w:rFonts w:ascii="Calibri" w:eastAsia="Calibri" w:hAnsi="Calibri" w:cs="Calibri"/>
          <w:szCs w:val="20"/>
        </w:rPr>
        <w:t xml:space="preserve">© </w:t>
      </w:r>
      <w:r w:rsidR="00C658D8" w:rsidRPr="00747B75">
        <w:rPr>
          <w:rFonts w:ascii="Calibri" w:eastAsia="Calibri" w:hAnsi="Calibri" w:cs="Calibri"/>
          <w:szCs w:val="20"/>
        </w:rPr>
        <w:t>20</w:t>
      </w:r>
      <w:r w:rsidR="005624A0" w:rsidRPr="00747B75">
        <w:rPr>
          <w:rFonts w:ascii="Calibri" w:eastAsia="Calibri" w:hAnsi="Calibri" w:cs="Calibri"/>
          <w:szCs w:val="20"/>
        </w:rPr>
        <w:t>20</w:t>
      </w:r>
      <w:r w:rsidR="00C658D8" w:rsidRPr="00747B75">
        <w:rPr>
          <w:rFonts w:ascii="Calibri" w:eastAsia="Calibri" w:hAnsi="Calibri" w:cs="Calibri"/>
          <w:szCs w:val="20"/>
        </w:rPr>
        <w:t xml:space="preserve"> </w:t>
      </w:r>
      <w:r w:rsidRPr="00747B75">
        <w:rPr>
          <w:rFonts w:ascii="Calibri" w:eastAsia="Calibri" w:hAnsi="Calibri" w:cs="Calibri"/>
          <w:szCs w:val="20"/>
        </w:rPr>
        <w:t>by hCentive, Inc. All rights reserved.</w:t>
      </w:r>
    </w:p>
    <w:p w14:paraId="71D08373" w14:textId="77777777" w:rsidR="00FD2AD1" w:rsidRPr="00747B75" w:rsidRDefault="00FD2AD1" w:rsidP="00FD2AD1">
      <w:pPr>
        <w:ind w:right="720"/>
        <w:rPr>
          <w:rFonts w:ascii="Calibri" w:eastAsia="Calibri" w:hAnsi="Calibri" w:cs="Calibri"/>
          <w:szCs w:val="20"/>
        </w:rPr>
      </w:pPr>
    </w:p>
    <w:p w14:paraId="6ADF46CB" w14:textId="46FF64C8" w:rsidR="00372BC6" w:rsidRPr="00747B75" w:rsidRDefault="00372BC6" w:rsidP="00372BC6">
      <w:pPr>
        <w:rPr>
          <w:rFonts w:ascii="Calibri" w:hAnsi="Calibri" w:cs="Calibri"/>
        </w:rPr>
      </w:pPr>
      <w:r w:rsidRPr="00747B75">
        <w:rPr>
          <w:rFonts w:ascii="Calibri" w:hAnsi="Calibri" w:cs="Calibri"/>
        </w:rPr>
        <w:t xml:space="preserve">hCentive, an affiliate of Optum, is the owner of content including but not limited to any diagram, material, flowcharts, flow of events, functional requirements, </w:t>
      </w:r>
      <w:r w:rsidR="00AD653C" w:rsidRPr="00747B75">
        <w:rPr>
          <w:rFonts w:ascii="Calibri" w:hAnsi="Calibri" w:cs="Calibri"/>
        </w:rPr>
        <w:t>solutions,</w:t>
      </w:r>
      <w:r w:rsidRPr="00747B75">
        <w:rPr>
          <w:rFonts w:ascii="Calibri" w:hAnsi="Calibri" w:cs="Calibri"/>
        </w:rPr>
        <w:t xml:space="preserve"> and all other rights in the content developed or designed by hCentive in this document (“hCentive Material(s)”). hCentive Material is confidential, proprietary </w:t>
      </w:r>
      <w:bookmarkStart w:id="4" w:name="_Int_qhyiC681"/>
      <w:r w:rsidRPr="00747B75">
        <w:rPr>
          <w:rFonts w:ascii="Calibri" w:hAnsi="Calibri" w:cs="Calibri"/>
        </w:rPr>
        <w:t>and is</w:t>
      </w:r>
      <w:bookmarkEnd w:id="4"/>
      <w:r w:rsidRPr="00747B75">
        <w:rPr>
          <w:rFonts w:ascii="Calibri" w:hAnsi="Calibri" w:cs="Calibri"/>
        </w:rPr>
        <w:t xml:space="preserve"> shall be used only as permitted under the license agreement.</w:t>
      </w:r>
    </w:p>
    <w:p w14:paraId="7AE24A00" w14:textId="2B76F9C3" w:rsidR="00FD2AD1" w:rsidRPr="00747B75" w:rsidRDefault="00372BC6" w:rsidP="00FD2AD1">
      <w:pPr>
        <w:rPr>
          <w:rFonts w:ascii="Calibri" w:hAnsi="Calibri" w:cs="Calibri"/>
        </w:rPr>
      </w:pPr>
      <w:r w:rsidRPr="00747B75" w:rsidDel="00372BC6">
        <w:rPr>
          <w:rFonts w:ascii="Calibri" w:hAnsi="Calibri" w:cs="Calibri"/>
        </w:rPr>
        <w:t xml:space="preserve"> </w:t>
      </w:r>
    </w:p>
    <w:p w14:paraId="1B5E81C8" w14:textId="77777777" w:rsidR="00FD2AD1" w:rsidRPr="00747B75" w:rsidRDefault="00FD2AD1" w:rsidP="00FD2AD1">
      <w:pPr>
        <w:rPr>
          <w:rFonts w:ascii="Calibri" w:hAnsi="Calibri" w:cs="Calibri"/>
        </w:rPr>
      </w:pPr>
    </w:p>
    <w:p w14:paraId="13A58DDB" w14:textId="77777777" w:rsidR="00FD2AD1" w:rsidRPr="00747B75" w:rsidRDefault="00FD2AD1" w:rsidP="00FD2AD1">
      <w:pPr>
        <w:tabs>
          <w:tab w:val="center" w:pos="4680"/>
          <w:tab w:val="right" w:pos="9360"/>
        </w:tabs>
        <w:spacing w:before="100" w:beforeAutospacing="1" w:after="100" w:afterAutospacing="1"/>
        <w:rPr>
          <w:rFonts w:ascii="Calibri" w:eastAsia="Calibri" w:hAnsi="Calibri" w:cs="Calibri"/>
          <w:b/>
          <w:color w:val="4C8B3F" w:themeColor="background2"/>
          <w:sz w:val="28"/>
          <w:szCs w:val="28"/>
        </w:rPr>
      </w:pPr>
      <w:r w:rsidRPr="00747B75">
        <w:rPr>
          <w:rFonts w:ascii="Calibri" w:eastAsia="Calibri" w:hAnsi="Calibri" w:cs="Calibri"/>
          <w:b/>
          <w:color w:val="4C8B3F" w:themeColor="background2"/>
          <w:sz w:val="28"/>
          <w:szCs w:val="28"/>
        </w:rPr>
        <w:t>Corporate Headquarters</w:t>
      </w:r>
    </w:p>
    <w:p w14:paraId="513FC6E0" w14:textId="77777777" w:rsidR="00FD2AD1" w:rsidRPr="00747B75" w:rsidRDefault="00FD2AD1" w:rsidP="00FD2AD1">
      <w:pPr>
        <w:ind w:right="720"/>
        <w:rPr>
          <w:rFonts w:ascii="Calibri" w:eastAsia="Calibri" w:hAnsi="Calibri" w:cs="Calibri"/>
          <w:szCs w:val="20"/>
        </w:rPr>
      </w:pPr>
    </w:p>
    <w:p w14:paraId="16BD61AF" w14:textId="77777777" w:rsidR="00FD2AD1" w:rsidRPr="00747B75" w:rsidRDefault="00FD2AD1" w:rsidP="00FD2AD1">
      <w:pPr>
        <w:rPr>
          <w:rFonts w:ascii="Calibri" w:hAnsi="Calibri" w:cs="Calibri"/>
        </w:rPr>
      </w:pPr>
      <w:r w:rsidRPr="00747B75">
        <w:rPr>
          <w:rFonts w:ascii="Calibri" w:hAnsi="Calibri" w:cs="Calibri"/>
        </w:rPr>
        <w:t>hCentive, Inc.</w:t>
      </w:r>
    </w:p>
    <w:p w14:paraId="7A593609" w14:textId="77777777" w:rsidR="00FD2AD1" w:rsidRPr="00747B75" w:rsidRDefault="00FD2AD1" w:rsidP="00FD2AD1">
      <w:pPr>
        <w:rPr>
          <w:rFonts w:ascii="Calibri" w:eastAsia="Calibri" w:hAnsi="Calibri" w:cs="Calibri"/>
          <w:szCs w:val="20"/>
        </w:rPr>
      </w:pPr>
      <w:r w:rsidRPr="00747B75">
        <w:rPr>
          <w:rFonts w:ascii="Calibri" w:eastAsia="Calibri" w:hAnsi="Calibri" w:cs="Calibri"/>
          <w:szCs w:val="20"/>
        </w:rPr>
        <w:t xml:space="preserve">12355 Sunrise Valley Drive, Suite </w:t>
      </w:r>
      <w:r w:rsidR="00C658D8" w:rsidRPr="00747B75">
        <w:rPr>
          <w:rFonts w:ascii="Calibri" w:eastAsia="Calibri" w:hAnsi="Calibri" w:cs="Calibri"/>
          <w:szCs w:val="20"/>
        </w:rPr>
        <w:t>400</w:t>
      </w:r>
    </w:p>
    <w:p w14:paraId="4B7AF1B4" w14:textId="77777777" w:rsidR="00FD2AD1" w:rsidRPr="00747B75" w:rsidRDefault="00FD2AD1" w:rsidP="00FD2AD1">
      <w:pPr>
        <w:rPr>
          <w:rFonts w:ascii="Calibri" w:eastAsia="Calibri" w:hAnsi="Calibri" w:cs="Calibri"/>
          <w:szCs w:val="20"/>
        </w:rPr>
      </w:pPr>
      <w:r w:rsidRPr="00747B75">
        <w:rPr>
          <w:rFonts w:ascii="Calibri" w:eastAsia="Calibri" w:hAnsi="Calibri" w:cs="Calibri"/>
          <w:szCs w:val="20"/>
        </w:rPr>
        <w:t>Reston, VA 20191</w:t>
      </w:r>
    </w:p>
    <w:p w14:paraId="469758BD" w14:textId="77777777" w:rsidR="00FD2AD1" w:rsidRPr="00747B75" w:rsidRDefault="00FD2AD1" w:rsidP="00FD2AD1">
      <w:pPr>
        <w:rPr>
          <w:rFonts w:ascii="Calibri" w:eastAsia="Calibri" w:hAnsi="Calibri" w:cs="Calibri"/>
          <w:szCs w:val="20"/>
        </w:rPr>
      </w:pPr>
    </w:p>
    <w:p w14:paraId="3734160A" w14:textId="77777777" w:rsidR="00FD2AD1" w:rsidRPr="00747B75" w:rsidRDefault="00FD2AD1" w:rsidP="00FD2AD1">
      <w:pPr>
        <w:tabs>
          <w:tab w:val="center" w:pos="4680"/>
          <w:tab w:val="right" w:pos="9360"/>
        </w:tabs>
        <w:spacing w:before="100" w:beforeAutospacing="1" w:after="100" w:afterAutospacing="1"/>
        <w:rPr>
          <w:rFonts w:ascii="Calibri" w:eastAsia="Calibri" w:hAnsi="Calibri" w:cs="Calibri"/>
          <w:b/>
          <w:color w:val="4C8B3F" w:themeColor="background2"/>
          <w:sz w:val="28"/>
          <w:szCs w:val="28"/>
        </w:rPr>
      </w:pPr>
      <w:r w:rsidRPr="00747B75">
        <w:rPr>
          <w:rFonts w:ascii="Calibri" w:eastAsia="Calibri" w:hAnsi="Calibri" w:cs="Calibri"/>
          <w:b/>
          <w:color w:val="4C8B3F" w:themeColor="background2"/>
          <w:sz w:val="28"/>
          <w:szCs w:val="28"/>
        </w:rPr>
        <w:t>Contact Us</w:t>
      </w:r>
    </w:p>
    <w:p w14:paraId="643E4D21" w14:textId="77777777" w:rsidR="00FD2AD1" w:rsidRPr="00747B75" w:rsidRDefault="00FD2AD1" w:rsidP="00FD2AD1">
      <w:pPr>
        <w:tabs>
          <w:tab w:val="center" w:pos="4680"/>
          <w:tab w:val="right" w:pos="9360"/>
        </w:tabs>
        <w:spacing w:before="100" w:beforeAutospacing="1" w:after="100" w:afterAutospacing="1"/>
        <w:rPr>
          <w:rFonts w:ascii="Calibri" w:eastAsia="Calibri" w:hAnsi="Calibri" w:cs="Calibri"/>
          <w:b/>
          <w:color w:val="4C8B3F" w:themeColor="background2"/>
          <w:szCs w:val="20"/>
        </w:rPr>
      </w:pPr>
    </w:p>
    <w:p w14:paraId="4521E07A" w14:textId="77777777" w:rsidR="00FD2AD1" w:rsidRPr="00747B75" w:rsidRDefault="003F00ED" w:rsidP="00FD2AD1">
      <w:pPr>
        <w:ind w:right="720"/>
        <w:rPr>
          <w:rFonts w:ascii="Calibri" w:eastAsia="Calibri" w:hAnsi="Calibri" w:cs="Calibri"/>
        </w:rPr>
      </w:pPr>
      <w:r w:rsidRPr="16B36C79">
        <w:rPr>
          <w:rFonts w:ascii="Calibri" w:eastAsia="Calibri" w:hAnsi="Calibri" w:cs="Calibri"/>
        </w:rPr>
        <w:t>Phone:</w:t>
      </w:r>
      <w:r>
        <w:rPr>
          <w:rFonts w:eastAsia="Calibri"/>
        </w:rPr>
        <w:tab/>
      </w:r>
      <w:r w:rsidRPr="16B36C79">
        <w:rPr>
          <w:rFonts w:ascii="Calibri" w:eastAsia="Calibri" w:hAnsi="Calibri" w:cs="Calibri"/>
        </w:rPr>
        <w:t xml:space="preserve"> </w:t>
      </w:r>
      <w:r w:rsidR="00FD2AD1" w:rsidRPr="16B36C79">
        <w:rPr>
          <w:rFonts w:ascii="Calibri" w:eastAsia="Calibri" w:hAnsi="Calibri" w:cs="Calibri"/>
        </w:rPr>
        <w:t>800-984-7952</w:t>
      </w:r>
    </w:p>
    <w:p w14:paraId="3FAD7AF7" w14:textId="480B3D7B" w:rsidR="00FD2AD1" w:rsidRPr="00747B75" w:rsidRDefault="003F00ED" w:rsidP="00FD2AD1">
      <w:pPr>
        <w:ind w:right="720"/>
        <w:rPr>
          <w:rFonts w:ascii="Calibri" w:eastAsia="Calibri" w:hAnsi="Calibri" w:cs="Calibri"/>
          <w:szCs w:val="20"/>
        </w:rPr>
      </w:pPr>
      <w:r w:rsidRPr="00747B75">
        <w:rPr>
          <w:rFonts w:ascii="Calibri" w:eastAsia="Calibri" w:hAnsi="Calibri" w:cs="Calibri"/>
          <w:szCs w:val="20"/>
        </w:rPr>
        <w:t xml:space="preserve">Sales: </w:t>
      </w:r>
      <w:hyperlink r:id="rId12" w:history="1">
        <w:r w:rsidR="00FD2AD1" w:rsidRPr="00747B75">
          <w:rPr>
            <w:rFonts w:ascii="Calibri" w:eastAsia="Calibri" w:hAnsi="Calibri" w:cs="Calibri"/>
            <w:color w:val="0070C0"/>
            <w:szCs w:val="20"/>
            <w:u w:val="single"/>
          </w:rPr>
          <w:t>sales@hcentive.com</w:t>
        </w:r>
      </w:hyperlink>
      <w:r w:rsidR="00FD2AD1" w:rsidRPr="00747B75">
        <w:rPr>
          <w:rFonts w:ascii="Calibri" w:eastAsia="Calibri" w:hAnsi="Calibri" w:cs="Calibri"/>
          <w:color w:val="0070C0"/>
          <w:szCs w:val="20"/>
        </w:rPr>
        <w:t xml:space="preserve"> </w:t>
      </w:r>
    </w:p>
    <w:p w14:paraId="7D533CFA" w14:textId="7BECDD9F" w:rsidR="00FD2AD1" w:rsidRPr="00747B75" w:rsidRDefault="003F00ED" w:rsidP="003F00ED">
      <w:pPr>
        <w:rPr>
          <w:rFonts w:ascii="Calibri" w:eastAsia="Calibri" w:hAnsi="Calibri" w:cs="Calibri"/>
          <w:szCs w:val="20"/>
        </w:rPr>
      </w:pPr>
      <w:r w:rsidRPr="00747B75">
        <w:rPr>
          <w:rFonts w:ascii="Calibri" w:eastAsia="Calibri" w:hAnsi="Calibri" w:cs="Calibri"/>
          <w:szCs w:val="20"/>
        </w:rPr>
        <w:t xml:space="preserve">Support: </w:t>
      </w:r>
      <w:hyperlink r:id="rId13" w:history="1">
        <w:r w:rsidR="00FD2AD1" w:rsidRPr="00747B75">
          <w:rPr>
            <w:rFonts w:ascii="Calibri" w:eastAsia="Calibri" w:hAnsi="Calibri" w:cs="Calibri"/>
            <w:color w:val="0070C0"/>
            <w:szCs w:val="20"/>
            <w:u w:val="single"/>
          </w:rPr>
          <w:t>media@hcentive.com</w:t>
        </w:r>
      </w:hyperlink>
      <w:r w:rsidR="00FD2AD1" w:rsidRPr="00747B75">
        <w:rPr>
          <w:rFonts w:ascii="Calibri" w:eastAsia="Calibri" w:hAnsi="Calibri" w:cs="Calibri"/>
          <w:color w:val="0070C0"/>
          <w:szCs w:val="20"/>
        </w:rPr>
        <w:t xml:space="preserve"> </w:t>
      </w:r>
    </w:p>
    <w:p w14:paraId="7D574E8F" w14:textId="7DB0C55B" w:rsidR="00FD2AD1" w:rsidRPr="00747B75" w:rsidRDefault="003F00ED" w:rsidP="00FD2AD1">
      <w:pPr>
        <w:ind w:right="720"/>
        <w:rPr>
          <w:rFonts w:ascii="Calibri" w:eastAsia="Calibri" w:hAnsi="Calibri" w:cs="Calibri"/>
          <w:szCs w:val="20"/>
        </w:rPr>
      </w:pPr>
      <w:r w:rsidRPr="00747B75">
        <w:rPr>
          <w:rFonts w:ascii="Calibri" w:eastAsia="Calibri" w:hAnsi="Calibri" w:cs="Calibri"/>
          <w:szCs w:val="20"/>
        </w:rPr>
        <w:t xml:space="preserve">Partnerships: </w:t>
      </w:r>
      <w:hyperlink r:id="rId14" w:history="1">
        <w:r w:rsidR="00FD2AD1" w:rsidRPr="00747B75">
          <w:rPr>
            <w:rFonts w:ascii="Calibri" w:eastAsia="Calibri" w:hAnsi="Calibri" w:cs="Calibri"/>
            <w:color w:val="0070C0"/>
            <w:szCs w:val="20"/>
            <w:u w:val="single"/>
          </w:rPr>
          <w:t>partnerships@hcentive.com</w:t>
        </w:r>
      </w:hyperlink>
      <w:r w:rsidR="00FD2AD1" w:rsidRPr="00747B75">
        <w:rPr>
          <w:rFonts w:ascii="Calibri" w:eastAsia="Calibri" w:hAnsi="Calibri" w:cs="Calibri"/>
          <w:color w:val="0070C0"/>
          <w:szCs w:val="20"/>
        </w:rPr>
        <w:t xml:space="preserve"> </w:t>
      </w:r>
    </w:p>
    <w:p w14:paraId="196DBB03" w14:textId="77777777" w:rsidR="00FD2AD1" w:rsidRPr="00747B75" w:rsidRDefault="00FD2AD1" w:rsidP="00FD2AD1">
      <w:pPr>
        <w:ind w:right="720"/>
        <w:rPr>
          <w:rFonts w:ascii="Calibri" w:eastAsia="Calibri" w:hAnsi="Calibri" w:cs="Calibri"/>
          <w:szCs w:val="20"/>
        </w:rPr>
      </w:pPr>
    </w:p>
    <w:p w14:paraId="21AC2DB2" w14:textId="77777777" w:rsidR="00FD2AD1" w:rsidRPr="00747B75" w:rsidRDefault="00FD2AD1" w:rsidP="00FD2AD1">
      <w:pPr>
        <w:ind w:right="720"/>
        <w:rPr>
          <w:rFonts w:ascii="Calibri" w:eastAsia="Calibri" w:hAnsi="Calibri" w:cs="Calibri"/>
          <w:color w:val="0070C0"/>
          <w:szCs w:val="20"/>
        </w:rPr>
      </w:pPr>
      <w:r w:rsidRPr="00747B75">
        <w:rPr>
          <w:rFonts w:ascii="Calibri" w:eastAsia="Calibri" w:hAnsi="Calibri" w:cs="Calibri"/>
          <w:color w:val="0070C0"/>
          <w:szCs w:val="20"/>
        </w:rPr>
        <w:fldChar w:fldCharType="begin"/>
      </w:r>
      <w:r w:rsidRPr="00747B75">
        <w:rPr>
          <w:rFonts w:ascii="Calibri" w:eastAsia="Calibri" w:hAnsi="Calibri" w:cs="Calibri"/>
          <w:color w:val="0070C0"/>
          <w:szCs w:val="20"/>
        </w:rPr>
        <w:instrText xml:space="preserve"> HYPERLINK "http://www.hcentive.com</w:instrText>
      </w:r>
    </w:p>
    <w:p w14:paraId="6561C3B4" w14:textId="10B3C83C" w:rsidR="00FD2AD1" w:rsidRPr="00747B75" w:rsidRDefault="00FD2AD1" w:rsidP="00FD2AD1">
      <w:pPr>
        <w:ind w:right="720"/>
        <w:rPr>
          <w:rFonts w:ascii="Calibri" w:eastAsia="Calibri" w:hAnsi="Calibri" w:cs="Calibri"/>
          <w:color w:val="0070C0"/>
          <w:szCs w:val="20"/>
          <w:u w:val="single"/>
        </w:rPr>
      </w:pPr>
      <w:r w:rsidRPr="00747B75">
        <w:rPr>
          <w:rFonts w:ascii="Calibri" w:eastAsia="Calibri" w:hAnsi="Calibri" w:cs="Calibri"/>
          <w:color w:val="0070C0"/>
          <w:szCs w:val="20"/>
        </w:rPr>
        <w:instrText xml:space="preserve">" </w:instrText>
      </w:r>
      <w:r w:rsidRPr="00747B75">
        <w:rPr>
          <w:rFonts w:ascii="Calibri" w:eastAsia="Calibri" w:hAnsi="Calibri" w:cs="Calibri"/>
          <w:color w:val="0070C0"/>
          <w:szCs w:val="20"/>
        </w:rPr>
      </w:r>
      <w:r w:rsidRPr="00747B75">
        <w:rPr>
          <w:rFonts w:ascii="Calibri" w:eastAsia="Calibri" w:hAnsi="Calibri" w:cs="Calibri"/>
          <w:color w:val="0070C0"/>
          <w:szCs w:val="20"/>
        </w:rPr>
        <w:fldChar w:fldCharType="separate"/>
      </w:r>
      <w:r w:rsidRPr="00747B75">
        <w:rPr>
          <w:rFonts w:ascii="Calibri" w:eastAsia="Calibri" w:hAnsi="Calibri" w:cs="Calibri"/>
          <w:color w:val="0070C0"/>
          <w:szCs w:val="20"/>
          <w:u w:val="single"/>
        </w:rPr>
        <w:t>http://www.hcentive.com</w:t>
      </w:r>
    </w:p>
    <w:p w14:paraId="729DB983" w14:textId="77777777" w:rsidR="00FD2AD1" w:rsidRPr="00747B75" w:rsidRDefault="00FD2AD1" w:rsidP="00FD2AD1">
      <w:pPr>
        <w:ind w:right="720"/>
        <w:rPr>
          <w:rFonts w:ascii="Calibri" w:eastAsia="Calibri" w:hAnsi="Calibri" w:cs="Calibri"/>
          <w:szCs w:val="20"/>
        </w:rPr>
      </w:pPr>
      <w:r w:rsidRPr="00747B75">
        <w:rPr>
          <w:rFonts w:ascii="Calibri" w:eastAsia="Calibri" w:hAnsi="Calibri" w:cs="Calibri"/>
          <w:color w:val="0070C0"/>
          <w:szCs w:val="20"/>
        </w:rPr>
        <w:fldChar w:fldCharType="end"/>
      </w:r>
    </w:p>
    <w:p w14:paraId="27E2D0BA" w14:textId="77777777" w:rsidR="00FD2AD1" w:rsidRPr="00747B75" w:rsidRDefault="00FD2AD1">
      <w:pPr>
        <w:rPr>
          <w:rFonts w:ascii="Calibri" w:hAnsi="Calibri" w:cs="Calibri"/>
        </w:rPr>
      </w:pPr>
    </w:p>
    <w:p w14:paraId="436E260B" w14:textId="77777777" w:rsidR="00FD2AD1" w:rsidRPr="00747B75" w:rsidRDefault="00FD2AD1">
      <w:pPr>
        <w:rPr>
          <w:rFonts w:ascii="Calibri" w:hAnsi="Calibri" w:cs="Calibri"/>
        </w:rPr>
      </w:pPr>
      <w:r w:rsidRPr="00747B75">
        <w:rPr>
          <w:rFonts w:ascii="Calibri" w:hAnsi="Calibri" w:cs="Calibri"/>
        </w:rPr>
        <w:br w:type="page"/>
      </w:r>
    </w:p>
    <w:p w14:paraId="73B64FDB" w14:textId="1EC43DA8" w:rsidR="00FD2AD1" w:rsidRPr="00747B75" w:rsidRDefault="002206A7" w:rsidP="00FF1B69">
      <w:pPr>
        <w:pStyle w:val="BoldHeader"/>
        <w:numPr>
          <w:ilvl w:val="0"/>
          <w:numId w:val="0"/>
        </w:numPr>
        <w:rPr>
          <w:rFonts w:ascii="Calibri" w:eastAsia="Calibri" w:hAnsi="Calibri" w:cs="Calibri"/>
        </w:rPr>
      </w:pPr>
      <w:bookmarkStart w:id="5" w:name="_Toc148466470"/>
      <w:bookmarkStart w:id="6" w:name="_Toc212474251"/>
      <w:r w:rsidRPr="00747B75">
        <w:rPr>
          <w:rFonts w:ascii="Calibri" w:eastAsia="Calibri" w:hAnsi="Calibri" w:cs="Calibri"/>
        </w:rPr>
        <w:lastRenderedPageBreak/>
        <w:t>Revision History</w:t>
      </w:r>
      <w:bookmarkEnd w:id="5"/>
      <w:bookmarkEnd w:id="6"/>
    </w:p>
    <w:p w14:paraId="342278EC" w14:textId="77777777" w:rsidR="00E047A7" w:rsidRPr="00747B75" w:rsidRDefault="00E047A7" w:rsidP="00D373F0">
      <w:pPr>
        <w:rPr>
          <w:rFonts w:ascii="Calibri" w:hAnsi="Calibri" w:cs="Calibri"/>
        </w:rPr>
      </w:pPr>
    </w:p>
    <w:p w14:paraId="79C73981" w14:textId="349FF58F" w:rsidR="00F97CD1" w:rsidRDefault="00F97CD1" w:rsidP="00F97CD1">
      <w:pPr>
        <w:pStyle w:val="Caption"/>
        <w:keepNext/>
        <w:jc w:val="center"/>
      </w:pPr>
      <w:bookmarkStart w:id="7" w:name="_Toc214441224"/>
      <w:r>
        <w:t xml:space="preserve">Table </w:t>
      </w:r>
      <w:r w:rsidR="008042E5">
        <w:fldChar w:fldCharType="begin"/>
      </w:r>
      <w:r w:rsidR="008042E5">
        <w:instrText xml:space="preserve"> SEQ Table \* ARABIC </w:instrText>
      </w:r>
      <w:r w:rsidR="008042E5">
        <w:fldChar w:fldCharType="separate"/>
      </w:r>
      <w:r w:rsidR="008042E5">
        <w:rPr>
          <w:noProof/>
        </w:rPr>
        <w:t>1</w:t>
      </w:r>
      <w:r w:rsidR="008042E5">
        <w:rPr>
          <w:noProof/>
        </w:rPr>
        <w:fldChar w:fldCharType="end"/>
      </w:r>
      <w:r w:rsidR="00AB16EE">
        <w:rPr>
          <w:noProof/>
        </w:rPr>
        <w:t>.</w:t>
      </w:r>
      <w:r>
        <w:t xml:space="preserve"> Revision History</w:t>
      </w:r>
      <w:bookmarkEnd w:id="7"/>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8"/>
        <w:gridCol w:w="1675"/>
        <w:gridCol w:w="1518"/>
        <w:gridCol w:w="5109"/>
      </w:tblGrid>
      <w:tr w:rsidR="00542EA9" w:rsidRPr="00651128" w14:paraId="11DD9DB0" w14:textId="77777777" w:rsidTr="00B94C12">
        <w:trPr>
          <w:trHeight w:val="683"/>
          <w:tblHeader/>
        </w:trPr>
        <w:tc>
          <w:tcPr>
            <w:tcW w:w="1148" w:type="dxa"/>
            <w:shd w:val="clear" w:color="auto" w:fill="4C8B3F" w:themeFill="background2"/>
            <w:vAlign w:val="center"/>
            <w:hideMark/>
          </w:tcPr>
          <w:p w14:paraId="2985D306" w14:textId="77777777" w:rsidR="00AE73B9" w:rsidRPr="00747B75" w:rsidRDefault="00AE73B9" w:rsidP="0099252E">
            <w:pPr>
              <w:tabs>
                <w:tab w:val="left" w:pos="1110"/>
              </w:tabs>
              <w:ind w:right="-108"/>
              <w:jc w:val="center"/>
              <w:rPr>
                <w:rFonts w:ascii="Calibri" w:eastAsia="Calibri" w:hAnsi="Calibri" w:cs="Calibri"/>
                <w:b/>
                <w:color w:val="FFFFFF" w:themeColor="background1"/>
              </w:rPr>
            </w:pPr>
            <w:r w:rsidRPr="00747B75">
              <w:rPr>
                <w:rFonts w:ascii="Calibri" w:eastAsia="Calibri" w:hAnsi="Calibri" w:cs="Calibri"/>
                <w:b/>
                <w:color w:val="FFFFFF" w:themeColor="background1"/>
              </w:rPr>
              <w:t>Draft Version</w:t>
            </w:r>
          </w:p>
        </w:tc>
        <w:tc>
          <w:tcPr>
            <w:tcW w:w="1675" w:type="dxa"/>
            <w:shd w:val="clear" w:color="auto" w:fill="4C8B3F" w:themeFill="background2"/>
            <w:vAlign w:val="center"/>
            <w:hideMark/>
          </w:tcPr>
          <w:p w14:paraId="0DFD4621" w14:textId="77777777" w:rsidR="00AE73B9" w:rsidRPr="00747B75" w:rsidRDefault="00AE73B9" w:rsidP="0099252E">
            <w:pPr>
              <w:tabs>
                <w:tab w:val="left" w:pos="1110"/>
              </w:tabs>
              <w:ind w:right="-108"/>
              <w:jc w:val="center"/>
              <w:rPr>
                <w:rFonts w:ascii="Calibri" w:eastAsia="Calibri" w:hAnsi="Calibri" w:cs="Calibri"/>
                <w:b/>
                <w:color w:val="FFFFFF" w:themeColor="background1"/>
              </w:rPr>
            </w:pPr>
            <w:r w:rsidRPr="00747B75">
              <w:rPr>
                <w:rFonts w:ascii="Calibri" w:eastAsia="Calibri" w:hAnsi="Calibri" w:cs="Calibri"/>
                <w:b/>
                <w:color w:val="FFFFFF" w:themeColor="background1"/>
              </w:rPr>
              <w:t>Date Submitted</w:t>
            </w:r>
          </w:p>
        </w:tc>
        <w:tc>
          <w:tcPr>
            <w:tcW w:w="1518" w:type="dxa"/>
            <w:shd w:val="clear" w:color="auto" w:fill="4C8B3F" w:themeFill="background2"/>
            <w:vAlign w:val="center"/>
            <w:hideMark/>
          </w:tcPr>
          <w:p w14:paraId="48781543" w14:textId="77777777" w:rsidR="00AE73B9" w:rsidRPr="00747B75" w:rsidRDefault="00AE73B9" w:rsidP="0099252E">
            <w:pPr>
              <w:tabs>
                <w:tab w:val="left" w:pos="1110"/>
              </w:tabs>
              <w:ind w:right="-108"/>
              <w:jc w:val="center"/>
              <w:rPr>
                <w:rFonts w:ascii="Calibri" w:eastAsia="Calibri" w:hAnsi="Calibri" w:cs="Calibri"/>
                <w:b/>
                <w:color w:val="FFFFFF" w:themeColor="background1"/>
              </w:rPr>
            </w:pPr>
            <w:r w:rsidRPr="00747B75">
              <w:rPr>
                <w:rFonts w:ascii="Calibri" w:eastAsia="Calibri" w:hAnsi="Calibri" w:cs="Calibri"/>
                <w:b/>
                <w:color w:val="FFFFFF" w:themeColor="background1"/>
              </w:rPr>
              <w:t>Agency</w:t>
            </w:r>
          </w:p>
        </w:tc>
        <w:tc>
          <w:tcPr>
            <w:tcW w:w="5109" w:type="dxa"/>
            <w:shd w:val="clear" w:color="auto" w:fill="4C8B3F" w:themeFill="background2"/>
            <w:vAlign w:val="center"/>
            <w:hideMark/>
          </w:tcPr>
          <w:p w14:paraId="41D48ACC" w14:textId="77777777" w:rsidR="00AE73B9" w:rsidRPr="00747B75" w:rsidRDefault="00AE73B9" w:rsidP="0099252E">
            <w:pPr>
              <w:tabs>
                <w:tab w:val="left" w:pos="1110"/>
              </w:tabs>
              <w:ind w:right="-108"/>
              <w:jc w:val="center"/>
              <w:rPr>
                <w:rFonts w:ascii="Calibri" w:eastAsia="Calibri" w:hAnsi="Calibri" w:cs="Calibri"/>
                <w:b/>
                <w:color w:val="FFFFFF" w:themeColor="background1"/>
              </w:rPr>
            </w:pPr>
            <w:r w:rsidRPr="00747B75">
              <w:rPr>
                <w:rFonts w:ascii="Calibri" w:eastAsia="Calibri" w:hAnsi="Calibri" w:cs="Calibri"/>
                <w:b/>
                <w:color w:val="FFFFFF" w:themeColor="background1"/>
              </w:rPr>
              <w:t>Description of Changes</w:t>
            </w:r>
          </w:p>
        </w:tc>
      </w:tr>
      <w:tr w:rsidR="003D2932" w:rsidRPr="00651128" w14:paraId="1C0A1F37" w14:textId="77777777" w:rsidTr="00B94C12">
        <w:trPr>
          <w:trHeight w:val="311"/>
        </w:trPr>
        <w:tc>
          <w:tcPr>
            <w:tcW w:w="1148" w:type="dxa"/>
            <w:hideMark/>
          </w:tcPr>
          <w:p w14:paraId="7DF719CA" w14:textId="6E0043E3" w:rsidR="00AE73B9" w:rsidRPr="00747B75" w:rsidRDefault="004B1A70" w:rsidP="003966E3">
            <w:pPr>
              <w:jc w:val="center"/>
              <w:rPr>
                <w:rFonts w:ascii="Calibri" w:hAnsi="Calibri" w:cs="Calibri"/>
              </w:rPr>
            </w:pPr>
            <w:r w:rsidRPr="00747B75">
              <w:rPr>
                <w:rFonts w:ascii="Calibri" w:hAnsi="Calibri" w:cs="Calibri"/>
              </w:rPr>
              <w:t>1</w:t>
            </w:r>
            <w:r w:rsidR="003A53B0" w:rsidRPr="00747B75">
              <w:rPr>
                <w:rFonts w:ascii="Calibri" w:hAnsi="Calibri" w:cs="Calibri"/>
              </w:rPr>
              <w:t>.</w:t>
            </w:r>
            <w:r w:rsidRPr="00747B75">
              <w:rPr>
                <w:rFonts w:ascii="Calibri" w:hAnsi="Calibri" w:cs="Calibri"/>
              </w:rPr>
              <w:t>0</w:t>
            </w:r>
          </w:p>
        </w:tc>
        <w:tc>
          <w:tcPr>
            <w:tcW w:w="1675" w:type="dxa"/>
            <w:hideMark/>
          </w:tcPr>
          <w:p w14:paraId="0BA544B6" w14:textId="742C66F9" w:rsidR="00AE73B9" w:rsidRPr="00747B75" w:rsidRDefault="00F66BA6" w:rsidP="003966E3">
            <w:pPr>
              <w:jc w:val="center"/>
              <w:rPr>
                <w:rFonts w:ascii="Calibri" w:hAnsi="Calibri" w:cs="Calibri"/>
              </w:rPr>
            </w:pPr>
            <w:r>
              <w:rPr>
                <w:rFonts w:ascii="Calibri" w:hAnsi="Calibri" w:cs="Calibri"/>
              </w:rPr>
              <w:t>10</w:t>
            </w:r>
            <w:r w:rsidR="00EA31C0">
              <w:rPr>
                <w:rFonts w:ascii="Calibri" w:hAnsi="Calibri" w:cs="Calibri"/>
              </w:rPr>
              <w:t>/</w:t>
            </w:r>
            <w:r>
              <w:rPr>
                <w:rFonts w:ascii="Calibri" w:hAnsi="Calibri" w:cs="Calibri"/>
              </w:rPr>
              <w:t>27</w:t>
            </w:r>
            <w:r w:rsidR="00EA31C0">
              <w:rPr>
                <w:rFonts w:ascii="Calibri" w:hAnsi="Calibri" w:cs="Calibri"/>
              </w:rPr>
              <w:t>/2025</w:t>
            </w:r>
          </w:p>
        </w:tc>
        <w:tc>
          <w:tcPr>
            <w:tcW w:w="1518" w:type="dxa"/>
            <w:hideMark/>
          </w:tcPr>
          <w:p w14:paraId="5E49A400" w14:textId="77777777" w:rsidR="00AE73B9" w:rsidRPr="00747B75" w:rsidRDefault="00AE73B9" w:rsidP="003966E3">
            <w:pPr>
              <w:jc w:val="center"/>
              <w:rPr>
                <w:rFonts w:ascii="Calibri" w:hAnsi="Calibri" w:cs="Calibri"/>
              </w:rPr>
            </w:pPr>
            <w:r w:rsidRPr="00747B75">
              <w:rPr>
                <w:rFonts w:ascii="Calibri" w:hAnsi="Calibri" w:cs="Calibri"/>
              </w:rPr>
              <w:t>hCentive</w:t>
            </w:r>
          </w:p>
        </w:tc>
        <w:tc>
          <w:tcPr>
            <w:tcW w:w="5109" w:type="dxa"/>
            <w:hideMark/>
          </w:tcPr>
          <w:p w14:paraId="4A258272" w14:textId="01DE5B68" w:rsidR="00AE73B9" w:rsidRPr="00747B75" w:rsidRDefault="00FB5F16" w:rsidP="003966E3">
            <w:pPr>
              <w:jc w:val="center"/>
              <w:rPr>
                <w:rFonts w:ascii="Calibri" w:hAnsi="Calibri" w:cs="Calibri"/>
              </w:rPr>
            </w:pPr>
            <w:r w:rsidRPr="00747B75">
              <w:rPr>
                <w:rFonts w:ascii="Calibri" w:hAnsi="Calibri" w:cs="Calibri"/>
              </w:rPr>
              <w:t xml:space="preserve">PRSD </w:t>
            </w:r>
            <w:r w:rsidR="00DE70DB" w:rsidRPr="00747B75">
              <w:rPr>
                <w:rFonts w:ascii="Calibri" w:hAnsi="Calibri" w:cs="Calibri"/>
              </w:rPr>
              <w:t>First Submission</w:t>
            </w:r>
          </w:p>
        </w:tc>
      </w:tr>
      <w:tr w:rsidR="007D2184" w:rsidRPr="00651128" w14:paraId="373D9C71" w14:textId="77777777" w:rsidTr="00B94C12">
        <w:trPr>
          <w:trHeight w:val="311"/>
        </w:trPr>
        <w:tc>
          <w:tcPr>
            <w:tcW w:w="1148" w:type="dxa"/>
          </w:tcPr>
          <w:p w14:paraId="785FA5CD" w14:textId="186E2445" w:rsidR="007D2184" w:rsidRPr="00747B75" w:rsidRDefault="007D2184" w:rsidP="003966E3">
            <w:pPr>
              <w:jc w:val="center"/>
              <w:rPr>
                <w:rFonts w:ascii="Calibri" w:hAnsi="Calibri" w:cs="Calibri"/>
              </w:rPr>
            </w:pPr>
            <w:r>
              <w:rPr>
                <w:rFonts w:ascii="Calibri" w:hAnsi="Calibri" w:cs="Calibri"/>
              </w:rPr>
              <w:t>2.0</w:t>
            </w:r>
          </w:p>
        </w:tc>
        <w:tc>
          <w:tcPr>
            <w:tcW w:w="1675" w:type="dxa"/>
          </w:tcPr>
          <w:p w14:paraId="08689B11" w14:textId="661EC483" w:rsidR="007D2184" w:rsidRDefault="00EE4BE8" w:rsidP="003966E3">
            <w:pPr>
              <w:jc w:val="center"/>
              <w:rPr>
                <w:rFonts w:ascii="Calibri" w:hAnsi="Calibri" w:cs="Calibri"/>
              </w:rPr>
            </w:pPr>
            <w:r>
              <w:rPr>
                <w:rFonts w:ascii="Calibri" w:hAnsi="Calibri" w:cs="Calibri"/>
              </w:rPr>
              <w:t>11/</w:t>
            </w:r>
            <w:r w:rsidR="006C59B3">
              <w:rPr>
                <w:rFonts w:ascii="Calibri" w:hAnsi="Calibri" w:cs="Calibri"/>
              </w:rPr>
              <w:t>21</w:t>
            </w:r>
            <w:r>
              <w:rPr>
                <w:rFonts w:ascii="Calibri" w:hAnsi="Calibri" w:cs="Calibri"/>
              </w:rPr>
              <w:t>/2025</w:t>
            </w:r>
          </w:p>
        </w:tc>
        <w:tc>
          <w:tcPr>
            <w:tcW w:w="1518" w:type="dxa"/>
          </w:tcPr>
          <w:p w14:paraId="30119CBD" w14:textId="2DBA33D9" w:rsidR="007D2184" w:rsidRPr="00747B75" w:rsidRDefault="00EE4BE8" w:rsidP="003966E3">
            <w:pPr>
              <w:jc w:val="center"/>
              <w:rPr>
                <w:rFonts w:ascii="Calibri" w:hAnsi="Calibri" w:cs="Calibri"/>
              </w:rPr>
            </w:pPr>
            <w:r>
              <w:rPr>
                <w:rFonts w:ascii="Calibri" w:hAnsi="Calibri" w:cs="Calibri"/>
              </w:rPr>
              <w:t>hCentive</w:t>
            </w:r>
          </w:p>
        </w:tc>
        <w:tc>
          <w:tcPr>
            <w:tcW w:w="5109" w:type="dxa"/>
          </w:tcPr>
          <w:p w14:paraId="2EB6D607" w14:textId="02B25093" w:rsidR="007D2184" w:rsidRPr="00747B75" w:rsidRDefault="00EE4BE8" w:rsidP="003966E3">
            <w:pPr>
              <w:jc w:val="center"/>
              <w:rPr>
                <w:rFonts w:ascii="Calibri" w:hAnsi="Calibri" w:cs="Calibri"/>
              </w:rPr>
            </w:pPr>
            <w:r>
              <w:rPr>
                <w:rFonts w:ascii="Calibri" w:hAnsi="Calibri" w:cs="Calibri"/>
              </w:rPr>
              <w:t>PRSD Second Submission</w:t>
            </w:r>
          </w:p>
        </w:tc>
      </w:tr>
      <w:tr w:rsidR="005E66F0" w:rsidRPr="00651128" w14:paraId="4753CC58" w14:textId="77777777" w:rsidTr="00B94C12">
        <w:trPr>
          <w:trHeight w:val="311"/>
        </w:trPr>
        <w:tc>
          <w:tcPr>
            <w:tcW w:w="1148" w:type="dxa"/>
          </w:tcPr>
          <w:p w14:paraId="2700F8E9" w14:textId="1EFE0386" w:rsidR="005E66F0" w:rsidRDefault="005E66F0" w:rsidP="003966E3">
            <w:pPr>
              <w:jc w:val="center"/>
              <w:rPr>
                <w:rFonts w:ascii="Calibri" w:hAnsi="Calibri" w:cs="Calibri"/>
              </w:rPr>
            </w:pPr>
            <w:r>
              <w:rPr>
                <w:rFonts w:ascii="Calibri" w:hAnsi="Calibri" w:cs="Calibri"/>
              </w:rPr>
              <w:t>3.0</w:t>
            </w:r>
          </w:p>
        </w:tc>
        <w:tc>
          <w:tcPr>
            <w:tcW w:w="1675" w:type="dxa"/>
          </w:tcPr>
          <w:p w14:paraId="6B59CB9F" w14:textId="088549C0" w:rsidR="005E66F0" w:rsidRDefault="005E66F0" w:rsidP="003966E3">
            <w:pPr>
              <w:jc w:val="center"/>
              <w:rPr>
                <w:rFonts w:ascii="Calibri" w:hAnsi="Calibri" w:cs="Calibri"/>
              </w:rPr>
            </w:pPr>
            <w:r>
              <w:rPr>
                <w:rFonts w:ascii="Calibri" w:hAnsi="Calibri" w:cs="Calibri"/>
              </w:rPr>
              <w:t>12/</w:t>
            </w:r>
            <w:r w:rsidR="00A4445A">
              <w:rPr>
                <w:rFonts w:ascii="Calibri" w:hAnsi="Calibri" w:cs="Calibri"/>
              </w:rPr>
              <w:t>9</w:t>
            </w:r>
            <w:r>
              <w:rPr>
                <w:rFonts w:ascii="Calibri" w:hAnsi="Calibri" w:cs="Calibri"/>
              </w:rPr>
              <w:t>/2025</w:t>
            </w:r>
          </w:p>
        </w:tc>
        <w:tc>
          <w:tcPr>
            <w:tcW w:w="1518" w:type="dxa"/>
          </w:tcPr>
          <w:p w14:paraId="6EE58FD1" w14:textId="26B2162F" w:rsidR="005E66F0" w:rsidRDefault="005E66F0" w:rsidP="003966E3">
            <w:pPr>
              <w:jc w:val="center"/>
              <w:rPr>
                <w:rFonts w:ascii="Calibri" w:hAnsi="Calibri" w:cs="Calibri"/>
              </w:rPr>
            </w:pPr>
            <w:r>
              <w:rPr>
                <w:rFonts w:ascii="Calibri" w:hAnsi="Calibri" w:cs="Calibri"/>
              </w:rPr>
              <w:t>hCentive</w:t>
            </w:r>
          </w:p>
        </w:tc>
        <w:tc>
          <w:tcPr>
            <w:tcW w:w="5109" w:type="dxa"/>
          </w:tcPr>
          <w:p w14:paraId="77CB24E8" w14:textId="0D640297" w:rsidR="005E66F0" w:rsidRDefault="005E66F0" w:rsidP="003966E3">
            <w:pPr>
              <w:jc w:val="center"/>
              <w:rPr>
                <w:rFonts w:ascii="Calibri" w:hAnsi="Calibri" w:cs="Calibri"/>
              </w:rPr>
            </w:pPr>
            <w:r>
              <w:rPr>
                <w:rFonts w:ascii="Calibri" w:hAnsi="Calibri" w:cs="Calibri"/>
              </w:rPr>
              <w:t>PRSD Third Submission</w:t>
            </w:r>
          </w:p>
        </w:tc>
      </w:tr>
      <w:tr w:rsidR="00357D5E" w:rsidRPr="00651128" w14:paraId="1D9E30C9" w14:textId="77777777" w:rsidTr="00B94C12">
        <w:trPr>
          <w:trHeight w:val="311"/>
        </w:trPr>
        <w:tc>
          <w:tcPr>
            <w:tcW w:w="1148" w:type="dxa"/>
          </w:tcPr>
          <w:p w14:paraId="3219C788" w14:textId="085C3A1B" w:rsidR="00357D5E" w:rsidRDefault="00357D5E" w:rsidP="003966E3">
            <w:pPr>
              <w:jc w:val="center"/>
              <w:rPr>
                <w:rFonts w:ascii="Calibri" w:hAnsi="Calibri" w:cs="Calibri"/>
              </w:rPr>
            </w:pPr>
            <w:r>
              <w:rPr>
                <w:rFonts w:ascii="Calibri" w:hAnsi="Calibri" w:cs="Calibri"/>
              </w:rPr>
              <w:t>4.0</w:t>
            </w:r>
          </w:p>
        </w:tc>
        <w:tc>
          <w:tcPr>
            <w:tcW w:w="1675" w:type="dxa"/>
          </w:tcPr>
          <w:p w14:paraId="22087F94" w14:textId="7F6CB907" w:rsidR="00357D5E" w:rsidRDefault="00357D5E" w:rsidP="003966E3">
            <w:pPr>
              <w:jc w:val="center"/>
              <w:rPr>
                <w:rFonts w:ascii="Calibri" w:hAnsi="Calibri" w:cs="Calibri"/>
              </w:rPr>
            </w:pPr>
            <w:r>
              <w:rPr>
                <w:rFonts w:ascii="Calibri" w:hAnsi="Calibri" w:cs="Calibri"/>
              </w:rPr>
              <w:t>12/22/2025</w:t>
            </w:r>
          </w:p>
        </w:tc>
        <w:tc>
          <w:tcPr>
            <w:tcW w:w="1518" w:type="dxa"/>
          </w:tcPr>
          <w:p w14:paraId="3B131C12" w14:textId="5138FC53" w:rsidR="00357D5E" w:rsidRDefault="00357D5E" w:rsidP="003966E3">
            <w:pPr>
              <w:jc w:val="center"/>
              <w:rPr>
                <w:rFonts w:ascii="Calibri" w:hAnsi="Calibri" w:cs="Calibri"/>
              </w:rPr>
            </w:pPr>
            <w:r>
              <w:rPr>
                <w:rFonts w:ascii="Calibri" w:hAnsi="Calibri" w:cs="Calibri"/>
              </w:rPr>
              <w:t>hCentive</w:t>
            </w:r>
          </w:p>
        </w:tc>
        <w:tc>
          <w:tcPr>
            <w:tcW w:w="5109" w:type="dxa"/>
          </w:tcPr>
          <w:p w14:paraId="6728A711" w14:textId="6D5622D2" w:rsidR="00357D5E" w:rsidRDefault="00357D5E" w:rsidP="003966E3">
            <w:pPr>
              <w:jc w:val="center"/>
              <w:rPr>
                <w:rFonts w:ascii="Calibri" w:hAnsi="Calibri" w:cs="Calibri"/>
              </w:rPr>
            </w:pPr>
            <w:r>
              <w:rPr>
                <w:rFonts w:ascii="Calibri" w:hAnsi="Calibri" w:cs="Calibri"/>
              </w:rPr>
              <w:t xml:space="preserve">PRSD Fourth </w:t>
            </w:r>
            <w:r w:rsidR="00A3304C">
              <w:rPr>
                <w:rFonts w:ascii="Calibri" w:hAnsi="Calibri" w:cs="Calibri"/>
              </w:rPr>
              <w:t>Submission</w:t>
            </w:r>
          </w:p>
        </w:tc>
      </w:tr>
      <w:tr w:rsidR="008A42B5" w:rsidRPr="00651128" w14:paraId="118942E6" w14:textId="77777777" w:rsidTr="00B94C12">
        <w:trPr>
          <w:trHeight w:val="311"/>
          <w:ins w:id="8" w:author="Banga, Gourav" w:date="2026-01-08T15:13:00Z"/>
        </w:trPr>
        <w:tc>
          <w:tcPr>
            <w:tcW w:w="1148" w:type="dxa"/>
          </w:tcPr>
          <w:p w14:paraId="349F490A" w14:textId="61487A42" w:rsidR="008A42B5" w:rsidRDefault="008A42B5" w:rsidP="003966E3">
            <w:pPr>
              <w:jc w:val="center"/>
              <w:rPr>
                <w:ins w:id="9" w:author="Banga, Gourav" w:date="2026-01-08T15:13:00Z" w16du:dateUtc="2026-01-08T09:43:00Z"/>
                <w:rFonts w:ascii="Calibri" w:hAnsi="Calibri" w:cs="Calibri"/>
              </w:rPr>
            </w:pPr>
            <w:ins w:id="10" w:author="Banga, Gourav" w:date="2026-01-08T15:13:00Z" w16du:dateUtc="2026-01-08T09:43:00Z">
              <w:r>
                <w:rPr>
                  <w:rFonts w:ascii="Calibri" w:hAnsi="Calibri" w:cs="Calibri"/>
                </w:rPr>
                <w:t>5.0</w:t>
              </w:r>
            </w:ins>
          </w:p>
        </w:tc>
        <w:tc>
          <w:tcPr>
            <w:tcW w:w="1675" w:type="dxa"/>
          </w:tcPr>
          <w:p w14:paraId="5DC1D52E" w14:textId="3805E24E" w:rsidR="008A42B5" w:rsidRDefault="008A42B5" w:rsidP="003966E3">
            <w:pPr>
              <w:jc w:val="center"/>
              <w:rPr>
                <w:ins w:id="11" w:author="Banga, Gourav" w:date="2026-01-08T15:13:00Z" w16du:dateUtc="2026-01-08T09:43:00Z"/>
                <w:rFonts w:ascii="Calibri" w:hAnsi="Calibri" w:cs="Calibri"/>
              </w:rPr>
            </w:pPr>
            <w:ins w:id="12" w:author="Banga, Gourav" w:date="2026-01-08T15:13:00Z" w16du:dateUtc="2026-01-08T09:43:00Z">
              <w:r>
                <w:rPr>
                  <w:rFonts w:ascii="Calibri" w:hAnsi="Calibri" w:cs="Calibri"/>
                </w:rPr>
                <w:t>1/1</w:t>
              </w:r>
            </w:ins>
            <w:ins w:id="13" w:author="Banga, Gourav" w:date="2026-01-15T22:42:00Z" w16du:dateUtc="2026-01-15T17:12:00Z">
              <w:r w:rsidR="00235FA0">
                <w:rPr>
                  <w:rFonts w:ascii="Calibri" w:hAnsi="Calibri" w:cs="Calibri"/>
                </w:rPr>
                <w:t>5</w:t>
              </w:r>
            </w:ins>
            <w:ins w:id="14" w:author="Banga, Gourav" w:date="2026-01-08T15:13:00Z" w16du:dateUtc="2026-01-08T09:43:00Z">
              <w:r w:rsidR="00262E60">
                <w:rPr>
                  <w:rFonts w:ascii="Calibri" w:hAnsi="Calibri" w:cs="Calibri"/>
                </w:rPr>
                <w:t>/202</w:t>
              </w:r>
            </w:ins>
            <w:ins w:id="15" w:author="Banga, Gourav" w:date="2026-01-08T15:14:00Z" w16du:dateUtc="2026-01-08T09:44:00Z">
              <w:r w:rsidR="00262E60">
                <w:rPr>
                  <w:rFonts w:ascii="Calibri" w:hAnsi="Calibri" w:cs="Calibri"/>
                </w:rPr>
                <w:t>6</w:t>
              </w:r>
            </w:ins>
          </w:p>
        </w:tc>
        <w:tc>
          <w:tcPr>
            <w:tcW w:w="1518" w:type="dxa"/>
          </w:tcPr>
          <w:p w14:paraId="701C29AA" w14:textId="5BF3B920" w:rsidR="008A42B5" w:rsidRDefault="00262E60" w:rsidP="003966E3">
            <w:pPr>
              <w:jc w:val="center"/>
              <w:rPr>
                <w:ins w:id="16" w:author="Banga, Gourav" w:date="2026-01-08T15:13:00Z" w16du:dateUtc="2026-01-08T09:43:00Z"/>
                <w:rFonts w:ascii="Calibri" w:hAnsi="Calibri" w:cs="Calibri"/>
              </w:rPr>
            </w:pPr>
            <w:ins w:id="17" w:author="Banga, Gourav" w:date="2026-01-08T15:13:00Z" w16du:dateUtc="2026-01-08T09:43:00Z">
              <w:r>
                <w:rPr>
                  <w:rFonts w:ascii="Calibri" w:hAnsi="Calibri" w:cs="Calibri"/>
                </w:rPr>
                <w:t>hCentive</w:t>
              </w:r>
            </w:ins>
          </w:p>
        </w:tc>
        <w:tc>
          <w:tcPr>
            <w:tcW w:w="5109" w:type="dxa"/>
          </w:tcPr>
          <w:p w14:paraId="03774471" w14:textId="06F8C68C" w:rsidR="008A42B5" w:rsidRDefault="00262E60" w:rsidP="003966E3">
            <w:pPr>
              <w:jc w:val="center"/>
              <w:rPr>
                <w:ins w:id="18" w:author="Banga, Gourav" w:date="2026-01-08T15:13:00Z" w16du:dateUtc="2026-01-08T09:43:00Z"/>
                <w:rFonts w:ascii="Calibri" w:hAnsi="Calibri" w:cs="Calibri"/>
              </w:rPr>
            </w:pPr>
            <w:ins w:id="19" w:author="Banga, Gourav" w:date="2026-01-08T15:13:00Z" w16du:dateUtc="2026-01-08T09:43:00Z">
              <w:r>
                <w:rPr>
                  <w:rFonts w:ascii="Calibri" w:hAnsi="Calibri" w:cs="Calibri"/>
                </w:rPr>
                <w:t xml:space="preserve">PRSD </w:t>
              </w:r>
            </w:ins>
            <w:ins w:id="20" w:author="Banga, Gourav" w:date="2026-01-08T15:14:00Z" w16du:dateUtc="2026-01-08T09:44:00Z">
              <w:r>
                <w:rPr>
                  <w:rFonts w:ascii="Calibri" w:hAnsi="Calibri" w:cs="Calibri"/>
                </w:rPr>
                <w:t>Fifth Submission</w:t>
              </w:r>
            </w:ins>
          </w:p>
        </w:tc>
      </w:tr>
    </w:tbl>
    <w:p w14:paraId="783E4AE5" w14:textId="77777777" w:rsidR="0087436D" w:rsidRPr="00747B75" w:rsidRDefault="0087436D" w:rsidP="0024022B">
      <w:pPr>
        <w:pStyle w:val="TOC1"/>
        <w:rPr>
          <w:rFonts w:ascii="Calibri" w:hAnsi="Calibri" w:cs="Calibri"/>
        </w:rPr>
      </w:pPr>
    </w:p>
    <w:p w14:paraId="08CC1B1F" w14:textId="77777777" w:rsidR="00F041A8" w:rsidRPr="00747B75" w:rsidRDefault="00F041A8" w:rsidP="00F041A8">
      <w:pPr>
        <w:rPr>
          <w:rFonts w:ascii="Calibri" w:hAnsi="Calibri" w:cs="Calibri"/>
        </w:rPr>
      </w:pPr>
    </w:p>
    <w:p w14:paraId="19392558" w14:textId="77777777" w:rsidR="00F041A8" w:rsidRPr="00747B75" w:rsidRDefault="00F041A8" w:rsidP="00F041A8">
      <w:pPr>
        <w:rPr>
          <w:rFonts w:ascii="Calibri" w:hAnsi="Calibri" w:cs="Calibri"/>
        </w:rPr>
      </w:pPr>
    </w:p>
    <w:p w14:paraId="405A5379" w14:textId="77777777" w:rsidR="00F041A8" w:rsidRPr="00747B75" w:rsidRDefault="00F041A8" w:rsidP="00F041A8">
      <w:pPr>
        <w:rPr>
          <w:rFonts w:ascii="Calibri" w:hAnsi="Calibri" w:cs="Calibri"/>
        </w:rPr>
      </w:pPr>
    </w:p>
    <w:p w14:paraId="64410CC4" w14:textId="77777777" w:rsidR="00F041A8" w:rsidRPr="00747B75" w:rsidRDefault="00F041A8" w:rsidP="00F041A8">
      <w:pPr>
        <w:rPr>
          <w:rFonts w:ascii="Calibri" w:hAnsi="Calibri" w:cs="Calibri"/>
        </w:rPr>
      </w:pPr>
    </w:p>
    <w:p w14:paraId="2E93A3CE" w14:textId="7C56FAE6" w:rsidR="00F041A8" w:rsidRPr="00747B75" w:rsidRDefault="00F041A8" w:rsidP="00F041A8">
      <w:pPr>
        <w:rPr>
          <w:rFonts w:ascii="Calibri" w:hAnsi="Calibri" w:cs="Calibri"/>
        </w:rPr>
      </w:pPr>
    </w:p>
    <w:p w14:paraId="70FFDF30" w14:textId="77777777" w:rsidR="00F041A8" w:rsidRPr="00747B75" w:rsidRDefault="00F041A8" w:rsidP="00F041A8">
      <w:pPr>
        <w:rPr>
          <w:rFonts w:ascii="Calibri" w:hAnsi="Calibri" w:cs="Calibri"/>
        </w:rPr>
      </w:pPr>
    </w:p>
    <w:p w14:paraId="23222DF9" w14:textId="77777777" w:rsidR="00F041A8" w:rsidRPr="00747B75" w:rsidRDefault="00F041A8" w:rsidP="00F041A8">
      <w:pPr>
        <w:rPr>
          <w:rFonts w:ascii="Calibri" w:hAnsi="Calibri" w:cs="Calibri"/>
        </w:rPr>
      </w:pPr>
    </w:p>
    <w:p w14:paraId="714A74E8" w14:textId="77777777" w:rsidR="00F041A8" w:rsidRPr="00747B75" w:rsidRDefault="00F041A8" w:rsidP="00F041A8">
      <w:pPr>
        <w:rPr>
          <w:rFonts w:ascii="Calibri" w:hAnsi="Calibri" w:cs="Calibri"/>
        </w:rPr>
      </w:pPr>
    </w:p>
    <w:p w14:paraId="5073E51C" w14:textId="77777777" w:rsidR="00F041A8" w:rsidRPr="00747B75" w:rsidRDefault="00F041A8" w:rsidP="00F041A8">
      <w:pPr>
        <w:rPr>
          <w:rFonts w:ascii="Calibri" w:hAnsi="Calibri" w:cs="Calibri"/>
        </w:rPr>
      </w:pPr>
    </w:p>
    <w:p w14:paraId="092954B1" w14:textId="534C61AA" w:rsidR="00FB1993" w:rsidRDefault="00FB1993">
      <w:pPr>
        <w:rPr>
          <w:rFonts w:ascii="Calibri" w:hAnsi="Calibri" w:cs="Calibri"/>
        </w:rPr>
      </w:pPr>
      <w:r>
        <w:rPr>
          <w:rFonts w:ascii="Calibri" w:hAnsi="Calibri" w:cs="Calibri"/>
        </w:rPr>
        <w:br w:type="page"/>
      </w:r>
    </w:p>
    <w:p w14:paraId="10CB0FFA" w14:textId="77777777" w:rsidR="00F041A8" w:rsidRPr="00747B75" w:rsidRDefault="00F041A8" w:rsidP="00F041A8">
      <w:pPr>
        <w:rPr>
          <w:rFonts w:ascii="Calibri" w:hAnsi="Calibri" w:cs="Calibri"/>
        </w:rPr>
      </w:pPr>
    </w:p>
    <w:p w14:paraId="18C38708" w14:textId="6A42C5E0" w:rsidR="004B3EA6" w:rsidRDefault="0066650A">
      <w:pPr>
        <w:pStyle w:val="TOC2"/>
        <w:rPr>
          <w:rFonts w:eastAsiaTheme="minorEastAsia"/>
          <w:noProof/>
        </w:rPr>
      </w:pPr>
      <w:r w:rsidRPr="00747B75">
        <w:rPr>
          <w:rFonts w:ascii="Calibri" w:eastAsia="Times New Roman" w:hAnsi="Calibri" w:cs="Calibri"/>
        </w:rPr>
        <w:fldChar w:fldCharType="begin"/>
      </w:r>
      <w:r w:rsidRPr="00747B75">
        <w:rPr>
          <w:rFonts w:ascii="Calibri" w:hAnsi="Calibri" w:cs="Calibri"/>
        </w:rPr>
        <w:instrText xml:space="preserve"> TOC \o "1-3" \h \z \u </w:instrText>
      </w:r>
      <w:r w:rsidRPr="00747B75">
        <w:rPr>
          <w:rFonts w:ascii="Calibri" w:eastAsia="Times New Roman" w:hAnsi="Calibri" w:cs="Calibri"/>
        </w:rPr>
        <w:fldChar w:fldCharType="separate"/>
      </w:r>
      <w:hyperlink w:anchor="_Toc212474250" w:history="1">
        <w:r w:rsidR="004B3EA6" w:rsidRPr="002968B7">
          <w:rPr>
            <w:rStyle w:val="Hyperlink"/>
            <w:rFonts w:ascii="Calibri" w:eastAsia="Calibri" w:hAnsi="Calibri" w:cs="Calibri"/>
            <w:noProof/>
          </w:rPr>
          <w:t>Copyright Information</w:t>
        </w:r>
        <w:r w:rsidR="004B3EA6">
          <w:rPr>
            <w:noProof/>
            <w:webHidden/>
          </w:rPr>
          <w:tab/>
        </w:r>
        <w:r w:rsidR="004B3EA6">
          <w:rPr>
            <w:noProof/>
            <w:webHidden/>
          </w:rPr>
          <w:fldChar w:fldCharType="begin"/>
        </w:r>
        <w:r w:rsidR="004B3EA6">
          <w:rPr>
            <w:noProof/>
            <w:webHidden/>
          </w:rPr>
          <w:instrText xml:space="preserve"> PAGEREF _Toc212474250 \h </w:instrText>
        </w:r>
        <w:r w:rsidR="004B3EA6">
          <w:rPr>
            <w:noProof/>
            <w:webHidden/>
          </w:rPr>
        </w:r>
        <w:r w:rsidR="004B3EA6">
          <w:rPr>
            <w:noProof/>
            <w:webHidden/>
          </w:rPr>
          <w:fldChar w:fldCharType="separate"/>
        </w:r>
        <w:r w:rsidR="004B3EA6">
          <w:rPr>
            <w:noProof/>
            <w:webHidden/>
          </w:rPr>
          <w:t>2</w:t>
        </w:r>
        <w:r w:rsidR="004B3EA6">
          <w:rPr>
            <w:noProof/>
            <w:webHidden/>
          </w:rPr>
          <w:fldChar w:fldCharType="end"/>
        </w:r>
      </w:hyperlink>
    </w:p>
    <w:p w14:paraId="20200491" w14:textId="1909DE19" w:rsidR="004B3EA6" w:rsidRDefault="004B3EA6">
      <w:pPr>
        <w:pStyle w:val="TOC2"/>
        <w:rPr>
          <w:rFonts w:eastAsiaTheme="minorEastAsia"/>
          <w:noProof/>
        </w:rPr>
      </w:pPr>
      <w:hyperlink w:anchor="_Toc212474251" w:history="1">
        <w:r w:rsidRPr="002968B7">
          <w:rPr>
            <w:rStyle w:val="Hyperlink"/>
            <w:rFonts w:ascii="Calibri" w:eastAsia="Calibri" w:hAnsi="Calibri" w:cs="Calibri"/>
            <w:noProof/>
          </w:rPr>
          <w:t>Revision History</w:t>
        </w:r>
        <w:r>
          <w:rPr>
            <w:noProof/>
            <w:webHidden/>
          </w:rPr>
          <w:tab/>
        </w:r>
        <w:r>
          <w:rPr>
            <w:noProof/>
            <w:webHidden/>
          </w:rPr>
          <w:fldChar w:fldCharType="begin"/>
        </w:r>
        <w:r>
          <w:rPr>
            <w:noProof/>
            <w:webHidden/>
          </w:rPr>
          <w:instrText xml:space="preserve"> PAGEREF _Toc212474251 \h </w:instrText>
        </w:r>
        <w:r>
          <w:rPr>
            <w:noProof/>
            <w:webHidden/>
          </w:rPr>
        </w:r>
        <w:r>
          <w:rPr>
            <w:noProof/>
            <w:webHidden/>
          </w:rPr>
          <w:fldChar w:fldCharType="separate"/>
        </w:r>
        <w:r>
          <w:rPr>
            <w:noProof/>
            <w:webHidden/>
          </w:rPr>
          <w:t>3</w:t>
        </w:r>
        <w:r>
          <w:rPr>
            <w:noProof/>
            <w:webHidden/>
          </w:rPr>
          <w:fldChar w:fldCharType="end"/>
        </w:r>
      </w:hyperlink>
    </w:p>
    <w:p w14:paraId="075BED2B" w14:textId="73D84130" w:rsidR="004B3EA6" w:rsidRDefault="004B3EA6">
      <w:pPr>
        <w:pStyle w:val="TOC2"/>
        <w:rPr>
          <w:rFonts w:eastAsiaTheme="minorEastAsia"/>
          <w:noProof/>
        </w:rPr>
      </w:pPr>
      <w:hyperlink w:anchor="_Toc212474252" w:history="1">
        <w:r w:rsidRPr="002968B7">
          <w:rPr>
            <w:rStyle w:val="Hyperlink"/>
            <w:rFonts w:ascii="Calibri" w:hAnsi="Calibri" w:cs="Calibri"/>
            <w:noProof/>
          </w:rPr>
          <w:t>List of Figures</w:t>
        </w:r>
        <w:r>
          <w:rPr>
            <w:noProof/>
            <w:webHidden/>
          </w:rPr>
          <w:tab/>
        </w:r>
        <w:r>
          <w:rPr>
            <w:noProof/>
            <w:webHidden/>
          </w:rPr>
          <w:fldChar w:fldCharType="begin"/>
        </w:r>
        <w:r>
          <w:rPr>
            <w:noProof/>
            <w:webHidden/>
          </w:rPr>
          <w:instrText xml:space="preserve"> PAGEREF _Toc212474252 \h </w:instrText>
        </w:r>
        <w:r>
          <w:rPr>
            <w:noProof/>
            <w:webHidden/>
          </w:rPr>
        </w:r>
        <w:r>
          <w:rPr>
            <w:noProof/>
            <w:webHidden/>
          </w:rPr>
          <w:fldChar w:fldCharType="separate"/>
        </w:r>
        <w:r>
          <w:rPr>
            <w:noProof/>
            <w:webHidden/>
          </w:rPr>
          <w:t>7</w:t>
        </w:r>
        <w:r>
          <w:rPr>
            <w:noProof/>
            <w:webHidden/>
          </w:rPr>
          <w:fldChar w:fldCharType="end"/>
        </w:r>
      </w:hyperlink>
    </w:p>
    <w:p w14:paraId="6CA650D4" w14:textId="0C2D3F78" w:rsidR="004B3EA6" w:rsidRDefault="004B3EA6">
      <w:pPr>
        <w:pStyle w:val="TOC2"/>
        <w:rPr>
          <w:rFonts w:eastAsiaTheme="minorEastAsia"/>
          <w:noProof/>
        </w:rPr>
      </w:pPr>
      <w:hyperlink w:anchor="_Toc212474253" w:history="1">
        <w:r w:rsidRPr="002968B7">
          <w:rPr>
            <w:rStyle w:val="Hyperlink"/>
            <w:rFonts w:ascii="Calibri" w:hAnsi="Calibri" w:cs="Calibri"/>
            <w:noProof/>
          </w:rPr>
          <w:t>List of Tables</w:t>
        </w:r>
        <w:r>
          <w:rPr>
            <w:noProof/>
            <w:webHidden/>
          </w:rPr>
          <w:tab/>
        </w:r>
        <w:r>
          <w:rPr>
            <w:noProof/>
            <w:webHidden/>
          </w:rPr>
          <w:fldChar w:fldCharType="begin"/>
        </w:r>
        <w:r>
          <w:rPr>
            <w:noProof/>
            <w:webHidden/>
          </w:rPr>
          <w:instrText xml:space="preserve"> PAGEREF _Toc212474253 \h </w:instrText>
        </w:r>
        <w:r>
          <w:rPr>
            <w:noProof/>
            <w:webHidden/>
          </w:rPr>
        </w:r>
        <w:r>
          <w:rPr>
            <w:noProof/>
            <w:webHidden/>
          </w:rPr>
          <w:fldChar w:fldCharType="separate"/>
        </w:r>
        <w:r>
          <w:rPr>
            <w:noProof/>
            <w:webHidden/>
          </w:rPr>
          <w:t>9</w:t>
        </w:r>
        <w:r>
          <w:rPr>
            <w:noProof/>
            <w:webHidden/>
          </w:rPr>
          <w:fldChar w:fldCharType="end"/>
        </w:r>
      </w:hyperlink>
    </w:p>
    <w:p w14:paraId="4377B66C" w14:textId="78F6C834" w:rsidR="004B3EA6" w:rsidRDefault="004B3EA6">
      <w:pPr>
        <w:pStyle w:val="TOC1"/>
        <w:rPr>
          <w:rFonts w:eastAsiaTheme="minorEastAsia"/>
          <w:noProof/>
        </w:rPr>
      </w:pPr>
      <w:hyperlink w:anchor="_Toc212474254" w:history="1">
        <w:r w:rsidRPr="002968B7">
          <w:rPr>
            <w:rStyle w:val="Hyperlink"/>
            <w:rFonts w:ascii="Calibri" w:hAnsi="Calibri" w:cs="Calibri"/>
            <w:noProof/>
          </w:rPr>
          <w:t>1:</w:t>
        </w:r>
        <w:r>
          <w:rPr>
            <w:rFonts w:eastAsiaTheme="minorEastAsia"/>
            <w:noProof/>
          </w:rPr>
          <w:tab/>
        </w:r>
        <w:r w:rsidRPr="002968B7">
          <w:rPr>
            <w:rStyle w:val="Hyperlink"/>
            <w:rFonts w:ascii="Calibri" w:hAnsi="Calibri" w:cs="Calibri"/>
            <w:noProof/>
          </w:rPr>
          <w:t>Problem Overview</w:t>
        </w:r>
        <w:r>
          <w:rPr>
            <w:noProof/>
            <w:webHidden/>
          </w:rPr>
          <w:tab/>
        </w:r>
        <w:r>
          <w:rPr>
            <w:noProof/>
            <w:webHidden/>
          </w:rPr>
          <w:fldChar w:fldCharType="begin"/>
        </w:r>
        <w:r>
          <w:rPr>
            <w:noProof/>
            <w:webHidden/>
          </w:rPr>
          <w:instrText xml:space="preserve"> PAGEREF _Toc212474254 \h </w:instrText>
        </w:r>
        <w:r>
          <w:rPr>
            <w:noProof/>
            <w:webHidden/>
          </w:rPr>
        </w:r>
        <w:r>
          <w:rPr>
            <w:noProof/>
            <w:webHidden/>
          </w:rPr>
          <w:fldChar w:fldCharType="separate"/>
        </w:r>
        <w:r>
          <w:rPr>
            <w:noProof/>
            <w:webHidden/>
          </w:rPr>
          <w:t>10</w:t>
        </w:r>
        <w:r>
          <w:rPr>
            <w:noProof/>
            <w:webHidden/>
          </w:rPr>
          <w:fldChar w:fldCharType="end"/>
        </w:r>
      </w:hyperlink>
    </w:p>
    <w:p w14:paraId="629E2C2B" w14:textId="68C12D32" w:rsidR="004B3EA6" w:rsidRDefault="004B3EA6">
      <w:pPr>
        <w:pStyle w:val="TOC1"/>
        <w:rPr>
          <w:rFonts w:eastAsiaTheme="minorEastAsia"/>
          <w:noProof/>
        </w:rPr>
      </w:pPr>
      <w:hyperlink w:anchor="_Toc212474255" w:history="1">
        <w:r w:rsidRPr="002968B7">
          <w:rPr>
            <w:rStyle w:val="Hyperlink"/>
            <w:rFonts w:ascii="Calibri" w:hAnsi="Calibri" w:cs="Calibri"/>
            <w:noProof/>
          </w:rPr>
          <w:t>2:</w:t>
        </w:r>
        <w:r>
          <w:rPr>
            <w:rFonts w:eastAsiaTheme="minorEastAsia"/>
            <w:noProof/>
          </w:rPr>
          <w:tab/>
        </w:r>
        <w:r w:rsidRPr="002968B7">
          <w:rPr>
            <w:rStyle w:val="Hyperlink"/>
            <w:rFonts w:ascii="Calibri" w:hAnsi="Calibri" w:cs="Calibri"/>
            <w:noProof/>
          </w:rPr>
          <w:t>Feature Overview</w:t>
        </w:r>
        <w:r>
          <w:rPr>
            <w:noProof/>
            <w:webHidden/>
          </w:rPr>
          <w:tab/>
        </w:r>
        <w:r>
          <w:rPr>
            <w:noProof/>
            <w:webHidden/>
          </w:rPr>
          <w:fldChar w:fldCharType="begin"/>
        </w:r>
        <w:r>
          <w:rPr>
            <w:noProof/>
            <w:webHidden/>
          </w:rPr>
          <w:instrText xml:space="preserve"> PAGEREF _Toc212474255 \h </w:instrText>
        </w:r>
        <w:r>
          <w:rPr>
            <w:noProof/>
            <w:webHidden/>
          </w:rPr>
        </w:r>
        <w:r>
          <w:rPr>
            <w:noProof/>
            <w:webHidden/>
          </w:rPr>
          <w:fldChar w:fldCharType="separate"/>
        </w:r>
        <w:r>
          <w:rPr>
            <w:noProof/>
            <w:webHidden/>
          </w:rPr>
          <w:t>11</w:t>
        </w:r>
        <w:r>
          <w:rPr>
            <w:noProof/>
            <w:webHidden/>
          </w:rPr>
          <w:fldChar w:fldCharType="end"/>
        </w:r>
      </w:hyperlink>
    </w:p>
    <w:p w14:paraId="69114CC7" w14:textId="67E1DF79" w:rsidR="004B3EA6" w:rsidRDefault="004B3EA6">
      <w:pPr>
        <w:pStyle w:val="TOC2"/>
        <w:rPr>
          <w:rFonts w:eastAsiaTheme="minorEastAsia"/>
          <w:noProof/>
        </w:rPr>
      </w:pPr>
      <w:hyperlink w:anchor="_Toc212474256" w:history="1">
        <w:r w:rsidRPr="002968B7">
          <w:rPr>
            <w:rStyle w:val="Hyperlink"/>
            <w:rFonts w:ascii="Calibri" w:hAnsi="Calibri" w:cs="Calibri"/>
            <w:b/>
            <w:noProof/>
          </w:rPr>
          <w:t>2.1.</w:t>
        </w:r>
        <w:r>
          <w:rPr>
            <w:rFonts w:eastAsiaTheme="minorEastAsia"/>
            <w:noProof/>
          </w:rPr>
          <w:tab/>
        </w:r>
        <w:r w:rsidRPr="002968B7">
          <w:rPr>
            <w:rStyle w:val="Hyperlink"/>
            <w:rFonts w:ascii="Calibri" w:hAnsi="Calibri" w:cs="Calibri"/>
            <w:b/>
            <w:noProof/>
          </w:rPr>
          <w:t>Description</w:t>
        </w:r>
        <w:r>
          <w:rPr>
            <w:noProof/>
            <w:webHidden/>
          </w:rPr>
          <w:tab/>
        </w:r>
        <w:r>
          <w:rPr>
            <w:noProof/>
            <w:webHidden/>
          </w:rPr>
          <w:fldChar w:fldCharType="begin"/>
        </w:r>
        <w:r>
          <w:rPr>
            <w:noProof/>
            <w:webHidden/>
          </w:rPr>
          <w:instrText xml:space="preserve"> PAGEREF _Toc212474256 \h </w:instrText>
        </w:r>
        <w:r>
          <w:rPr>
            <w:noProof/>
            <w:webHidden/>
          </w:rPr>
        </w:r>
        <w:r>
          <w:rPr>
            <w:noProof/>
            <w:webHidden/>
          </w:rPr>
          <w:fldChar w:fldCharType="separate"/>
        </w:r>
        <w:r>
          <w:rPr>
            <w:noProof/>
            <w:webHidden/>
          </w:rPr>
          <w:t>11</w:t>
        </w:r>
        <w:r>
          <w:rPr>
            <w:noProof/>
            <w:webHidden/>
          </w:rPr>
          <w:fldChar w:fldCharType="end"/>
        </w:r>
      </w:hyperlink>
    </w:p>
    <w:p w14:paraId="57BB625B" w14:textId="43C8F157" w:rsidR="004B3EA6" w:rsidRDefault="004B3EA6">
      <w:pPr>
        <w:pStyle w:val="TOC2"/>
        <w:rPr>
          <w:rFonts w:eastAsiaTheme="minorEastAsia"/>
          <w:noProof/>
        </w:rPr>
      </w:pPr>
      <w:hyperlink w:anchor="_Toc212474257" w:history="1">
        <w:r w:rsidRPr="002968B7">
          <w:rPr>
            <w:rStyle w:val="Hyperlink"/>
            <w:rFonts w:ascii="Calibri" w:hAnsi="Calibri" w:cs="Calibri"/>
            <w:b/>
            <w:noProof/>
          </w:rPr>
          <w:t>2.2.</w:t>
        </w:r>
        <w:r>
          <w:rPr>
            <w:rFonts w:eastAsiaTheme="minorEastAsia"/>
            <w:noProof/>
          </w:rPr>
          <w:tab/>
        </w:r>
        <w:r w:rsidRPr="002968B7">
          <w:rPr>
            <w:rStyle w:val="Hyperlink"/>
            <w:rFonts w:ascii="Calibri" w:hAnsi="Calibri" w:cs="Calibri"/>
            <w:b/>
            <w:noProof/>
          </w:rPr>
          <w:t>In-Scope</w:t>
        </w:r>
        <w:r>
          <w:rPr>
            <w:noProof/>
            <w:webHidden/>
          </w:rPr>
          <w:tab/>
        </w:r>
        <w:r>
          <w:rPr>
            <w:noProof/>
            <w:webHidden/>
          </w:rPr>
          <w:fldChar w:fldCharType="begin"/>
        </w:r>
        <w:r>
          <w:rPr>
            <w:noProof/>
            <w:webHidden/>
          </w:rPr>
          <w:instrText xml:space="preserve"> PAGEREF _Toc212474257 \h </w:instrText>
        </w:r>
        <w:r>
          <w:rPr>
            <w:noProof/>
            <w:webHidden/>
          </w:rPr>
        </w:r>
        <w:r>
          <w:rPr>
            <w:noProof/>
            <w:webHidden/>
          </w:rPr>
          <w:fldChar w:fldCharType="separate"/>
        </w:r>
        <w:r>
          <w:rPr>
            <w:noProof/>
            <w:webHidden/>
          </w:rPr>
          <w:t>12</w:t>
        </w:r>
        <w:r>
          <w:rPr>
            <w:noProof/>
            <w:webHidden/>
          </w:rPr>
          <w:fldChar w:fldCharType="end"/>
        </w:r>
      </w:hyperlink>
    </w:p>
    <w:p w14:paraId="4AB924C2" w14:textId="2B1ACBE9" w:rsidR="004B3EA6" w:rsidRDefault="004B3EA6">
      <w:pPr>
        <w:pStyle w:val="TOC2"/>
        <w:rPr>
          <w:rFonts w:eastAsiaTheme="minorEastAsia"/>
          <w:noProof/>
        </w:rPr>
      </w:pPr>
      <w:hyperlink w:anchor="_Toc212474258" w:history="1">
        <w:r w:rsidRPr="002968B7">
          <w:rPr>
            <w:rStyle w:val="Hyperlink"/>
            <w:rFonts w:ascii="Calibri" w:hAnsi="Calibri" w:cs="Calibri"/>
            <w:b/>
            <w:noProof/>
          </w:rPr>
          <w:t>2.3.</w:t>
        </w:r>
        <w:r>
          <w:rPr>
            <w:rFonts w:eastAsiaTheme="minorEastAsia"/>
            <w:noProof/>
          </w:rPr>
          <w:tab/>
        </w:r>
        <w:r w:rsidRPr="002968B7">
          <w:rPr>
            <w:rStyle w:val="Hyperlink"/>
            <w:rFonts w:ascii="Calibri" w:hAnsi="Calibri" w:cs="Calibri"/>
            <w:b/>
            <w:noProof/>
          </w:rPr>
          <w:t>Out-of-Scope</w:t>
        </w:r>
        <w:r>
          <w:rPr>
            <w:noProof/>
            <w:webHidden/>
          </w:rPr>
          <w:tab/>
        </w:r>
        <w:r>
          <w:rPr>
            <w:noProof/>
            <w:webHidden/>
          </w:rPr>
          <w:fldChar w:fldCharType="begin"/>
        </w:r>
        <w:r>
          <w:rPr>
            <w:noProof/>
            <w:webHidden/>
          </w:rPr>
          <w:instrText xml:space="preserve"> PAGEREF _Toc212474258 \h </w:instrText>
        </w:r>
        <w:r>
          <w:rPr>
            <w:noProof/>
            <w:webHidden/>
          </w:rPr>
        </w:r>
        <w:r>
          <w:rPr>
            <w:noProof/>
            <w:webHidden/>
          </w:rPr>
          <w:fldChar w:fldCharType="separate"/>
        </w:r>
        <w:r>
          <w:rPr>
            <w:noProof/>
            <w:webHidden/>
          </w:rPr>
          <w:t>12</w:t>
        </w:r>
        <w:r>
          <w:rPr>
            <w:noProof/>
            <w:webHidden/>
          </w:rPr>
          <w:fldChar w:fldCharType="end"/>
        </w:r>
      </w:hyperlink>
    </w:p>
    <w:p w14:paraId="3BC40F4D" w14:textId="235B0D2F" w:rsidR="004B3EA6" w:rsidRDefault="004B3EA6">
      <w:pPr>
        <w:pStyle w:val="TOC2"/>
        <w:rPr>
          <w:rFonts w:eastAsiaTheme="minorEastAsia"/>
          <w:noProof/>
        </w:rPr>
      </w:pPr>
      <w:hyperlink w:anchor="_Toc212474259" w:history="1">
        <w:r w:rsidRPr="002968B7">
          <w:rPr>
            <w:rStyle w:val="Hyperlink"/>
            <w:rFonts w:ascii="Calibri" w:hAnsi="Calibri" w:cs="Calibri"/>
            <w:b/>
            <w:noProof/>
          </w:rPr>
          <w:t>2.4.</w:t>
        </w:r>
        <w:r>
          <w:rPr>
            <w:rFonts w:eastAsiaTheme="minorEastAsia"/>
            <w:noProof/>
          </w:rPr>
          <w:tab/>
        </w:r>
        <w:r w:rsidRPr="002968B7">
          <w:rPr>
            <w:rStyle w:val="Hyperlink"/>
            <w:rFonts w:ascii="Calibri" w:hAnsi="Calibri" w:cs="Calibri"/>
            <w:b/>
            <w:noProof/>
          </w:rPr>
          <w:t>System Workflow</w:t>
        </w:r>
        <w:r>
          <w:rPr>
            <w:noProof/>
            <w:webHidden/>
          </w:rPr>
          <w:tab/>
        </w:r>
        <w:r>
          <w:rPr>
            <w:noProof/>
            <w:webHidden/>
          </w:rPr>
          <w:fldChar w:fldCharType="begin"/>
        </w:r>
        <w:r>
          <w:rPr>
            <w:noProof/>
            <w:webHidden/>
          </w:rPr>
          <w:instrText xml:space="preserve"> PAGEREF _Toc212474259 \h </w:instrText>
        </w:r>
        <w:r>
          <w:rPr>
            <w:noProof/>
            <w:webHidden/>
          </w:rPr>
        </w:r>
        <w:r>
          <w:rPr>
            <w:noProof/>
            <w:webHidden/>
          </w:rPr>
          <w:fldChar w:fldCharType="separate"/>
        </w:r>
        <w:r>
          <w:rPr>
            <w:noProof/>
            <w:webHidden/>
          </w:rPr>
          <w:t>13</w:t>
        </w:r>
        <w:r>
          <w:rPr>
            <w:noProof/>
            <w:webHidden/>
          </w:rPr>
          <w:fldChar w:fldCharType="end"/>
        </w:r>
      </w:hyperlink>
    </w:p>
    <w:p w14:paraId="6B8BDB3B" w14:textId="0FF6B29C" w:rsidR="004B3EA6" w:rsidRDefault="004B3EA6">
      <w:pPr>
        <w:pStyle w:val="TOC2"/>
        <w:rPr>
          <w:rFonts w:eastAsiaTheme="minorEastAsia"/>
          <w:noProof/>
        </w:rPr>
      </w:pPr>
      <w:hyperlink w:anchor="_Toc212474260" w:history="1">
        <w:r w:rsidRPr="002968B7">
          <w:rPr>
            <w:rStyle w:val="Hyperlink"/>
            <w:rFonts w:ascii="Calibri" w:hAnsi="Calibri" w:cs="Calibri"/>
            <w:b/>
            <w:noProof/>
          </w:rPr>
          <w:t>2.5.</w:t>
        </w:r>
        <w:r>
          <w:rPr>
            <w:rFonts w:eastAsiaTheme="minorEastAsia"/>
            <w:noProof/>
          </w:rPr>
          <w:tab/>
        </w:r>
        <w:r w:rsidRPr="002968B7">
          <w:rPr>
            <w:rStyle w:val="Hyperlink"/>
            <w:rFonts w:ascii="Calibri" w:hAnsi="Calibri" w:cs="Calibri"/>
            <w:b/>
            <w:noProof/>
          </w:rPr>
          <w:t>Assumptions</w:t>
        </w:r>
        <w:r>
          <w:rPr>
            <w:noProof/>
            <w:webHidden/>
          </w:rPr>
          <w:tab/>
        </w:r>
        <w:r>
          <w:rPr>
            <w:noProof/>
            <w:webHidden/>
          </w:rPr>
          <w:fldChar w:fldCharType="begin"/>
        </w:r>
        <w:r>
          <w:rPr>
            <w:noProof/>
            <w:webHidden/>
          </w:rPr>
          <w:instrText xml:space="preserve"> PAGEREF _Toc212474260 \h </w:instrText>
        </w:r>
        <w:r>
          <w:rPr>
            <w:noProof/>
            <w:webHidden/>
          </w:rPr>
        </w:r>
        <w:r>
          <w:rPr>
            <w:noProof/>
            <w:webHidden/>
          </w:rPr>
          <w:fldChar w:fldCharType="separate"/>
        </w:r>
        <w:r>
          <w:rPr>
            <w:noProof/>
            <w:webHidden/>
          </w:rPr>
          <w:t>13</w:t>
        </w:r>
        <w:r>
          <w:rPr>
            <w:noProof/>
            <w:webHidden/>
          </w:rPr>
          <w:fldChar w:fldCharType="end"/>
        </w:r>
      </w:hyperlink>
    </w:p>
    <w:p w14:paraId="6F66539A" w14:textId="4C1EB402" w:rsidR="004B3EA6" w:rsidRDefault="004B3EA6">
      <w:pPr>
        <w:pStyle w:val="TOC2"/>
        <w:rPr>
          <w:rFonts w:eastAsiaTheme="minorEastAsia"/>
          <w:noProof/>
        </w:rPr>
      </w:pPr>
      <w:hyperlink w:anchor="_Toc212474261" w:history="1">
        <w:r w:rsidRPr="002968B7">
          <w:rPr>
            <w:rStyle w:val="Hyperlink"/>
            <w:rFonts w:ascii="Calibri" w:hAnsi="Calibri" w:cs="Calibri"/>
            <w:b/>
            <w:noProof/>
          </w:rPr>
          <w:t>2.6.</w:t>
        </w:r>
        <w:r>
          <w:rPr>
            <w:rFonts w:eastAsiaTheme="minorEastAsia"/>
            <w:noProof/>
          </w:rPr>
          <w:tab/>
        </w:r>
        <w:r w:rsidRPr="002968B7">
          <w:rPr>
            <w:rStyle w:val="Hyperlink"/>
            <w:rFonts w:ascii="Calibri" w:hAnsi="Calibri" w:cs="Calibri"/>
            <w:b/>
            <w:noProof/>
          </w:rPr>
          <w:t>Constraints</w:t>
        </w:r>
        <w:r>
          <w:rPr>
            <w:noProof/>
            <w:webHidden/>
          </w:rPr>
          <w:tab/>
        </w:r>
        <w:r>
          <w:rPr>
            <w:noProof/>
            <w:webHidden/>
          </w:rPr>
          <w:fldChar w:fldCharType="begin"/>
        </w:r>
        <w:r>
          <w:rPr>
            <w:noProof/>
            <w:webHidden/>
          </w:rPr>
          <w:instrText xml:space="preserve"> PAGEREF _Toc212474261 \h </w:instrText>
        </w:r>
        <w:r>
          <w:rPr>
            <w:noProof/>
            <w:webHidden/>
          </w:rPr>
        </w:r>
        <w:r>
          <w:rPr>
            <w:noProof/>
            <w:webHidden/>
          </w:rPr>
          <w:fldChar w:fldCharType="separate"/>
        </w:r>
        <w:r>
          <w:rPr>
            <w:noProof/>
            <w:webHidden/>
          </w:rPr>
          <w:t>13</w:t>
        </w:r>
        <w:r>
          <w:rPr>
            <w:noProof/>
            <w:webHidden/>
          </w:rPr>
          <w:fldChar w:fldCharType="end"/>
        </w:r>
      </w:hyperlink>
    </w:p>
    <w:p w14:paraId="43A22DCF" w14:textId="1E72A401" w:rsidR="004B3EA6" w:rsidRDefault="004B3EA6">
      <w:pPr>
        <w:pStyle w:val="TOC2"/>
        <w:rPr>
          <w:rFonts w:eastAsiaTheme="minorEastAsia"/>
          <w:noProof/>
        </w:rPr>
      </w:pPr>
      <w:hyperlink w:anchor="_Toc212474262" w:history="1">
        <w:r w:rsidRPr="002968B7">
          <w:rPr>
            <w:rStyle w:val="Hyperlink"/>
            <w:rFonts w:ascii="Calibri" w:hAnsi="Calibri" w:cs="Calibri"/>
            <w:b/>
            <w:noProof/>
          </w:rPr>
          <w:t>2.7.</w:t>
        </w:r>
        <w:r>
          <w:rPr>
            <w:rFonts w:eastAsiaTheme="minorEastAsia"/>
            <w:noProof/>
          </w:rPr>
          <w:tab/>
        </w:r>
        <w:r w:rsidRPr="002968B7">
          <w:rPr>
            <w:rStyle w:val="Hyperlink"/>
            <w:rFonts w:ascii="Calibri" w:hAnsi="Calibri" w:cs="Calibri"/>
            <w:b/>
            <w:noProof/>
          </w:rPr>
          <w:t>Risks</w:t>
        </w:r>
        <w:r>
          <w:rPr>
            <w:noProof/>
            <w:webHidden/>
          </w:rPr>
          <w:tab/>
        </w:r>
        <w:r>
          <w:rPr>
            <w:noProof/>
            <w:webHidden/>
          </w:rPr>
          <w:fldChar w:fldCharType="begin"/>
        </w:r>
        <w:r>
          <w:rPr>
            <w:noProof/>
            <w:webHidden/>
          </w:rPr>
          <w:instrText xml:space="preserve"> PAGEREF _Toc212474262 \h </w:instrText>
        </w:r>
        <w:r>
          <w:rPr>
            <w:noProof/>
            <w:webHidden/>
          </w:rPr>
        </w:r>
        <w:r>
          <w:rPr>
            <w:noProof/>
            <w:webHidden/>
          </w:rPr>
          <w:fldChar w:fldCharType="separate"/>
        </w:r>
        <w:r>
          <w:rPr>
            <w:noProof/>
            <w:webHidden/>
          </w:rPr>
          <w:t>14</w:t>
        </w:r>
        <w:r>
          <w:rPr>
            <w:noProof/>
            <w:webHidden/>
          </w:rPr>
          <w:fldChar w:fldCharType="end"/>
        </w:r>
      </w:hyperlink>
    </w:p>
    <w:p w14:paraId="3FC44992" w14:textId="406948A7" w:rsidR="004B3EA6" w:rsidRDefault="004B3EA6">
      <w:pPr>
        <w:pStyle w:val="TOC1"/>
        <w:rPr>
          <w:rFonts w:eastAsiaTheme="minorEastAsia"/>
          <w:noProof/>
        </w:rPr>
      </w:pPr>
      <w:hyperlink w:anchor="_Toc212474263" w:history="1">
        <w:r w:rsidRPr="002968B7">
          <w:rPr>
            <w:rStyle w:val="Hyperlink"/>
            <w:rFonts w:ascii="Calibri" w:hAnsi="Calibri" w:cs="Calibri"/>
            <w:noProof/>
          </w:rPr>
          <w:t>3:</w:t>
        </w:r>
        <w:r>
          <w:rPr>
            <w:rFonts w:eastAsiaTheme="minorEastAsia"/>
            <w:noProof/>
          </w:rPr>
          <w:tab/>
        </w:r>
        <w:r w:rsidRPr="002968B7">
          <w:rPr>
            <w:rStyle w:val="Hyperlink"/>
            <w:rFonts w:ascii="Calibri" w:hAnsi="Calibri" w:cs="Calibri"/>
            <w:noProof/>
          </w:rPr>
          <w:t>Product Capabilities</w:t>
        </w:r>
        <w:r>
          <w:rPr>
            <w:noProof/>
            <w:webHidden/>
          </w:rPr>
          <w:tab/>
        </w:r>
        <w:r>
          <w:rPr>
            <w:noProof/>
            <w:webHidden/>
          </w:rPr>
          <w:fldChar w:fldCharType="begin"/>
        </w:r>
        <w:r>
          <w:rPr>
            <w:noProof/>
            <w:webHidden/>
          </w:rPr>
          <w:instrText xml:space="preserve"> PAGEREF _Toc212474263 \h </w:instrText>
        </w:r>
        <w:r>
          <w:rPr>
            <w:noProof/>
            <w:webHidden/>
          </w:rPr>
        </w:r>
        <w:r>
          <w:rPr>
            <w:noProof/>
            <w:webHidden/>
          </w:rPr>
          <w:fldChar w:fldCharType="separate"/>
        </w:r>
        <w:r>
          <w:rPr>
            <w:noProof/>
            <w:webHidden/>
          </w:rPr>
          <w:t>15</w:t>
        </w:r>
        <w:r>
          <w:rPr>
            <w:noProof/>
            <w:webHidden/>
          </w:rPr>
          <w:fldChar w:fldCharType="end"/>
        </w:r>
      </w:hyperlink>
    </w:p>
    <w:p w14:paraId="68474B0A" w14:textId="1D9DA1C3" w:rsidR="004B3EA6" w:rsidRDefault="004B3EA6">
      <w:pPr>
        <w:pStyle w:val="TOC1"/>
        <w:rPr>
          <w:rFonts w:eastAsiaTheme="minorEastAsia"/>
          <w:noProof/>
        </w:rPr>
      </w:pPr>
      <w:hyperlink w:anchor="_Toc212474264" w:history="1">
        <w:r w:rsidRPr="002968B7">
          <w:rPr>
            <w:rStyle w:val="Hyperlink"/>
            <w:rFonts w:ascii="Calibri" w:hAnsi="Calibri" w:cs="Calibri"/>
            <w:noProof/>
          </w:rPr>
          <w:t>4:</w:t>
        </w:r>
        <w:r>
          <w:rPr>
            <w:rFonts w:eastAsiaTheme="minorEastAsia"/>
            <w:noProof/>
          </w:rPr>
          <w:tab/>
        </w:r>
        <w:r w:rsidRPr="002968B7">
          <w:rPr>
            <w:rStyle w:val="Hyperlink"/>
            <w:rFonts w:ascii="Calibri" w:hAnsi="Calibri" w:cs="Calibri"/>
            <w:noProof/>
          </w:rPr>
          <w:t>Product Capabilities Detail</w:t>
        </w:r>
        <w:r>
          <w:rPr>
            <w:noProof/>
            <w:webHidden/>
          </w:rPr>
          <w:tab/>
        </w:r>
        <w:r>
          <w:rPr>
            <w:noProof/>
            <w:webHidden/>
          </w:rPr>
          <w:fldChar w:fldCharType="begin"/>
        </w:r>
        <w:r>
          <w:rPr>
            <w:noProof/>
            <w:webHidden/>
          </w:rPr>
          <w:instrText xml:space="preserve"> PAGEREF _Toc212474264 \h </w:instrText>
        </w:r>
        <w:r>
          <w:rPr>
            <w:noProof/>
            <w:webHidden/>
          </w:rPr>
        </w:r>
        <w:r>
          <w:rPr>
            <w:noProof/>
            <w:webHidden/>
          </w:rPr>
          <w:fldChar w:fldCharType="separate"/>
        </w:r>
        <w:r>
          <w:rPr>
            <w:noProof/>
            <w:webHidden/>
          </w:rPr>
          <w:t>16</w:t>
        </w:r>
        <w:r>
          <w:rPr>
            <w:noProof/>
            <w:webHidden/>
          </w:rPr>
          <w:fldChar w:fldCharType="end"/>
        </w:r>
      </w:hyperlink>
    </w:p>
    <w:p w14:paraId="1216B925" w14:textId="72805425" w:rsidR="004B3EA6" w:rsidRDefault="004B3EA6">
      <w:pPr>
        <w:pStyle w:val="TOC2"/>
        <w:rPr>
          <w:rFonts w:eastAsiaTheme="minorEastAsia"/>
          <w:noProof/>
        </w:rPr>
      </w:pPr>
      <w:hyperlink w:anchor="_Toc212474265" w:history="1">
        <w:r w:rsidRPr="002968B7">
          <w:rPr>
            <w:rStyle w:val="Hyperlink"/>
            <w:rFonts w:ascii="Calibri" w:hAnsi="Calibri" w:cs="Calibri"/>
            <w:b/>
            <w:noProof/>
          </w:rPr>
          <w:t>4.1</w:t>
        </w:r>
        <w:r>
          <w:rPr>
            <w:rFonts w:eastAsiaTheme="minorEastAsia"/>
            <w:noProof/>
          </w:rPr>
          <w:tab/>
        </w:r>
        <w:r w:rsidRPr="002968B7">
          <w:rPr>
            <w:rStyle w:val="Hyperlink"/>
            <w:rFonts w:ascii="Calibri" w:hAnsi="Calibri" w:cs="Calibri"/>
            <w:b/>
            <w:noProof/>
          </w:rPr>
          <w:t>ETREN.PC01 – Provide an ability to perform RFI verification during QHP &amp; Mixed HH renewals.</w:t>
        </w:r>
        <w:r>
          <w:rPr>
            <w:noProof/>
            <w:webHidden/>
          </w:rPr>
          <w:tab/>
        </w:r>
        <w:r>
          <w:rPr>
            <w:noProof/>
            <w:webHidden/>
          </w:rPr>
          <w:fldChar w:fldCharType="begin"/>
        </w:r>
        <w:r>
          <w:rPr>
            <w:noProof/>
            <w:webHidden/>
          </w:rPr>
          <w:instrText xml:space="preserve"> PAGEREF _Toc212474265 \h </w:instrText>
        </w:r>
        <w:r>
          <w:rPr>
            <w:noProof/>
            <w:webHidden/>
          </w:rPr>
        </w:r>
        <w:r>
          <w:rPr>
            <w:noProof/>
            <w:webHidden/>
          </w:rPr>
          <w:fldChar w:fldCharType="separate"/>
        </w:r>
        <w:r>
          <w:rPr>
            <w:noProof/>
            <w:webHidden/>
          </w:rPr>
          <w:t>16</w:t>
        </w:r>
        <w:r>
          <w:rPr>
            <w:noProof/>
            <w:webHidden/>
          </w:rPr>
          <w:fldChar w:fldCharType="end"/>
        </w:r>
      </w:hyperlink>
    </w:p>
    <w:p w14:paraId="0CC9733F" w14:textId="028EFB97" w:rsidR="004B3EA6" w:rsidRDefault="004B3EA6">
      <w:pPr>
        <w:pStyle w:val="TOC3"/>
        <w:tabs>
          <w:tab w:val="left" w:pos="1320"/>
          <w:tab w:val="right" w:leader="dot" w:pos="9350"/>
        </w:tabs>
        <w:rPr>
          <w:rFonts w:eastAsiaTheme="minorEastAsia"/>
          <w:noProof/>
        </w:rPr>
      </w:pPr>
      <w:hyperlink w:anchor="_Toc212474267" w:history="1">
        <w:r w:rsidRPr="002968B7">
          <w:rPr>
            <w:rStyle w:val="Hyperlink"/>
            <w:rFonts w:ascii="Calibri" w:hAnsi="Calibri" w:cs="Calibri"/>
            <w:noProof/>
            <w14:scene3d>
              <w14:camera w14:prst="orthographicFront"/>
              <w14:lightRig w14:rig="threePt" w14:dir="t">
                <w14:rot w14:lat="0" w14:lon="0" w14:rev="0"/>
              </w14:lightRig>
            </w14:scene3d>
          </w:rPr>
          <w:t>4.1.1:</w:t>
        </w:r>
        <w:r>
          <w:rPr>
            <w:rFonts w:eastAsiaTheme="minorEastAsia"/>
            <w:noProof/>
          </w:rPr>
          <w:tab/>
        </w:r>
        <w:r w:rsidRPr="002968B7">
          <w:rPr>
            <w:rStyle w:val="Hyperlink"/>
            <w:rFonts w:ascii="Calibri" w:hAnsi="Calibri" w:cs="Calibri"/>
            <w:noProof/>
          </w:rPr>
          <w:t>Description</w:t>
        </w:r>
        <w:r>
          <w:rPr>
            <w:noProof/>
            <w:webHidden/>
          </w:rPr>
          <w:tab/>
        </w:r>
        <w:r>
          <w:rPr>
            <w:noProof/>
            <w:webHidden/>
          </w:rPr>
          <w:fldChar w:fldCharType="begin"/>
        </w:r>
        <w:r>
          <w:rPr>
            <w:noProof/>
            <w:webHidden/>
          </w:rPr>
          <w:instrText xml:space="preserve"> PAGEREF _Toc212474267 \h </w:instrText>
        </w:r>
        <w:r>
          <w:rPr>
            <w:noProof/>
            <w:webHidden/>
          </w:rPr>
        </w:r>
        <w:r>
          <w:rPr>
            <w:noProof/>
            <w:webHidden/>
          </w:rPr>
          <w:fldChar w:fldCharType="separate"/>
        </w:r>
        <w:r>
          <w:rPr>
            <w:noProof/>
            <w:webHidden/>
          </w:rPr>
          <w:t>16</w:t>
        </w:r>
        <w:r>
          <w:rPr>
            <w:noProof/>
            <w:webHidden/>
          </w:rPr>
          <w:fldChar w:fldCharType="end"/>
        </w:r>
      </w:hyperlink>
    </w:p>
    <w:p w14:paraId="2756F135" w14:textId="09A06096" w:rsidR="004B3EA6" w:rsidRDefault="004B3EA6">
      <w:pPr>
        <w:pStyle w:val="TOC3"/>
        <w:tabs>
          <w:tab w:val="left" w:pos="1320"/>
          <w:tab w:val="right" w:leader="dot" w:pos="9350"/>
        </w:tabs>
        <w:rPr>
          <w:rFonts w:eastAsiaTheme="minorEastAsia"/>
          <w:noProof/>
        </w:rPr>
      </w:pPr>
      <w:hyperlink w:anchor="_Toc212474268" w:history="1">
        <w:r w:rsidRPr="002968B7">
          <w:rPr>
            <w:rStyle w:val="Hyperlink"/>
            <w:rFonts w:ascii="Calibri" w:hAnsi="Calibri" w:cs="Calibri"/>
            <w:noProof/>
            <w14:scene3d>
              <w14:camera w14:prst="orthographicFront"/>
              <w14:lightRig w14:rig="threePt" w14:dir="t">
                <w14:rot w14:lat="0" w14:lon="0" w14:rev="0"/>
              </w14:lightRig>
            </w14:scene3d>
          </w:rPr>
          <w:t>4.1.2:</w:t>
        </w:r>
        <w:r>
          <w:rPr>
            <w:rFonts w:eastAsiaTheme="minorEastAsia"/>
            <w:noProof/>
          </w:rPr>
          <w:tab/>
        </w:r>
        <w:r w:rsidRPr="002968B7">
          <w:rPr>
            <w:rStyle w:val="Hyperlink"/>
            <w:rFonts w:ascii="Calibri" w:hAnsi="Calibri" w:cs="Calibri"/>
            <w:noProof/>
          </w:rPr>
          <w:t>Current System Behavior</w:t>
        </w:r>
        <w:r>
          <w:rPr>
            <w:noProof/>
            <w:webHidden/>
          </w:rPr>
          <w:tab/>
        </w:r>
        <w:r>
          <w:rPr>
            <w:noProof/>
            <w:webHidden/>
          </w:rPr>
          <w:fldChar w:fldCharType="begin"/>
        </w:r>
        <w:r>
          <w:rPr>
            <w:noProof/>
            <w:webHidden/>
          </w:rPr>
          <w:instrText xml:space="preserve"> PAGEREF _Toc212474268 \h </w:instrText>
        </w:r>
        <w:r>
          <w:rPr>
            <w:noProof/>
            <w:webHidden/>
          </w:rPr>
        </w:r>
        <w:r>
          <w:rPr>
            <w:noProof/>
            <w:webHidden/>
          </w:rPr>
          <w:fldChar w:fldCharType="separate"/>
        </w:r>
        <w:r>
          <w:rPr>
            <w:noProof/>
            <w:webHidden/>
          </w:rPr>
          <w:t>16</w:t>
        </w:r>
        <w:r>
          <w:rPr>
            <w:noProof/>
            <w:webHidden/>
          </w:rPr>
          <w:fldChar w:fldCharType="end"/>
        </w:r>
      </w:hyperlink>
    </w:p>
    <w:p w14:paraId="4D70565E" w14:textId="45AC322E" w:rsidR="004B3EA6" w:rsidRDefault="004B3EA6">
      <w:pPr>
        <w:pStyle w:val="TOC3"/>
        <w:tabs>
          <w:tab w:val="left" w:pos="1320"/>
          <w:tab w:val="right" w:leader="dot" w:pos="9350"/>
        </w:tabs>
        <w:rPr>
          <w:rFonts w:eastAsiaTheme="minorEastAsia"/>
          <w:noProof/>
        </w:rPr>
      </w:pPr>
      <w:hyperlink w:anchor="_Toc212474269" w:history="1">
        <w:r w:rsidRPr="002968B7">
          <w:rPr>
            <w:rStyle w:val="Hyperlink"/>
            <w:rFonts w:ascii="Calibri" w:hAnsi="Calibri" w:cs="Calibri"/>
            <w:noProof/>
            <w14:scene3d>
              <w14:camera w14:prst="orthographicFront"/>
              <w14:lightRig w14:rig="threePt" w14:dir="t">
                <w14:rot w14:lat="0" w14:lon="0" w14:rev="0"/>
              </w14:lightRig>
            </w14:scene3d>
          </w:rPr>
          <w:t>4.1.3:</w:t>
        </w:r>
        <w:r>
          <w:rPr>
            <w:rFonts w:eastAsiaTheme="minorEastAsia"/>
            <w:noProof/>
          </w:rPr>
          <w:tab/>
        </w:r>
        <w:r w:rsidRPr="002968B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_Toc212474269 \h </w:instrText>
        </w:r>
        <w:r>
          <w:rPr>
            <w:noProof/>
            <w:webHidden/>
          </w:rPr>
        </w:r>
        <w:r>
          <w:rPr>
            <w:noProof/>
            <w:webHidden/>
          </w:rPr>
          <w:fldChar w:fldCharType="separate"/>
        </w:r>
        <w:r>
          <w:rPr>
            <w:noProof/>
            <w:webHidden/>
          </w:rPr>
          <w:t>17</w:t>
        </w:r>
        <w:r>
          <w:rPr>
            <w:noProof/>
            <w:webHidden/>
          </w:rPr>
          <w:fldChar w:fldCharType="end"/>
        </w:r>
      </w:hyperlink>
    </w:p>
    <w:p w14:paraId="69AE455D" w14:textId="01B38581" w:rsidR="004B3EA6" w:rsidRDefault="004B3EA6">
      <w:pPr>
        <w:pStyle w:val="TOC3"/>
        <w:tabs>
          <w:tab w:val="left" w:pos="1320"/>
          <w:tab w:val="right" w:leader="dot" w:pos="9350"/>
        </w:tabs>
        <w:rPr>
          <w:rFonts w:eastAsiaTheme="minorEastAsia"/>
          <w:noProof/>
        </w:rPr>
      </w:pPr>
      <w:hyperlink w:anchor="_Toc212474270" w:history="1">
        <w:r w:rsidRPr="002968B7">
          <w:rPr>
            <w:rStyle w:val="Hyperlink"/>
            <w:rFonts w:ascii="Calibri" w:hAnsi="Calibri" w:cs="Calibri"/>
            <w:noProof/>
            <w14:scene3d>
              <w14:camera w14:prst="orthographicFront"/>
              <w14:lightRig w14:rig="threePt" w14:dir="t">
                <w14:rot w14:lat="0" w14:lon="0" w14:rev="0"/>
              </w14:lightRig>
            </w14:scene3d>
          </w:rPr>
          <w:t>4.1.4:</w:t>
        </w:r>
        <w:r>
          <w:rPr>
            <w:rFonts w:eastAsiaTheme="minorEastAsia"/>
            <w:noProof/>
          </w:rPr>
          <w:tab/>
        </w:r>
        <w:r w:rsidRPr="002968B7">
          <w:rPr>
            <w:rStyle w:val="Hyperlink"/>
            <w:rFonts w:ascii="Calibri" w:hAnsi="Calibri" w:cs="Calibri"/>
            <w:noProof/>
          </w:rPr>
          <w:t>Trigger(s)</w:t>
        </w:r>
        <w:r>
          <w:rPr>
            <w:noProof/>
            <w:webHidden/>
          </w:rPr>
          <w:tab/>
        </w:r>
        <w:r>
          <w:rPr>
            <w:noProof/>
            <w:webHidden/>
          </w:rPr>
          <w:fldChar w:fldCharType="begin"/>
        </w:r>
        <w:r>
          <w:rPr>
            <w:noProof/>
            <w:webHidden/>
          </w:rPr>
          <w:instrText xml:space="preserve"> PAGEREF _Toc212474270 \h </w:instrText>
        </w:r>
        <w:r>
          <w:rPr>
            <w:noProof/>
            <w:webHidden/>
          </w:rPr>
        </w:r>
        <w:r>
          <w:rPr>
            <w:noProof/>
            <w:webHidden/>
          </w:rPr>
          <w:fldChar w:fldCharType="separate"/>
        </w:r>
        <w:r>
          <w:rPr>
            <w:noProof/>
            <w:webHidden/>
          </w:rPr>
          <w:t>17</w:t>
        </w:r>
        <w:r>
          <w:rPr>
            <w:noProof/>
            <w:webHidden/>
          </w:rPr>
          <w:fldChar w:fldCharType="end"/>
        </w:r>
      </w:hyperlink>
    </w:p>
    <w:p w14:paraId="5DA7EC3B" w14:textId="4FE63DBB" w:rsidR="004B3EA6" w:rsidRDefault="004B3EA6">
      <w:pPr>
        <w:pStyle w:val="TOC3"/>
        <w:tabs>
          <w:tab w:val="left" w:pos="1320"/>
          <w:tab w:val="right" w:leader="dot" w:pos="9350"/>
        </w:tabs>
        <w:rPr>
          <w:rFonts w:eastAsiaTheme="minorEastAsia"/>
          <w:noProof/>
        </w:rPr>
      </w:pPr>
      <w:hyperlink w:anchor="_Toc212474271" w:history="1">
        <w:r w:rsidRPr="002968B7">
          <w:rPr>
            <w:rStyle w:val="Hyperlink"/>
            <w:rFonts w:ascii="Calibri" w:hAnsi="Calibri" w:cs="Calibri"/>
            <w:noProof/>
            <w14:scene3d>
              <w14:camera w14:prst="orthographicFront"/>
              <w14:lightRig w14:rig="threePt" w14:dir="t">
                <w14:rot w14:lat="0" w14:lon="0" w14:rev="0"/>
              </w14:lightRig>
            </w14:scene3d>
          </w:rPr>
          <w:t>4.1.5:</w:t>
        </w:r>
        <w:r>
          <w:rPr>
            <w:rFonts w:eastAsiaTheme="minorEastAsia"/>
            <w:noProof/>
          </w:rPr>
          <w:tab/>
        </w:r>
        <w:r w:rsidRPr="002968B7">
          <w:rPr>
            <w:rStyle w:val="Hyperlink"/>
            <w:rFonts w:ascii="Calibri" w:hAnsi="Calibri" w:cs="Calibri"/>
            <w:noProof/>
          </w:rPr>
          <w:t>Precondition(s)</w:t>
        </w:r>
        <w:r>
          <w:rPr>
            <w:noProof/>
            <w:webHidden/>
          </w:rPr>
          <w:tab/>
        </w:r>
        <w:r>
          <w:rPr>
            <w:noProof/>
            <w:webHidden/>
          </w:rPr>
          <w:fldChar w:fldCharType="begin"/>
        </w:r>
        <w:r>
          <w:rPr>
            <w:noProof/>
            <w:webHidden/>
          </w:rPr>
          <w:instrText xml:space="preserve"> PAGEREF _Toc212474271 \h </w:instrText>
        </w:r>
        <w:r>
          <w:rPr>
            <w:noProof/>
            <w:webHidden/>
          </w:rPr>
        </w:r>
        <w:r>
          <w:rPr>
            <w:noProof/>
            <w:webHidden/>
          </w:rPr>
          <w:fldChar w:fldCharType="separate"/>
        </w:r>
        <w:r>
          <w:rPr>
            <w:noProof/>
            <w:webHidden/>
          </w:rPr>
          <w:t>17</w:t>
        </w:r>
        <w:r>
          <w:rPr>
            <w:noProof/>
            <w:webHidden/>
          </w:rPr>
          <w:fldChar w:fldCharType="end"/>
        </w:r>
      </w:hyperlink>
    </w:p>
    <w:p w14:paraId="0E1E7F69" w14:textId="428AD582" w:rsidR="004B3EA6" w:rsidRDefault="004B3EA6">
      <w:pPr>
        <w:pStyle w:val="TOC3"/>
        <w:tabs>
          <w:tab w:val="left" w:pos="1320"/>
          <w:tab w:val="right" w:leader="dot" w:pos="9350"/>
        </w:tabs>
        <w:rPr>
          <w:rFonts w:eastAsiaTheme="minorEastAsia"/>
          <w:noProof/>
        </w:rPr>
      </w:pPr>
      <w:hyperlink w:anchor="_Toc212474272" w:history="1">
        <w:r w:rsidRPr="002968B7">
          <w:rPr>
            <w:rStyle w:val="Hyperlink"/>
            <w:rFonts w:ascii="Calibri" w:hAnsi="Calibri" w:cs="Calibri"/>
            <w:noProof/>
            <w14:scene3d>
              <w14:camera w14:prst="orthographicFront"/>
              <w14:lightRig w14:rig="threePt" w14:dir="t">
                <w14:rot w14:lat="0" w14:lon="0" w14:rev="0"/>
              </w14:lightRig>
            </w14:scene3d>
          </w:rPr>
          <w:t>4.1.6:</w:t>
        </w:r>
        <w:r>
          <w:rPr>
            <w:rFonts w:eastAsiaTheme="minorEastAsia"/>
            <w:noProof/>
          </w:rPr>
          <w:tab/>
        </w:r>
        <w:r w:rsidRPr="002968B7">
          <w:rPr>
            <w:rStyle w:val="Hyperlink"/>
            <w:rFonts w:ascii="Calibri" w:hAnsi="Calibri" w:cs="Calibri"/>
            <w:noProof/>
          </w:rPr>
          <w:t>Postcondition(s)</w:t>
        </w:r>
        <w:r>
          <w:rPr>
            <w:noProof/>
            <w:webHidden/>
          </w:rPr>
          <w:tab/>
        </w:r>
        <w:r>
          <w:rPr>
            <w:noProof/>
            <w:webHidden/>
          </w:rPr>
          <w:fldChar w:fldCharType="begin"/>
        </w:r>
        <w:r>
          <w:rPr>
            <w:noProof/>
            <w:webHidden/>
          </w:rPr>
          <w:instrText xml:space="preserve"> PAGEREF _Toc212474272 \h </w:instrText>
        </w:r>
        <w:r>
          <w:rPr>
            <w:noProof/>
            <w:webHidden/>
          </w:rPr>
        </w:r>
        <w:r>
          <w:rPr>
            <w:noProof/>
            <w:webHidden/>
          </w:rPr>
          <w:fldChar w:fldCharType="separate"/>
        </w:r>
        <w:r>
          <w:rPr>
            <w:noProof/>
            <w:webHidden/>
          </w:rPr>
          <w:t>17</w:t>
        </w:r>
        <w:r>
          <w:rPr>
            <w:noProof/>
            <w:webHidden/>
          </w:rPr>
          <w:fldChar w:fldCharType="end"/>
        </w:r>
      </w:hyperlink>
    </w:p>
    <w:p w14:paraId="430A88CE" w14:textId="6CD68E86" w:rsidR="004B3EA6" w:rsidRDefault="004B3EA6">
      <w:pPr>
        <w:pStyle w:val="TOC3"/>
        <w:tabs>
          <w:tab w:val="left" w:pos="1320"/>
          <w:tab w:val="right" w:leader="dot" w:pos="9350"/>
        </w:tabs>
        <w:rPr>
          <w:rFonts w:eastAsiaTheme="minorEastAsia"/>
          <w:noProof/>
        </w:rPr>
      </w:pPr>
      <w:hyperlink w:anchor="_Toc212474273" w:history="1">
        <w:r w:rsidRPr="002968B7">
          <w:rPr>
            <w:rStyle w:val="Hyperlink"/>
            <w:rFonts w:ascii="Calibri" w:hAnsi="Calibri" w:cs="Calibri"/>
            <w:noProof/>
            <w14:scene3d>
              <w14:camera w14:prst="orthographicFront"/>
              <w14:lightRig w14:rig="threePt" w14:dir="t">
                <w14:rot w14:lat="0" w14:lon="0" w14:rev="0"/>
              </w14:lightRig>
            </w14:scene3d>
          </w:rPr>
          <w:t>4.1.7:</w:t>
        </w:r>
        <w:r>
          <w:rPr>
            <w:rFonts w:eastAsiaTheme="minorEastAsia"/>
            <w:noProof/>
          </w:rPr>
          <w:tab/>
        </w:r>
        <w:r w:rsidRPr="002968B7">
          <w:rPr>
            <w:rStyle w:val="Hyperlink"/>
            <w:rFonts w:ascii="Calibri" w:hAnsi="Calibri" w:cs="Calibri"/>
            <w:noProof/>
          </w:rPr>
          <w:t>Proposed Solution Specification</w:t>
        </w:r>
        <w:r>
          <w:rPr>
            <w:noProof/>
            <w:webHidden/>
          </w:rPr>
          <w:tab/>
        </w:r>
        <w:r>
          <w:rPr>
            <w:noProof/>
            <w:webHidden/>
          </w:rPr>
          <w:fldChar w:fldCharType="begin"/>
        </w:r>
        <w:r>
          <w:rPr>
            <w:noProof/>
            <w:webHidden/>
          </w:rPr>
          <w:instrText xml:space="preserve"> PAGEREF _Toc212474273 \h </w:instrText>
        </w:r>
        <w:r>
          <w:rPr>
            <w:noProof/>
            <w:webHidden/>
          </w:rPr>
        </w:r>
        <w:r>
          <w:rPr>
            <w:noProof/>
            <w:webHidden/>
          </w:rPr>
          <w:fldChar w:fldCharType="separate"/>
        </w:r>
        <w:r>
          <w:rPr>
            <w:noProof/>
            <w:webHidden/>
          </w:rPr>
          <w:t>18</w:t>
        </w:r>
        <w:r>
          <w:rPr>
            <w:noProof/>
            <w:webHidden/>
          </w:rPr>
          <w:fldChar w:fldCharType="end"/>
        </w:r>
      </w:hyperlink>
    </w:p>
    <w:p w14:paraId="062F2061" w14:textId="2C0656D2" w:rsidR="004B3EA6" w:rsidRDefault="004B3EA6">
      <w:pPr>
        <w:pStyle w:val="TOC3"/>
        <w:tabs>
          <w:tab w:val="left" w:pos="1320"/>
          <w:tab w:val="right" w:leader="dot" w:pos="9350"/>
        </w:tabs>
        <w:rPr>
          <w:rFonts w:eastAsiaTheme="minorEastAsia"/>
          <w:noProof/>
        </w:rPr>
      </w:pPr>
      <w:hyperlink w:anchor="_Toc212474274" w:history="1">
        <w:r w:rsidRPr="002968B7">
          <w:rPr>
            <w:rStyle w:val="Hyperlink"/>
            <w:rFonts w:ascii="Calibri" w:hAnsi="Calibri" w:cs="Calibri"/>
            <w:noProof/>
            <w14:scene3d>
              <w14:camera w14:prst="orthographicFront"/>
              <w14:lightRig w14:rig="threePt" w14:dir="t">
                <w14:rot w14:lat="0" w14:lon="0" w14:rev="0"/>
              </w14:lightRig>
            </w14:scene3d>
          </w:rPr>
          <w:t>4.1.8:</w:t>
        </w:r>
        <w:r>
          <w:rPr>
            <w:rFonts w:eastAsiaTheme="minorEastAsia"/>
            <w:noProof/>
          </w:rPr>
          <w:tab/>
        </w:r>
        <w:r w:rsidRPr="002968B7">
          <w:rPr>
            <w:rStyle w:val="Hyperlink"/>
            <w:rFonts w:ascii="Calibri" w:hAnsi="Calibri" w:cs="Calibri"/>
            <w:noProof/>
          </w:rPr>
          <w:t>UI/UX</w:t>
        </w:r>
        <w:r>
          <w:rPr>
            <w:noProof/>
            <w:webHidden/>
          </w:rPr>
          <w:tab/>
        </w:r>
        <w:r>
          <w:rPr>
            <w:noProof/>
            <w:webHidden/>
          </w:rPr>
          <w:fldChar w:fldCharType="begin"/>
        </w:r>
        <w:r>
          <w:rPr>
            <w:noProof/>
            <w:webHidden/>
          </w:rPr>
          <w:instrText xml:space="preserve"> PAGEREF _Toc212474274 \h </w:instrText>
        </w:r>
        <w:r>
          <w:rPr>
            <w:noProof/>
            <w:webHidden/>
          </w:rPr>
        </w:r>
        <w:r>
          <w:rPr>
            <w:noProof/>
            <w:webHidden/>
          </w:rPr>
          <w:fldChar w:fldCharType="separate"/>
        </w:r>
        <w:r>
          <w:rPr>
            <w:noProof/>
            <w:webHidden/>
          </w:rPr>
          <w:t>19</w:t>
        </w:r>
        <w:r>
          <w:rPr>
            <w:noProof/>
            <w:webHidden/>
          </w:rPr>
          <w:fldChar w:fldCharType="end"/>
        </w:r>
      </w:hyperlink>
    </w:p>
    <w:p w14:paraId="58F9DF09" w14:textId="7217C9F9" w:rsidR="004B3EA6" w:rsidRDefault="004B3EA6">
      <w:pPr>
        <w:pStyle w:val="TOC3"/>
        <w:tabs>
          <w:tab w:val="left" w:pos="1320"/>
          <w:tab w:val="right" w:leader="dot" w:pos="9350"/>
        </w:tabs>
        <w:rPr>
          <w:rFonts w:eastAsiaTheme="minorEastAsia"/>
          <w:noProof/>
        </w:rPr>
      </w:pPr>
      <w:hyperlink w:anchor="_Toc212474275" w:history="1">
        <w:r w:rsidRPr="002968B7">
          <w:rPr>
            <w:rStyle w:val="Hyperlink"/>
            <w:rFonts w:ascii="Calibri" w:hAnsi="Calibri" w:cs="Calibri"/>
            <w:noProof/>
            <w14:scene3d>
              <w14:camera w14:prst="orthographicFront"/>
              <w14:lightRig w14:rig="threePt" w14:dir="t">
                <w14:rot w14:lat="0" w14:lon="0" w14:rev="0"/>
              </w14:lightRig>
            </w14:scene3d>
          </w:rPr>
          <w:t>4.1.9:</w:t>
        </w:r>
        <w:r>
          <w:rPr>
            <w:rFonts w:eastAsiaTheme="minorEastAsia"/>
            <w:noProof/>
          </w:rPr>
          <w:tab/>
        </w:r>
        <w:r w:rsidRPr="002968B7">
          <w:rPr>
            <w:rStyle w:val="Hyperlink"/>
            <w:rFonts w:ascii="Calibri" w:hAnsi="Calibri" w:cs="Calibri"/>
            <w:noProof/>
          </w:rPr>
          <w:t>Special Design Consideration &amp; Transaction Information</w:t>
        </w:r>
        <w:r>
          <w:rPr>
            <w:noProof/>
            <w:webHidden/>
          </w:rPr>
          <w:tab/>
        </w:r>
        <w:r>
          <w:rPr>
            <w:noProof/>
            <w:webHidden/>
          </w:rPr>
          <w:fldChar w:fldCharType="begin"/>
        </w:r>
        <w:r>
          <w:rPr>
            <w:noProof/>
            <w:webHidden/>
          </w:rPr>
          <w:instrText xml:space="preserve"> PAGEREF _Toc212474275 \h </w:instrText>
        </w:r>
        <w:r>
          <w:rPr>
            <w:noProof/>
            <w:webHidden/>
          </w:rPr>
        </w:r>
        <w:r>
          <w:rPr>
            <w:noProof/>
            <w:webHidden/>
          </w:rPr>
          <w:fldChar w:fldCharType="separate"/>
        </w:r>
        <w:r>
          <w:rPr>
            <w:noProof/>
            <w:webHidden/>
          </w:rPr>
          <w:t>20</w:t>
        </w:r>
        <w:r>
          <w:rPr>
            <w:noProof/>
            <w:webHidden/>
          </w:rPr>
          <w:fldChar w:fldCharType="end"/>
        </w:r>
      </w:hyperlink>
    </w:p>
    <w:p w14:paraId="04EE4626" w14:textId="0FFA3F29" w:rsidR="004B3EA6" w:rsidRDefault="004B3EA6">
      <w:pPr>
        <w:pStyle w:val="TOC2"/>
        <w:rPr>
          <w:rFonts w:eastAsiaTheme="minorEastAsia"/>
          <w:noProof/>
        </w:rPr>
      </w:pPr>
      <w:hyperlink w:anchor="_Toc212474276" w:history="1">
        <w:r w:rsidRPr="002968B7">
          <w:rPr>
            <w:rStyle w:val="Hyperlink"/>
            <w:rFonts w:ascii="Calibri" w:hAnsi="Calibri" w:cs="Calibri"/>
            <w:b/>
            <w:noProof/>
          </w:rPr>
          <w:t>4.2</w:t>
        </w:r>
        <w:r>
          <w:rPr>
            <w:rFonts w:eastAsiaTheme="minorEastAsia"/>
            <w:noProof/>
          </w:rPr>
          <w:tab/>
        </w:r>
        <w:r w:rsidRPr="002968B7">
          <w:rPr>
            <w:rStyle w:val="Hyperlink"/>
            <w:rFonts w:ascii="Calibri" w:hAnsi="Calibri" w:cs="Calibri"/>
            <w:b/>
            <w:noProof/>
          </w:rPr>
          <w:t>ETREN.PC02 – Provide an ability to perform RFI verification during Medicaid renewals.</w:t>
        </w:r>
        <w:r>
          <w:rPr>
            <w:noProof/>
            <w:webHidden/>
          </w:rPr>
          <w:tab/>
        </w:r>
        <w:r>
          <w:rPr>
            <w:noProof/>
            <w:webHidden/>
          </w:rPr>
          <w:fldChar w:fldCharType="begin"/>
        </w:r>
        <w:r>
          <w:rPr>
            <w:noProof/>
            <w:webHidden/>
          </w:rPr>
          <w:instrText xml:space="preserve"> PAGEREF _Toc212474276 \h </w:instrText>
        </w:r>
        <w:r>
          <w:rPr>
            <w:noProof/>
            <w:webHidden/>
          </w:rPr>
        </w:r>
        <w:r>
          <w:rPr>
            <w:noProof/>
            <w:webHidden/>
          </w:rPr>
          <w:fldChar w:fldCharType="separate"/>
        </w:r>
        <w:r>
          <w:rPr>
            <w:noProof/>
            <w:webHidden/>
          </w:rPr>
          <w:t>21</w:t>
        </w:r>
        <w:r>
          <w:rPr>
            <w:noProof/>
            <w:webHidden/>
          </w:rPr>
          <w:fldChar w:fldCharType="end"/>
        </w:r>
      </w:hyperlink>
    </w:p>
    <w:p w14:paraId="4405C62B" w14:textId="0C2144BF" w:rsidR="004B3EA6" w:rsidRDefault="004B3EA6">
      <w:pPr>
        <w:pStyle w:val="TOC3"/>
        <w:tabs>
          <w:tab w:val="left" w:pos="1320"/>
          <w:tab w:val="right" w:leader="dot" w:pos="9350"/>
        </w:tabs>
        <w:rPr>
          <w:rFonts w:eastAsiaTheme="minorEastAsia"/>
          <w:noProof/>
        </w:rPr>
      </w:pPr>
      <w:hyperlink w:anchor="_Toc212474278" w:history="1">
        <w:r w:rsidRPr="002968B7">
          <w:rPr>
            <w:rStyle w:val="Hyperlink"/>
            <w:rFonts w:ascii="Calibri" w:hAnsi="Calibri" w:cs="Calibri"/>
            <w:noProof/>
            <w14:scene3d>
              <w14:camera w14:prst="orthographicFront"/>
              <w14:lightRig w14:rig="threePt" w14:dir="t">
                <w14:rot w14:lat="0" w14:lon="0" w14:rev="0"/>
              </w14:lightRig>
            </w14:scene3d>
          </w:rPr>
          <w:t>4.2.1:</w:t>
        </w:r>
        <w:r>
          <w:rPr>
            <w:rFonts w:eastAsiaTheme="minorEastAsia"/>
            <w:noProof/>
          </w:rPr>
          <w:tab/>
        </w:r>
        <w:r w:rsidRPr="002968B7">
          <w:rPr>
            <w:rStyle w:val="Hyperlink"/>
            <w:rFonts w:ascii="Calibri" w:hAnsi="Calibri" w:cs="Calibri"/>
            <w:noProof/>
          </w:rPr>
          <w:t>Description</w:t>
        </w:r>
        <w:r>
          <w:rPr>
            <w:noProof/>
            <w:webHidden/>
          </w:rPr>
          <w:tab/>
        </w:r>
        <w:r>
          <w:rPr>
            <w:noProof/>
            <w:webHidden/>
          </w:rPr>
          <w:fldChar w:fldCharType="begin"/>
        </w:r>
        <w:r>
          <w:rPr>
            <w:noProof/>
            <w:webHidden/>
          </w:rPr>
          <w:instrText xml:space="preserve"> PAGEREF _Toc212474278 \h </w:instrText>
        </w:r>
        <w:r>
          <w:rPr>
            <w:noProof/>
            <w:webHidden/>
          </w:rPr>
        </w:r>
        <w:r>
          <w:rPr>
            <w:noProof/>
            <w:webHidden/>
          </w:rPr>
          <w:fldChar w:fldCharType="separate"/>
        </w:r>
        <w:r>
          <w:rPr>
            <w:noProof/>
            <w:webHidden/>
          </w:rPr>
          <w:t>21</w:t>
        </w:r>
        <w:r>
          <w:rPr>
            <w:noProof/>
            <w:webHidden/>
          </w:rPr>
          <w:fldChar w:fldCharType="end"/>
        </w:r>
      </w:hyperlink>
    </w:p>
    <w:p w14:paraId="2C903976" w14:textId="6AE052C7" w:rsidR="004B3EA6" w:rsidRDefault="004B3EA6">
      <w:pPr>
        <w:pStyle w:val="TOC3"/>
        <w:tabs>
          <w:tab w:val="left" w:pos="1320"/>
          <w:tab w:val="right" w:leader="dot" w:pos="9350"/>
        </w:tabs>
        <w:rPr>
          <w:rFonts w:eastAsiaTheme="minorEastAsia"/>
          <w:noProof/>
        </w:rPr>
      </w:pPr>
      <w:hyperlink w:anchor="_Toc212474279" w:history="1">
        <w:r w:rsidRPr="002968B7">
          <w:rPr>
            <w:rStyle w:val="Hyperlink"/>
            <w:rFonts w:ascii="Calibri" w:hAnsi="Calibri" w:cs="Calibri"/>
            <w:noProof/>
            <w14:scene3d>
              <w14:camera w14:prst="orthographicFront"/>
              <w14:lightRig w14:rig="threePt" w14:dir="t">
                <w14:rot w14:lat="0" w14:lon="0" w14:rev="0"/>
              </w14:lightRig>
            </w14:scene3d>
          </w:rPr>
          <w:t>4.2.2:</w:t>
        </w:r>
        <w:r>
          <w:rPr>
            <w:rFonts w:eastAsiaTheme="minorEastAsia"/>
            <w:noProof/>
          </w:rPr>
          <w:tab/>
        </w:r>
        <w:r w:rsidRPr="002968B7">
          <w:rPr>
            <w:rStyle w:val="Hyperlink"/>
            <w:rFonts w:ascii="Calibri" w:hAnsi="Calibri" w:cs="Calibri"/>
            <w:noProof/>
          </w:rPr>
          <w:t>Current System Behavior</w:t>
        </w:r>
        <w:r>
          <w:rPr>
            <w:noProof/>
            <w:webHidden/>
          </w:rPr>
          <w:tab/>
        </w:r>
        <w:r>
          <w:rPr>
            <w:noProof/>
            <w:webHidden/>
          </w:rPr>
          <w:fldChar w:fldCharType="begin"/>
        </w:r>
        <w:r>
          <w:rPr>
            <w:noProof/>
            <w:webHidden/>
          </w:rPr>
          <w:instrText xml:space="preserve"> PAGEREF _Toc212474279 \h </w:instrText>
        </w:r>
        <w:r>
          <w:rPr>
            <w:noProof/>
            <w:webHidden/>
          </w:rPr>
        </w:r>
        <w:r>
          <w:rPr>
            <w:noProof/>
            <w:webHidden/>
          </w:rPr>
          <w:fldChar w:fldCharType="separate"/>
        </w:r>
        <w:r>
          <w:rPr>
            <w:noProof/>
            <w:webHidden/>
          </w:rPr>
          <w:t>21</w:t>
        </w:r>
        <w:r>
          <w:rPr>
            <w:noProof/>
            <w:webHidden/>
          </w:rPr>
          <w:fldChar w:fldCharType="end"/>
        </w:r>
      </w:hyperlink>
    </w:p>
    <w:p w14:paraId="33F9358A" w14:textId="05687538" w:rsidR="004B3EA6" w:rsidRDefault="004B3EA6">
      <w:pPr>
        <w:pStyle w:val="TOC3"/>
        <w:tabs>
          <w:tab w:val="left" w:pos="1320"/>
          <w:tab w:val="right" w:leader="dot" w:pos="9350"/>
        </w:tabs>
        <w:rPr>
          <w:rFonts w:eastAsiaTheme="minorEastAsia"/>
          <w:noProof/>
        </w:rPr>
      </w:pPr>
      <w:hyperlink w:anchor="_Toc212474280" w:history="1">
        <w:r w:rsidRPr="002968B7">
          <w:rPr>
            <w:rStyle w:val="Hyperlink"/>
            <w:rFonts w:ascii="Calibri" w:hAnsi="Calibri" w:cs="Calibri"/>
            <w:noProof/>
            <w14:scene3d>
              <w14:camera w14:prst="orthographicFront"/>
              <w14:lightRig w14:rig="threePt" w14:dir="t">
                <w14:rot w14:lat="0" w14:lon="0" w14:rev="0"/>
              </w14:lightRig>
            </w14:scene3d>
          </w:rPr>
          <w:t>4.2.3:</w:t>
        </w:r>
        <w:r>
          <w:rPr>
            <w:rFonts w:eastAsiaTheme="minorEastAsia"/>
            <w:noProof/>
          </w:rPr>
          <w:tab/>
        </w:r>
        <w:r w:rsidRPr="002968B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_Toc212474280 \h </w:instrText>
        </w:r>
        <w:r>
          <w:rPr>
            <w:noProof/>
            <w:webHidden/>
          </w:rPr>
        </w:r>
        <w:r>
          <w:rPr>
            <w:noProof/>
            <w:webHidden/>
          </w:rPr>
          <w:fldChar w:fldCharType="separate"/>
        </w:r>
        <w:r>
          <w:rPr>
            <w:noProof/>
            <w:webHidden/>
          </w:rPr>
          <w:t>21</w:t>
        </w:r>
        <w:r>
          <w:rPr>
            <w:noProof/>
            <w:webHidden/>
          </w:rPr>
          <w:fldChar w:fldCharType="end"/>
        </w:r>
      </w:hyperlink>
    </w:p>
    <w:p w14:paraId="7A87C885" w14:textId="3E7041C2" w:rsidR="004B3EA6" w:rsidRDefault="004B3EA6">
      <w:pPr>
        <w:pStyle w:val="TOC3"/>
        <w:tabs>
          <w:tab w:val="left" w:pos="1320"/>
          <w:tab w:val="right" w:leader="dot" w:pos="9350"/>
        </w:tabs>
        <w:rPr>
          <w:rFonts w:eastAsiaTheme="minorEastAsia"/>
          <w:noProof/>
        </w:rPr>
      </w:pPr>
      <w:hyperlink w:anchor="_Toc212474281" w:history="1">
        <w:r w:rsidRPr="002968B7">
          <w:rPr>
            <w:rStyle w:val="Hyperlink"/>
            <w:rFonts w:ascii="Calibri" w:hAnsi="Calibri" w:cs="Calibri"/>
            <w:noProof/>
            <w14:scene3d>
              <w14:camera w14:prst="orthographicFront"/>
              <w14:lightRig w14:rig="threePt" w14:dir="t">
                <w14:rot w14:lat="0" w14:lon="0" w14:rev="0"/>
              </w14:lightRig>
            </w14:scene3d>
          </w:rPr>
          <w:t>4.2.4:</w:t>
        </w:r>
        <w:r>
          <w:rPr>
            <w:rFonts w:eastAsiaTheme="minorEastAsia"/>
            <w:noProof/>
          </w:rPr>
          <w:tab/>
        </w:r>
        <w:r w:rsidRPr="002968B7">
          <w:rPr>
            <w:rStyle w:val="Hyperlink"/>
            <w:rFonts w:ascii="Calibri" w:hAnsi="Calibri" w:cs="Calibri"/>
            <w:noProof/>
          </w:rPr>
          <w:t>Trigger(s)</w:t>
        </w:r>
        <w:r>
          <w:rPr>
            <w:noProof/>
            <w:webHidden/>
          </w:rPr>
          <w:tab/>
        </w:r>
        <w:r>
          <w:rPr>
            <w:noProof/>
            <w:webHidden/>
          </w:rPr>
          <w:fldChar w:fldCharType="begin"/>
        </w:r>
        <w:r>
          <w:rPr>
            <w:noProof/>
            <w:webHidden/>
          </w:rPr>
          <w:instrText xml:space="preserve"> PAGEREF _Toc212474281 \h </w:instrText>
        </w:r>
        <w:r>
          <w:rPr>
            <w:noProof/>
            <w:webHidden/>
          </w:rPr>
        </w:r>
        <w:r>
          <w:rPr>
            <w:noProof/>
            <w:webHidden/>
          </w:rPr>
          <w:fldChar w:fldCharType="separate"/>
        </w:r>
        <w:r>
          <w:rPr>
            <w:noProof/>
            <w:webHidden/>
          </w:rPr>
          <w:t>21</w:t>
        </w:r>
        <w:r>
          <w:rPr>
            <w:noProof/>
            <w:webHidden/>
          </w:rPr>
          <w:fldChar w:fldCharType="end"/>
        </w:r>
      </w:hyperlink>
    </w:p>
    <w:p w14:paraId="46248AE8" w14:textId="18DD4A31" w:rsidR="004B3EA6" w:rsidRDefault="004B3EA6">
      <w:pPr>
        <w:pStyle w:val="TOC3"/>
        <w:tabs>
          <w:tab w:val="left" w:pos="1320"/>
          <w:tab w:val="right" w:leader="dot" w:pos="9350"/>
        </w:tabs>
        <w:rPr>
          <w:rFonts w:eastAsiaTheme="minorEastAsia"/>
          <w:noProof/>
        </w:rPr>
      </w:pPr>
      <w:hyperlink w:anchor="_Toc212474282" w:history="1">
        <w:r w:rsidRPr="002968B7">
          <w:rPr>
            <w:rStyle w:val="Hyperlink"/>
            <w:rFonts w:ascii="Calibri" w:hAnsi="Calibri" w:cs="Calibri"/>
            <w:noProof/>
            <w14:scene3d>
              <w14:camera w14:prst="orthographicFront"/>
              <w14:lightRig w14:rig="threePt" w14:dir="t">
                <w14:rot w14:lat="0" w14:lon="0" w14:rev="0"/>
              </w14:lightRig>
            </w14:scene3d>
          </w:rPr>
          <w:t>4.2.5:</w:t>
        </w:r>
        <w:r>
          <w:rPr>
            <w:rFonts w:eastAsiaTheme="minorEastAsia"/>
            <w:noProof/>
          </w:rPr>
          <w:tab/>
        </w:r>
        <w:r w:rsidRPr="002968B7">
          <w:rPr>
            <w:rStyle w:val="Hyperlink"/>
            <w:rFonts w:ascii="Calibri" w:hAnsi="Calibri" w:cs="Calibri"/>
            <w:noProof/>
          </w:rPr>
          <w:t>Precondition(s)</w:t>
        </w:r>
        <w:r>
          <w:rPr>
            <w:noProof/>
            <w:webHidden/>
          </w:rPr>
          <w:tab/>
        </w:r>
        <w:r>
          <w:rPr>
            <w:noProof/>
            <w:webHidden/>
          </w:rPr>
          <w:fldChar w:fldCharType="begin"/>
        </w:r>
        <w:r>
          <w:rPr>
            <w:noProof/>
            <w:webHidden/>
          </w:rPr>
          <w:instrText xml:space="preserve"> PAGEREF _Toc212474282 \h </w:instrText>
        </w:r>
        <w:r>
          <w:rPr>
            <w:noProof/>
            <w:webHidden/>
          </w:rPr>
        </w:r>
        <w:r>
          <w:rPr>
            <w:noProof/>
            <w:webHidden/>
          </w:rPr>
          <w:fldChar w:fldCharType="separate"/>
        </w:r>
        <w:r>
          <w:rPr>
            <w:noProof/>
            <w:webHidden/>
          </w:rPr>
          <w:t>21</w:t>
        </w:r>
        <w:r>
          <w:rPr>
            <w:noProof/>
            <w:webHidden/>
          </w:rPr>
          <w:fldChar w:fldCharType="end"/>
        </w:r>
      </w:hyperlink>
    </w:p>
    <w:p w14:paraId="02F1B20A" w14:textId="0ADA9AFF" w:rsidR="004B3EA6" w:rsidRDefault="004B3EA6">
      <w:pPr>
        <w:pStyle w:val="TOC3"/>
        <w:tabs>
          <w:tab w:val="left" w:pos="1320"/>
          <w:tab w:val="right" w:leader="dot" w:pos="9350"/>
        </w:tabs>
        <w:rPr>
          <w:rFonts w:eastAsiaTheme="minorEastAsia"/>
          <w:noProof/>
        </w:rPr>
      </w:pPr>
      <w:hyperlink w:anchor="_Toc212474283" w:history="1">
        <w:r w:rsidRPr="002968B7">
          <w:rPr>
            <w:rStyle w:val="Hyperlink"/>
            <w:rFonts w:ascii="Calibri" w:hAnsi="Calibri" w:cs="Calibri"/>
            <w:noProof/>
            <w14:scene3d>
              <w14:camera w14:prst="orthographicFront"/>
              <w14:lightRig w14:rig="threePt" w14:dir="t">
                <w14:rot w14:lat="0" w14:lon="0" w14:rev="0"/>
              </w14:lightRig>
            </w14:scene3d>
          </w:rPr>
          <w:t>4.2.6:</w:t>
        </w:r>
        <w:r>
          <w:rPr>
            <w:rFonts w:eastAsiaTheme="minorEastAsia"/>
            <w:noProof/>
          </w:rPr>
          <w:tab/>
        </w:r>
        <w:r w:rsidRPr="002968B7">
          <w:rPr>
            <w:rStyle w:val="Hyperlink"/>
            <w:rFonts w:ascii="Calibri" w:hAnsi="Calibri" w:cs="Calibri"/>
            <w:noProof/>
          </w:rPr>
          <w:t>Postcondition(s)</w:t>
        </w:r>
        <w:r>
          <w:rPr>
            <w:noProof/>
            <w:webHidden/>
          </w:rPr>
          <w:tab/>
        </w:r>
        <w:r>
          <w:rPr>
            <w:noProof/>
            <w:webHidden/>
          </w:rPr>
          <w:fldChar w:fldCharType="begin"/>
        </w:r>
        <w:r>
          <w:rPr>
            <w:noProof/>
            <w:webHidden/>
          </w:rPr>
          <w:instrText xml:space="preserve"> PAGEREF _Toc212474283 \h </w:instrText>
        </w:r>
        <w:r>
          <w:rPr>
            <w:noProof/>
            <w:webHidden/>
          </w:rPr>
        </w:r>
        <w:r>
          <w:rPr>
            <w:noProof/>
            <w:webHidden/>
          </w:rPr>
          <w:fldChar w:fldCharType="separate"/>
        </w:r>
        <w:r>
          <w:rPr>
            <w:noProof/>
            <w:webHidden/>
          </w:rPr>
          <w:t>21</w:t>
        </w:r>
        <w:r>
          <w:rPr>
            <w:noProof/>
            <w:webHidden/>
          </w:rPr>
          <w:fldChar w:fldCharType="end"/>
        </w:r>
      </w:hyperlink>
    </w:p>
    <w:p w14:paraId="0D47CF40" w14:textId="5BFA06B0" w:rsidR="004B3EA6" w:rsidRDefault="004B3EA6">
      <w:pPr>
        <w:pStyle w:val="TOC3"/>
        <w:tabs>
          <w:tab w:val="left" w:pos="1320"/>
          <w:tab w:val="right" w:leader="dot" w:pos="9350"/>
        </w:tabs>
        <w:rPr>
          <w:rFonts w:eastAsiaTheme="minorEastAsia"/>
          <w:noProof/>
        </w:rPr>
      </w:pPr>
      <w:hyperlink w:anchor="_Toc212474284" w:history="1">
        <w:r w:rsidRPr="002968B7">
          <w:rPr>
            <w:rStyle w:val="Hyperlink"/>
            <w:rFonts w:ascii="Calibri" w:hAnsi="Calibri" w:cs="Calibri"/>
            <w:noProof/>
            <w14:scene3d>
              <w14:camera w14:prst="orthographicFront"/>
              <w14:lightRig w14:rig="threePt" w14:dir="t">
                <w14:rot w14:lat="0" w14:lon="0" w14:rev="0"/>
              </w14:lightRig>
            </w14:scene3d>
          </w:rPr>
          <w:t>4.2.7:</w:t>
        </w:r>
        <w:r>
          <w:rPr>
            <w:rFonts w:eastAsiaTheme="minorEastAsia"/>
            <w:noProof/>
          </w:rPr>
          <w:tab/>
        </w:r>
        <w:r w:rsidRPr="002968B7">
          <w:rPr>
            <w:rStyle w:val="Hyperlink"/>
            <w:rFonts w:ascii="Calibri" w:hAnsi="Calibri" w:cs="Calibri"/>
            <w:noProof/>
          </w:rPr>
          <w:t>Proposed Solution Specification</w:t>
        </w:r>
        <w:r>
          <w:rPr>
            <w:noProof/>
            <w:webHidden/>
          </w:rPr>
          <w:tab/>
        </w:r>
        <w:r>
          <w:rPr>
            <w:noProof/>
            <w:webHidden/>
          </w:rPr>
          <w:fldChar w:fldCharType="begin"/>
        </w:r>
        <w:r>
          <w:rPr>
            <w:noProof/>
            <w:webHidden/>
          </w:rPr>
          <w:instrText xml:space="preserve"> PAGEREF _Toc212474284 \h </w:instrText>
        </w:r>
        <w:r>
          <w:rPr>
            <w:noProof/>
            <w:webHidden/>
          </w:rPr>
        </w:r>
        <w:r>
          <w:rPr>
            <w:noProof/>
            <w:webHidden/>
          </w:rPr>
          <w:fldChar w:fldCharType="separate"/>
        </w:r>
        <w:r>
          <w:rPr>
            <w:noProof/>
            <w:webHidden/>
          </w:rPr>
          <w:t>21</w:t>
        </w:r>
        <w:r>
          <w:rPr>
            <w:noProof/>
            <w:webHidden/>
          </w:rPr>
          <w:fldChar w:fldCharType="end"/>
        </w:r>
      </w:hyperlink>
    </w:p>
    <w:p w14:paraId="16E684C6" w14:textId="1332883E" w:rsidR="004B3EA6" w:rsidRDefault="004B3EA6">
      <w:pPr>
        <w:pStyle w:val="TOC3"/>
        <w:tabs>
          <w:tab w:val="left" w:pos="1320"/>
          <w:tab w:val="right" w:leader="dot" w:pos="9350"/>
        </w:tabs>
        <w:rPr>
          <w:rFonts w:eastAsiaTheme="minorEastAsia"/>
          <w:noProof/>
        </w:rPr>
      </w:pPr>
      <w:hyperlink w:anchor="_Toc212474285" w:history="1">
        <w:r w:rsidRPr="002968B7">
          <w:rPr>
            <w:rStyle w:val="Hyperlink"/>
            <w:rFonts w:ascii="Calibri" w:hAnsi="Calibri" w:cs="Calibri"/>
            <w:noProof/>
            <w14:scene3d>
              <w14:camera w14:prst="orthographicFront"/>
              <w14:lightRig w14:rig="threePt" w14:dir="t">
                <w14:rot w14:lat="0" w14:lon="0" w14:rev="0"/>
              </w14:lightRig>
            </w14:scene3d>
          </w:rPr>
          <w:t>4.2.8:</w:t>
        </w:r>
        <w:r>
          <w:rPr>
            <w:rFonts w:eastAsiaTheme="minorEastAsia"/>
            <w:noProof/>
          </w:rPr>
          <w:tab/>
        </w:r>
        <w:r w:rsidRPr="002968B7">
          <w:rPr>
            <w:rStyle w:val="Hyperlink"/>
            <w:rFonts w:ascii="Calibri" w:hAnsi="Calibri" w:cs="Calibri"/>
            <w:noProof/>
          </w:rPr>
          <w:t>UI/UX</w:t>
        </w:r>
        <w:r>
          <w:rPr>
            <w:noProof/>
            <w:webHidden/>
          </w:rPr>
          <w:tab/>
        </w:r>
        <w:r>
          <w:rPr>
            <w:noProof/>
            <w:webHidden/>
          </w:rPr>
          <w:fldChar w:fldCharType="begin"/>
        </w:r>
        <w:r>
          <w:rPr>
            <w:noProof/>
            <w:webHidden/>
          </w:rPr>
          <w:instrText xml:space="preserve"> PAGEREF _Toc212474285 \h </w:instrText>
        </w:r>
        <w:r>
          <w:rPr>
            <w:noProof/>
            <w:webHidden/>
          </w:rPr>
        </w:r>
        <w:r>
          <w:rPr>
            <w:noProof/>
            <w:webHidden/>
          </w:rPr>
          <w:fldChar w:fldCharType="separate"/>
        </w:r>
        <w:r>
          <w:rPr>
            <w:noProof/>
            <w:webHidden/>
          </w:rPr>
          <w:t>32</w:t>
        </w:r>
        <w:r>
          <w:rPr>
            <w:noProof/>
            <w:webHidden/>
          </w:rPr>
          <w:fldChar w:fldCharType="end"/>
        </w:r>
      </w:hyperlink>
    </w:p>
    <w:p w14:paraId="24806515" w14:textId="11230509" w:rsidR="004B3EA6" w:rsidRDefault="004B3EA6">
      <w:pPr>
        <w:pStyle w:val="TOC3"/>
        <w:tabs>
          <w:tab w:val="left" w:pos="1320"/>
          <w:tab w:val="right" w:leader="dot" w:pos="9350"/>
        </w:tabs>
        <w:rPr>
          <w:rFonts w:eastAsiaTheme="minorEastAsia"/>
          <w:noProof/>
        </w:rPr>
      </w:pPr>
      <w:hyperlink w:anchor="_Toc212474286" w:history="1">
        <w:r w:rsidRPr="002968B7">
          <w:rPr>
            <w:rStyle w:val="Hyperlink"/>
            <w:rFonts w:ascii="Calibri" w:hAnsi="Calibri" w:cs="Calibri"/>
            <w:noProof/>
            <w14:scene3d>
              <w14:camera w14:prst="orthographicFront"/>
              <w14:lightRig w14:rig="threePt" w14:dir="t">
                <w14:rot w14:lat="0" w14:lon="0" w14:rev="0"/>
              </w14:lightRig>
            </w14:scene3d>
          </w:rPr>
          <w:t>4.2.9:</w:t>
        </w:r>
        <w:r>
          <w:rPr>
            <w:rFonts w:eastAsiaTheme="minorEastAsia"/>
            <w:noProof/>
          </w:rPr>
          <w:tab/>
        </w:r>
        <w:r w:rsidRPr="002968B7">
          <w:rPr>
            <w:rStyle w:val="Hyperlink"/>
            <w:rFonts w:ascii="Calibri" w:hAnsi="Calibri" w:cs="Calibri"/>
            <w:noProof/>
          </w:rPr>
          <w:t>Special Design Consideration &amp; Transaction Information</w:t>
        </w:r>
        <w:r>
          <w:rPr>
            <w:noProof/>
            <w:webHidden/>
          </w:rPr>
          <w:tab/>
        </w:r>
        <w:r>
          <w:rPr>
            <w:noProof/>
            <w:webHidden/>
          </w:rPr>
          <w:fldChar w:fldCharType="begin"/>
        </w:r>
        <w:r>
          <w:rPr>
            <w:noProof/>
            <w:webHidden/>
          </w:rPr>
          <w:instrText xml:space="preserve"> PAGEREF _Toc212474286 \h </w:instrText>
        </w:r>
        <w:r>
          <w:rPr>
            <w:noProof/>
            <w:webHidden/>
          </w:rPr>
        </w:r>
        <w:r>
          <w:rPr>
            <w:noProof/>
            <w:webHidden/>
          </w:rPr>
          <w:fldChar w:fldCharType="separate"/>
        </w:r>
        <w:r>
          <w:rPr>
            <w:noProof/>
            <w:webHidden/>
          </w:rPr>
          <w:t>41</w:t>
        </w:r>
        <w:r>
          <w:rPr>
            <w:noProof/>
            <w:webHidden/>
          </w:rPr>
          <w:fldChar w:fldCharType="end"/>
        </w:r>
      </w:hyperlink>
    </w:p>
    <w:p w14:paraId="6CB293F5" w14:textId="0E6CC360" w:rsidR="004B3EA6" w:rsidRDefault="004B3EA6">
      <w:pPr>
        <w:pStyle w:val="TOC2"/>
        <w:rPr>
          <w:rFonts w:eastAsiaTheme="minorEastAsia"/>
          <w:noProof/>
        </w:rPr>
      </w:pPr>
      <w:hyperlink w:anchor="_Toc212474287" w:history="1">
        <w:r w:rsidRPr="002968B7">
          <w:rPr>
            <w:rStyle w:val="Hyperlink"/>
            <w:rFonts w:ascii="Calibri" w:hAnsi="Calibri" w:cs="Calibri"/>
            <w:b/>
            <w:noProof/>
          </w:rPr>
          <w:t>4.3</w:t>
        </w:r>
        <w:r>
          <w:rPr>
            <w:rFonts w:eastAsiaTheme="minorEastAsia"/>
            <w:noProof/>
          </w:rPr>
          <w:tab/>
        </w:r>
        <w:r w:rsidRPr="002968B7">
          <w:rPr>
            <w:rStyle w:val="Hyperlink"/>
            <w:rFonts w:ascii="Calibri" w:hAnsi="Calibri" w:cs="Calibri"/>
            <w:b/>
            <w:noProof/>
          </w:rPr>
          <w:t>ETREN.PC03 –Impact of RFI Verification over the MH renewal reinstated due to Address update (Omnibus).</w:t>
        </w:r>
        <w:r>
          <w:rPr>
            <w:noProof/>
            <w:webHidden/>
          </w:rPr>
          <w:tab/>
        </w:r>
        <w:r>
          <w:rPr>
            <w:noProof/>
            <w:webHidden/>
          </w:rPr>
          <w:fldChar w:fldCharType="begin"/>
        </w:r>
        <w:r>
          <w:rPr>
            <w:noProof/>
            <w:webHidden/>
          </w:rPr>
          <w:instrText xml:space="preserve"> PAGEREF _Toc212474287 \h </w:instrText>
        </w:r>
        <w:r>
          <w:rPr>
            <w:noProof/>
            <w:webHidden/>
          </w:rPr>
        </w:r>
        <w:r>
          <w:rPr>
            <w:noProof/>
            <w:webHidden/>
          </w:rPr>
          <w:fldChar w:fldCharType="separate"/>
        </w:r>
        <w:r>
          <w:rPr>
            <w:noProof/>
            <w:webHidden/>
          </w:rPr>
          <w:t>42</w:t>
        </w:r>
        <w:r>
          <w:rPr>
            <w:noProof/>
            <w:webHidden/>
          </w:rPr>
          <w:fldChar w:fldCharType="end"/>
        </w:r>
      </w:hyperlink>
    </w:p>
    <w:p w14:paraId="19E2FE7A" w14:textId="13F939BC" w:rsidR="004B3EA6" w:rsidRDefault="004B3EA6">
      <w:pPr>
        <w:pStyle w:val="TOC3"/>
        <w:tabs>
          <w:tab w:val="left" w:pos="1320"/>
          <w:tab w:val="right" w:leader="dot" w:pos="9350"/>
        </w:tabs>
        <w:rPr>
          <w:rFonts w:eastAsiaTheme="minorEastAsia"/>
          <w:noProof/>
        </w:rPr>
      </w:pPr>
      <w:hyperlink w:anchor="_Toc212474289" w:history="1">
        <w:r w:rsidRPr="002968B7">
          <w:rPr>
            <w:rStyle w:val="Hyperlink"/>
            <w:rFonts w:ascii="Calibri" w:hAnsi="Calibri" w:cs="Calibri"/>
            <w:noProof/>
            <w14:scene3d>
              <w14:camera w14:prst="orthographicFront"/>
              <w14:lightRig w14:rig="threePt" w14:dir="t">
                <w14:rot w14:lat="0" w14:lon="0" w14:rev="0"/>
              </w14:lightRig>
            </w14:scene3d>
          </w:rPr>
          <w:t>4.3.1:</w:t>
        </w:r>
        <w:r>
          <w:rPr>
            <w:rFonts w:eastAsiaTheme="minorEastAsia"/>
            <w:noProof/>
          </w:rPr>
          <w:tab/>
        </w:r>
        <w:r w:rsidRPr="002968B7">
          <w:rPr>
            <w:rStyle w:val="Hyperlink"/>
            <w:rFonts w:ascii="Calibri" w:hAnsi="Calibri" w:cs="Calibri"/>
            <w:noProof/>
          </w:rPr>
          <w:t>Description</w:t>
        </w:r>
        <w:r>
          <w:rPr>
            <w:noProof/>
            <w:webHidden/>
          </w:rPr>
          <w:tab/>
        </w:r>
        <w:r>
          <w:rPr>
            <w:noProof/>
            <w:webHidden/>
          </w:rPr>
          <w:fldChar w:fldCharType="begin"/>
        </w:r>
        <w:r>
          <w:rPr>
            <w:noProof/>
            <w:webHidden/>
          </w:rPr>
          <w:instrText xml:space="preserve"> PAGEREF _Toc212474289 \h </w:instrText>
        </w:r>
        <w:r>
          <w:rPr>
            <w:noProof/>
            <w:webHidden/>
          </w:rPr>
        </w:r>
        <w:r>
          <w:rPr>
            <w:noProof/>
            <w:webHidden/>
          </w:rPr>
          <w:fldChar w:fldCharType="separate"/>
        </w:r>
        <w:r>
          <w:rPr>
            <w:noProof/>
            <w:webHidden/>
          </w:rPr>
          <w:t>42</w:t>
        </w:r>
        <w:r>
          <w:rPr>
            <w:noProof/>
            <w:webHidden/>
          </w:rPr>
          <w:fldChar w:fldCharType="end"/>
        </w:r>
      </w:hyperlink>
    </w:p>
    <w:p w14:paraId="34494FBC" w14:textId="4044B191" w:rsidR="004B3EA6" w:rsidRDefault="004B3EA6">
      <w:pPr>
        <w:pStyle w:val="TOC3"/>
        <w:tabs>
          <w:tab w:val="left" w:pos="1320"/>
          <w:tab w:val="right" w:leader="dot" w:pos="9350"/>
        </w:tabs>
        <w:rPr>
          <w:rFonts w:eastAsiaTheme="minorEastAsia"/>
          <w:noProof/>
        </w:rPr>
      </w:pPr>
      <w:hyperlink w:anchor="_Toc212474290" w:history="1">
        <w:r w:rsidRPr="002968B7">
          <w:rPr>
            <w:rStyle w:val="Hyperlink"/>
            <w:rFonts w:ascii="Calibri" w:hAnsi="Calibri" w:cs="Calibri"/>
            <w:noProof/>
            <w14:scene3d>
              <w14:camera w14:prst="orthographicFront"/>
              <w14:lightRig w14:rig="threePt" w14:dir="t">
                <w14:rot w14:lat="0" w14:lon="0" w14:rev="0"/>
              </w14:lightRig>
            </w14:scene3d>
          </w:rPr>
          <w:t>4.3.2:</w:t>
        </w:r>
        <w:r>
          <w:rPr>
            <w:rFonts w:eastAsiaTheme="minorEastAsia"/>
            <w:noProof/>
          </w:rPr>
          <w:tab/>
        </w:r>
        <w:r w:rsidRPr="002968B7">
          <w:rPr>
            <w:rStyle w:val="Hyperlink"/>
            <w:rFonts w:ascii="Calibri" w:hAnsi="Calibri" w:cs="Calibri"/>
            <w:noProof/>
          </w:rPr>
          <w:t>Current System Behavior</w:t>
        </w:r>
        <w:r>
          <w:rPr>
            <w:noProof/>
            <w:webHidden/>
          </w:rPr>
          <w:tab/>
        </w:r>
        <w:r>
          <w:rPr>
            <w:noProof/>
            <w:webHidden/>
          </w:rPr>
          <w:fldChar w:fldCharType="begin"/>
        </w:r>
        <w:r>
          <w:rPr>
            <w:noProof/>
            <w:webHidden/>
          </w:rPr>
          <w:instrText xml:space="preserve"> PAGEREF _Toc212474290 \h </w:instrText>
        </w:r>
        <w:r>
          <w:rPr>
            <w:noProof/>
            <w:webHidden/>
          </w:rPr>
        </w:r>
        <w:r>
          <w:rPr>
            <w:noProof/>
            <w:webHidden/>
          </w:rPr>
          <w:fldChar w:fldCharType="separate"/>
        </w:r>
        <w:r>
          <w:rPr>
            <w:noProof/>
            <w:webHidden/>
          </w:rPr>
          <w:t>42</w:t>
        </w:r>
        <w:r>
          <w:rPr>
            <w:noProof/>
            <w:webHidden/>
          </w:rPr>
          <w:fldChar w:fldCharType="end"/>
        </w:r>
      </w:hyperlink>
    </w:p>
    <w:p w14:paraId="7B84A8B9" w14:textId="525BAC9C" w:rsidR="004B3EA6" w:rsidRDefault="004B3EA6">
      <w:pPr>
        <w:pStyle w:val="TOC3"/>
        <w:tabs>
          <w:tab w:val="left" w:pos="1320"/>
          <w:tab w:val="right" w:leader="dot" w:pos="9350"/>
        </w:tabs>
        <w:rPr>
          <w:rFonts w:eastAsiaTheme="minorEastAsia"/>
          <w:noProof/>
        </w:rPr>
      </w:pPr>
      <w:hyperlink w:anchor="_Toc212474291" w:history="1">
        <w:r w:rsidRPr="002968B7">
          <w:rPr>
            <w:rStyle w:val="Hyperlink"/>
            <w:rFonts w:ascii="Calibri" w:hAnsi="Calibri" w:cs="Calibri"/>
            <w:noProof/>
            <w14:scene3d>
              <w14:camera w14:prst="orthographicFront"/>
              <w14:lightRig w14:rig="threePt" w14:dir="t">
                <w14:rot w14:lat="0" w14:lon="0" w14:rev="0"/>
              </w14:lightRig>
            </w14:scene3d>
          </w:rPr>
          <w:t>4.3.3:</w:t>
        </w:r>
        <w:r>
          <w:rPr>
            <w:rFonts w:eastAsiaTheme="minorEastAsia"/>
            <w:noProof/>
          </w:rPr>
          <w:tab/>
        </w:r>
        <w:r w:rsidRPr="002968B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_Toc212474291 \h </w:instrText>
        </w:r>
        <w:r>
          <w:rPr>
            <w:noProof/>
            <w:webHidden/>
          </w:rPr>
        </w:r>
        <w:r>
          <w:rPr>
            <w:noProof/>
            <w:webHidden/>
          </w:rPr>
          <w:fldChar w:fldCharType="separate"/>
        </w:r>
        <w:r>
          <w:rPr>
            <w:noProof/>
            <w:webHidden/>
          </w:rPr>
          <w:t>42</w:t>
        </w:r>
        <w:r>
          <w:rPr>
            <w:noProof/>
            <w:webHidden/>
          </w:rPr>
          <w:fldChar w:fldCharType="end"/>
        </w:r>
      </w:hyperlink>
    </w:p>
    <w:p w14:paraId="2B49C1B6" w14:textId="054B80B6" w:rsidR="004B3EA6" w:rsidRDefault="004B3EA6">
      <w:pPr>
        <w:pStyle w:val="TOC3"/>
        <w:tabs>
          <w:tab w:val="left" w:pos="1320"/>
          <w:tab w:val="right" w:leader="dot" w:pos="9350"/>
        </w:tabs>
        <w:rPr>
          <w:rFonts w:eastAsiaTheme="minorEastAsia"/>
          <w:noProof/>
        </w:rPr>
      </w:pPr>
      <w:hyperlink w:anchor="_Toc212474292" w:history="1">
        <w:r w:rsidRPr="002968B7">
          <w:rPr>
            <w:rStyle w:val="Hyperlink"/>
            <w:rFonts w:ascii="Calibri" w:hAnsi="Calibri" w:cs="Calibri"/>
            <w:noProof/>
            <w14:scene3d>
              <w14:camera w14:prst="orthographicFront"/>
              <w14:lightRig w14:rig="threePt" w14:dir="t">
                <w14:rot w14:lat="0" w14:lon="0" w14:rev="0"/>
              </w14:lightRig>
            </w14:scene3d>
          </w:rPr>
          <w:t>4.3.4:</w:t>
        </w:r>
        <w:r>
          <w:rPr>
            <w:rFonts w:eastAsiaTheme="minorEastAsia"/>
            <w:noProof/>
          </w:rPr>
          <w:tab/>
        </w:r>
        <w:r w:rsidRPr="002968B7">
          <w:rPr>
            <w:rStyle w:val="Hyperlink"/>
            <w:rFonts w:ascii="Calibri" w:hAnsi="Calibri" w:cs="Calibri"/>
            <w:noProof/>
          </w:rPr>
          <w:t>Trigger(s)</w:t>
        </w:r>
        <w:r>
          <w:rPr>
            <w:noProof/>
            <w:webHidden/>
          </w:rPr>
          <w:tab/>
        </w:r>
        <w:r>
          <w:rPr>
            <w:noProof/>
            <w:webHidden/>
          </w:rPr>
          <w:fldChar w:fldCharType="begin"/>
        </w:r>
        <w:r>
          <w:rPr>
            <w:noProof/>
            <w:webHidden/>
          </w:rPr>
          <w:instrText xml:space="preserve"> PAGEREF _Toc212474292 \h </w:instrText>
        </w:r>
        <w:r>
          <w:rPr>
            <w:noProof/>
            <w:webHidden/>
          </w:rPr>
        </w:r>
        <w:r>
          <w:rPr>
            <w:noProof/>
            <w:webHidden/>
          </w:rPr>
          <w:fldChar w:fldCharType="separate"/>
        </w:r>
        <w:r>
          <w:rPr>
            <w:noProof/>
            <w:webHidden/>
          </w:rPr>
          <w:t>42</w:t>
        </w:r>
        <w:r>
          <w:rPr>
            <w:noProof/>
            <w:webHidden/>
          </w:rPr>
          <w:fldChar w:fldCharType="end"/>
        </w:r>
      </w:hyperlink>
    </w:p>
    <w:p w14:paraId="47992A60" w14:textId="4EC53E1D" w:rsidR="004B3EA6" w:rsidRDefault="004B3EA6">
      <w:pPr>
        <w:pStyle w:val="TOC3"/>
        <w:tabs>
          <w:tab w:val="left" w:pos="1320"/>
          <w:tab w:val="right" w:leader="dot" w:pos="9350"/>
        </w:tabs>
        <w:rPr>
          <w:rFonts w:eastAsiaTheme="minorEastAsia"/>
          <w:noProof/>
        </w:rPr>
      </w:pPr>
      <w:hyperlink w:anchor="_Toc212474293" w:history="1">
        <w:r w:rsidRPr="002968B7">
          <w:rPr>
            <w:rStyle w:val="Hyperlink"/>
            <w:rFonts w:ascii="Calibri" w:hAnsi="Calibri" w:cs="Calibri"/>
            <w:noProof/>
            <w14:scene3d>
              <w14:camera w14:prst="orthographicFront"/>
              <w14:lightRig w14:rig="threePt" w14:dir="t">
                <w14:rot w14:lat="0" w14:lon="0" w14:rev="0"/>
              </w14:lightRig>
            </w14:scene3d>
          </w:rPr>
          <w:t>4.3.5:</w:t>
        </w:r>
        <w:r>
          <w:rPr>
            <w:rFonts w:eastAsiaTheme="minorEastAsia"/>
            <w:noProof/>
          </w:rPr>
          <w:tab/>
        </w:r>
        <w:r w:rsidRPr="002968B7">
          <w:rPr>
            <w:rStyle w:val="Hyperlink"/>
            <w:rFonts w:ascii="Calibri" w:hAnsi="Calibri" w:cs="Calibri"/>
            <w:noProof/>
          </w:rPr>
          <w:t>Precondition(s)</w:t>
        </w:r>
        <w:r>
          <w:rPr>
            <w:noProof/>
            <w:webHidden/>
          </w:rPr>
          <w:tab/>
        </w:r>
        <w:r>
          <w:rPr>
            <w:noProof/>
            <w:webHidden/>
          </w:rPr>
          <w:fldChar w:fldCharType="begin"/>
        </w:r>
        <w:r>
          <w:rPr>
            <w:noProof/>
            <w:webHidden/>
          </w:rPr>
          <w:instrText xml:space="preserve"> PAGEREF _Toc212474293 \h </w:instrText>
        </w:r>
        <w:r>
          <w:rPr>
            <w:noProof/>
            <w:webHidden/>
          </w:rPr>
        </w:r>
        <w:r>
          <w:rPr>
            <w:noProof/>
            <w:webHidden/>
          </w:rPr>
          <w:fldChar w:fldCharType="separate"/>
        </w:r>
        <w:r>
          <w:rPr>
            <w:noProof/>
            <w:webHidden/>
          </w:rPr>
          <w:t>42</w:t>
        </w:r>
        <w:r>
          <w:rPr>
            <w:noProof/>
            <w:webHidden/>
          </w:rPr>
          <w:fldChar w:fldCharType="end"/>
        </w:r>
      </w:hyperlink>
    </w:p>
    <w:p w14:paraId="59FB74BF" w14:textId="36BD944F" w:rsidR="004B3EA6" w:rsidRDefault="004B3EA6">
      <w:pPr>
        <w:pStyle w:val="TOC3"/>
        <w:tabs>
          <w:tab w:val="left" w:pos="1320"/>
          <w:tab w:val="right" w:leader="dot" w:pos="9350"/>
        </w:tabs>
        <w:rPr>
          <w:rFonts w:eastAsiaTheme="minorEastAsia"/>
          <w:noProof/>
        </w:rPr>
      </w:pPr>
      <w:hyperlink w:anchor="_Toc212474294" w:history="1">
        <w:r w:rsidRPr="002968B7">
          <w:rPr>
            <w:rStyle w:val="Hyperlink"/>
            <w:rFonts w:ascii="Calibri" w:hAnsi="Calibri" w:cs="Calibri"/>
            <w:noProof/>
            <w14:scene3d>
              <w14:camera w14:prst="orthographicFront"/>
              <w14:lightRig w14:rig="threePt" w14:dir="t">
                <w14:rot w14:lat="0" w14:lon="0" w14:rev="0"/>
              </w14:lightRig>
            </w14:scene3d>
          </w:rPr>
          <w:t>4.3.6:</w:t>
        </w:r>
        <w:r>
          <w:rPr>
            <w:rFonts w:eastAsiaTheme="minorEastAsia"/>
            <w:noProof/>
          </w:rPr>
          <w:tab/>
        </w:r>
        <w:r w:rsidRPr="002968B7">
          <w:rPr>
            <w:rStyle w:val="Hyperlink"/>
            <w:rFonts w:ascii="Calibri" w:hAnsi="Calibri" w:cs="Calibri"/>
            <w:noProof/>
          </w:rPr>
          <w:t>Postcondition(s)</w:t>
        </w:r>
        <w:r>
          <w:rPr>
            <w:noProof/>
            <w:webHidden/>
          </w:rPr>
          <w:tab/>
        </w:r>
        <w:r>
          <w:rPr>
            <w:noProof/>
            <w:webHidden/>
          </w:rPr>
          <w:fldChar w:fldCharType="begin"/>
        </w:r>
        <w:r>
          <w:rPr>
            <w:noProof/>
            <w:webHidden/>
          </w:rPr>
          <w:instrText xml:space="preserve"> PAGEREF _Toc212474294 \h </w:instrText>
        </w:r>
        <w:r>
          <w:rPr>
            <w:noProof/>
            <w:webHidden/>
          </w:rPr>
        </w:r>
        <w:r>
          <w:rPr>
            <w:noProof/>
            <w:webHidden/>
          </w:rPr>
          <w:fldChar w:fldCharType="separate"/>
        </w:r>
        <w:r>
          <w:rPr>
            <w:noProof/>
            <w:webHidden/>
          </w:rPr>
          <w:t>42</w:t>
        </w:r>
        <w:r>
          <w:rPr>
            <w:noProof/>
            <w:webHidden/>
          </w:rPr>
          <w:fldChar w:fldCharType="end"/>
        </w:r>
      </w:hyperlink>
    </w:p>
    <w:p w14:paraId="1EBAB55B" w14:textId="771AC90C" w:rsidR="004B3EA6" w:rsidRDefault="004B3EA6">
      <w:pPr>
        <w:pStyle w:val="TOC3"/>
        <w:tabs>
          <w:tab w:val="left" w:pos="1320"/>
          <w:tab w:val="right" w:leader="dot" w:pos="9350"/>
        </w:tabs>
        <w:rPr>
          <w:rFonts w:eastAsiaTheme="minorEastAsia"/>
          <w:noProof/>
        </w:rPr>
      </w:pPr>
      <w:hyperlink w:anchor="_Toc212474295" w:history="1">
        <w:r w:rsidRPr="002968B7">
          <w:rPr>
            <w:rStyle w:val="Hyperlink"/>
            <w:rFonts w:ascii="Calibri" w:hAnsi="Calibri" w:cs="Calibri"/>
            <w:noProof/>
            <w14:scene3d>
              <w14:camera w14:prst="orthographicFront"/>
              <w14:lightRig w14:rig="threePt" w14:dir="t">
                <w14:rot w14:lat="0" w14:lon="0" w14:rev="0"/>
              </w14:lightRig>
            </w14:scene3d>
          </w:rPr>
          <w:t>4.3.7:</w:t>
        </w:r>
        <w:r>
          <w:rPr>
            <w:rFonts w:eastAsiaTheme="minorEastAsia"/>
            <w:noProof/>
          </w:rPr>
          <w:tab/>
        </w:r>
        <w:r w:rsidRPr="002968B7">
          <w:rPr>
            <w:rStyle w:val="Hyperlink"/>
            <w:rFonts w:ascii="Calibri" w:hAnsi="Calibri" w:cs="Calibri"/>
            <w:noProof/>
          </w:rPr>
          <w:t>Description</w:t>
        </w:r>
        <w:r>
          <w:rPr>
            <w:noProof/>
            <w:webHidden/>
          </w:rPr>
          <w:tab/>
        </w:r>
        <w:r>
          <w:rPr>
            <w:noProof/>
            <w:webHidden/>
          </w:rPr>
          <w:fldChar w:fldCharType="begin"/>
        </w:r>
        <w:r>
          <w:rPr>
            <w:noProof/>
            <w:webHidden/>
          </w:rPr>
          <w:instrText xml:space="preserve"> PAGEREF _Toc212474295 \h </w:instrText>
        </w:r>
        <w:r>
          <w:rPr>
            <w:noProof/>
            <w:webHidden/>
          </w:rPr>
        </w:r>
        <w:r>
          <w:rPr>
            <w:noProof/>
            <w:webHidden/>
          </w:rPr>
          <w:fldChar w:fldCharType="separate"/>
        </w:r>
        <w:r>
          <w:rPr>
            <w:noProof/>
            <w:webHidden/>
          </w:rPr>
          <w:t>42</w:t>
        </w:r>
        <w:r>
          <w:rPr>
            <w:noProof/>
            <w:webHidden/>
          </w:rPr>
          <w:fldChar w:fldCharType="end"/>
        </w:r>
      </w:hyperlink>
    </w:p>
    <w:p w14:paraId="7BCC2219" w14:textId="62CA17F9" w:rsidR="004B3EA6" w:rsidRDefault="004B3EA6">
      <w:pPr>
        <w:pStyle w:val="TOC3"/>
        <w:tabs>
          <w:tab w:val="left" w:pos="1320"/>
          <w:tab w:val="right" w:leader="dot" w:pos="9350"/>
        </w:tabs>
        <w:rPr>
          <w:rFonts w:eastAsiaTheme="minorEastAsia"/>
          <w:noProof/>
        </w:rPr>
      </w:pPr>
      <w:hyperlink w:anchor="_Toc212474296" w:history="1">
        <w:r w:rsidRPr="002968B7">
          <w:rPr>
            <w:rStyle w:val="Hyperlink"/>
            <w:rFonts w:ascii="Calibri" w:hAnsi="Calibri" w:cs="Calibri"/>
            <w:noProof/>
            <w14:scene3d>
              <w14:camera w14:prst="orthographicFront"/>
              <w14:lightRig w14:rig="threePt" w14:dir="t">
                <w14:rot w14:lat="0" w14:lon="0" w14:rev="0"/>
              </w14:lightRig>
            </w14:scene3d>
          </w:rPr>
          <w:t>4.3.8:</w:t>
        </w:r>
        <w:r>
          <w:rPr>
            <w:rFonts w:eastAsiaTheme="minorEastAsia"/>
            <w:noProof/>
          </w:rPr>
          <w:tab/>
        </w:r>
        <w:r w:rsidRPr="002968B7">
          <w:rPr>
            <w:rStyle w:val="Hyperlink"/>
            <w:rFonts w:ascii="Calibri" w:hAnsi="Calibri" w:cs="Calibri"/>
            <w:noProof/>
          </w:rPr>
          <w:t>Proposed Solution Specification</w:t>
        </w:r>
        <w:r>
          <w:rPr>
            <w:noProof/>
            <w:webHidden/>
          </w:rPr>
          <w:tab/>
        </w:r>
        <w:r>
          <w:rPr>
            <w:noProof/>
            <w:webHidden/>
          </w:rPr>
          <w:fldChar w:fldCharType="begin"/>
        </w:r>
        <w:r>
          <w:rPr>
            <w:noProof/>
            <w:webHidden/>
          </w:rPr>
          <w:instrText xml:space="preserve"> PAGEREF _Toc212474296 \h </w:instrText>
        </w:r>
        <w:r>
          <w:rPr>
            <w:noProof/>
            <w:webHidden/>
          </w:rPr>
        </w:r>
        <w:r>
          <w:rPr>
            <w:noProof/>
            <w:webHidden/>
          </w:rPr>
          <w:fldChar w:fldCharType="separate"/>
        </w:r>
        <w:r>
          <w:rPr>
            <w:noProof/>
            <w:webHidden/>
          </w:rPr>
          <w:t>42</w:t>
        </w:r>
        <w:r>
          <w:rPr>
            <w:noProof/>
            <w:webHidden/>
          </w:rPr>
          <w:fldChar w:fldCharType="end"/>
        </w:r>
      </w:hyperlink>
    </w:p>
    <w:p w14:paraId="61450234" w14:textId="5CA75599" w:rsidR="004B3EA6" w:rsidRDefault="004B3EA6">
      <w:pPr>
        <w:pStyle w:val="TOC3"/>
        <w:tabs>
          <w:tab w:val="left" w:pos="1320"/>
          <w:tab w:val="right" w:leader="dot" w:pos="9350"/>
        </w:tabs>
        <w:rPr>
          <w:rFonts w:eastAsiaTheme="minorEastAsia"/>
          <w:noProof/>
        </w:rPr>
      </w:pPr>
      <w:hyperlink w:anchor="_Toc212474297" w:history="1">
        <w:r w:rsidRPr="002968B7">
          <w:rPr>
            <w:rStyle w:val="Hyperlink"/>
            <w:rFonts w:ascii="Calibri" w:hAnsi="Calibri" w:cs="Calibri"/>
            <w:noProof/>
            <w14:scene3d>
              <w14:camera w14:prst="orthographicFront"/>
              <w14:lightRig w14:rig="threePt" w14:dir="t">
                <w14:rot w14:lat="0" w14:lon="0" w14:rev="0"/>
              </w14:lightRig>
            </w14:scene3d>
          </w:rPr>
          <w:t>4.3.9:</w:t>
        </w:r>
        <w:r>
          <w:rPr>
            <w:rFonts w:eastAsiaTheme="minorEastAsia"/>
            <w:noProof/>
          </w:rPr>
          <w:tab/>
        </w:r>
        <w:r w:rsidRPr="002968B7">
          <w:rPr>
            <w:rStyle w:val="Hyperlink"/>
            <w:rFonts w:ascii="Calibri" w:hAnsi="Calibri" w:cs="Calibri"/>
            <w:noProof/>
          </w:rPr>
          <w:t>UI/UX</w:t>
        </w:r>
        <w:r>
          <w:rPr>
            <w:noProof/>
            <w:webHidden/>
          </w:rPr>
          <w:tab/>
        </w:r>
        <w:r>
          <w:rPr>
            <w:noProof/>
            <w:webHidden/>
          </w:rPr>
          <w:fldChar w:fldCharType="begin"/>
        </w:r>
        <w:r>
          <w:rPr>
            <w:noProof/>
            <w:webHidden/>
          </w:rPr>
          <w:instrText xml:space="preserve"> PAGEREF _Toc212474297 \h </w:instrText>
        </w:r>
        <w:r>
          <w:rPr>
            <w:noProof/>
            <w:webHidden/>
          </w:rPr>
        </w:r>
        <w:r>
          <w:rPr>
            <w:noProof/>
            <w:webHidden/>
          </w:rPr>
          <w:fldChar w:fldCharType="separate"/>
        </w:r>
        <w:r>
          <w:rPr>
            <w:noProof/>
            <w:webHidden/>
          </w:rPr>
          <w:t>47</w:t>
        </w:r>
        <w:r>
          <w:rPr>
            <w:noProof/>
            <w:webHidden/>
          </w:rPr>
          <w:fldChar w:fldCharType="end"/>
        </w:r>
      </w:hyperlink>
    </w:p>
    <w:p w14:paraId="2F727F1A" w14:textId="7B8C801C" w:rsidR="004B3EA6" w:rsidRDefault="004B3EA6">
      <w:pPr>
        <w:pStyle w:val="TOC3"/>
        <w:tabs>
          <w:tab w:val="left" w:pos="1540"/>
          <w:tab w:val="right" w:leader="dot" w:pos="9350"/>
        </w:tabs>
        <w:rPr>
          <w:rFonts w:eastAsiaTheme="minorEastAsia"/>
          <w:noProof/>
        </w:rPr>
      </w:pPr>
      <w:hyperlink w:anchor="_Toc212474298" w:history="1">
        <w:r w:rsidRPr="002968B7">
          <w:rPr>
            <w:rStyle w:val="Hyperlink"/>
            <w:rFonts w:ascii="Calibri" w:hAnsi="Calibri" w:cs="Calibri"/>
            <w:noProof/>
            <w14:scene3d>
              <w14:camera w14:prst="orthographicFront"/>
              <w14:lightRig w14:rig="threePt" w14:dir="t">
                <w14:rot w14:lat="0" w14:lon="0" w14:rev="0"/>
              </w14:lightRig>
            </w14:scene3d>
          </w:rPr>
          <w:t>4.3.10:</w:t>
        </w:r>
        <w:r>
          <w:rPr>
            <w:rFonts w:eastAsiaTheme="minorEastAsia"/>
            <w:noProof/>
          </w:rPr>
          <w:tab/>
        </w:r>
        <w:r w:rsidRPr="002968B7">
          <w:rPr>
            <w:rStyle w:val="Hyperlink"/>
            <w:rFonts w:ascii="Calibri" w:hAnsi="Calibri" w:cs="Calibri"/>
            <w:noProof/>
          </w:rPr>
          <w:t>Special Design Consideration &amp; Transaction Information</w:t>
        </w:r>
        <w:r>
          <w:rPr>
            <w:noProof/>
            <w:webHidden/>
          </w:rPr>
          <w:tab/>
        </w:r>
        <w:r>
          <w:rPr>
            <w:noProof/>
            <w:webHidden/>
          </w:rPr>
          <w:fldChar w:fldCharType="begin"/>
        </w:r>
        <w:r>
          <w:rPr>
            <w:noProof/>
            <w:webHidden/>
          </w:rPr>
          <w:instrText xml:space="preserve"> PAGEREF _Toc212474298 \h </w:instrText>
        </w:r>
        <w:r>
          <w:rPr>
            <w:noProof/>
            <w:webHidden/>
          </w:rPr>
        </w:r>
        <w:r>
          <w:rPr>
            <w:noProof/>
            <w:webHidden/>
          </w:rPr>
          <w:fldChar w:fldCharType="separate"/>
        </w:r>
        <w:r>
          <w:rPr>
            <w:noProof/>
            <w:webHidden/>
          </w:rPr>
          <w:t>56</w:t>
        </w:r>
        <w:r>
          <w:rPr>
            <w:noProof/>
            <w:webHidden/>
          </w:rPr>
          <w:fldChar w:fldCharType="end"/>
        </w:r>
      </w:hyperlink>
    </w:p>
    <w:p w14:paraId="5682C5BC" w14:textId="37C53393" w:rsidR="004B3EA6" w:rsidRDefault="004B3EA6">
      <w:pPr>
        <w:pStyle w:val="TOC2"/>
        <w:rPr>
          <w:rFonts w:eastAsiaTheme="minorEastAsia"/>
          <w:noProof/>
        </w:rPr>
      </w:pPr>
      <w:hyperlink w:anchor="_Toc212474299" w:history="1">
        <w:r w:rsidRPr="002968B7">
          <w:rPr>
            <w:rStyle w:val="Hyperlink"/>
            <w:rFonts w:ascii="Calibri" w:hAnsi="Calibri" w:cs="Calibri"/>
            <w:b/>
            <w:noProof/>
          </w:rPr>
          <w:t>4.4</w:t>
        </w:r>
        <w:r>
          <w:rPr>
            <w:rFonts w:eastAsiaTheme="minorEastAsia"/>
            <w:noProof/>
          </w:rPr>
          <w:tab/>
        </w:r>
        <w:r w:rsidRPr="002968B7">
          <w:rPr>
            <w:rStyle w:val="Hyperlink"/>
            <w:rFonts w:ascii="Calibri" w:hAnsi="Calibri" w:cs="Calibri"/>
            <w:b/>
            <w:noProof/>
          </w:rPr>
          <w:t>ETREN.PC04 – Enhancement to next renewal date calculation logic configurability based on the population group, and aid category</w:t>
        </w:r>
        <w:r>
          <w:rPr>
            <w:noProof/>
            <w:webHidden/>
          </w:rPr>
          <w:tab/>
        </w:r>
        <w:r>
          <w:rPr>
            <w:noProof/>
            <w:webHidden/>
          </w:rPr>
          <w:fldChar w:fldCharType="begin"/>
        </w:r>
        <w:r>
          <w:rPr>
            <w:noProof/>
            <w:webHidden/>
          </w:rPr>
          <w:instrText xml:space="preserve"> PAGEREF _Toc212474299 \h </w:instrText>
        </w:r>
        <w:r>
          <w:rPr>
            <w:noProof/>
            <w:webHidden/>
          </w:rPr>
        </w:r>
        <w:r>
          <w:rPr>
            <w:noProof/>
            <w:webHidden/>
          </w:rPr>
          <w:fldChar w:fldCharType="separate"/>
        </w:r>
        <w:r>
          <w:rPr>
            <w:noProof/>
            <w:webHidden/>
          </w:rPr>
          <w:t>57</w:t>
        </w:r>
        <w:r>
          <w:rPr>
            <w:noProof/>
            <w:webHidden/>
          </w:rPr>
          <w:fldChar w:fldCharType="end"/>
        </w:r>
      </w:hyperlink>
    </w:p>
    <w:p w14:paraId="71E8AD76" w14:textId="0F2E6085" w:rsidR="004B3EA6" w:rsidRDefault="004B3EA6">
      <w:pPr>
        <w:pStyle w:val="TOC3"/>
        <w:tabs>
          <w:tab w:val="left" w:pos="1320"/>
          <w:tab w:val="right" w:leader="dot" w:pos="9350"/>
        </w:tabs>
        <w:rPr>
          <w:rFonts w:eastAsiaTheme="minorEastAsia"/>
          <w:noProof/>
        </w:rPr>
      </w:pPr>
      <w:hyperlink w:anchor="_Toc212474301" w:history="1">
        <w:r w:rsidRPr="002968B7">
          <w:rPr>
            <w:rStyle w:val="Hyperlink"/>
            <w:rFonts w:ascii="Calibri" w:hAnsi="Calibri" w:cs="Calibri"/>
            <w:noProof/>
            <w14:scene3d>
              <w14:camera w14:prst="orthographicFront"/>
              <w14:lightRig w14:rig="threePt" w14:dir="t">
                <w14:rot w14:lat="0" w14:lon="0" w14:rev="0"/>
              </w14:lightRig>
            </w14:scene3d>
          </w:rPr>
          <w:t>4.4.1:</w:t>
        </w:r>
        <w:r>
          <w:rPr>
            <w:rFonts w:eastAsiaTheme="minorEastAsia"/>
            <w:noProof/>
          </w:rPr>
          <w:tab/>
        </w:r>
        <w:r w:rsidRPr="002968B7">
          <w:rPr>
            <w:rStyle w:val="Hyperlink"/>
            <w:rFonts w:ascii="Calibri" w:hAnsi="Calibri" w:cs="Calibri"/>
            <w:noProof/>
          </w:rPr>
          <w:t>Current System Behavior</w:t>
        </w:r>
        <w:r>
          <w:rPr>
            <w:noProof/>
            <w:webHidden/>
          </w:rPr>
          <w:tab/>
        </w:r>
        <w:r>
          <w:rPr>
            <w:noProof/>
            <w:webHidden/>
          </w:rPr>
          <w:fldChar w:fldCharType="begin"/>
        </w:r>
        <w:r>
          <w:rPr>
            <w:noProof/>
            <w:webHidden/>
          </w:rPr>
          <w:instrText xml:space="preserve"> PAGEREF _Toc212474301 \h </w:instrText>
        </w:r>
        <w:r>
          <w:rPr>
            <w:noProof/>
            <w:webHidden/>
          </w:rPr>
        </w:r>
        <w:r>
          <w:rPr>
            <w:noProof/>
            <w:webHidden/>
          </w:rPr>
          <w:fldChar w:fldCharType="separate"/>
        </w:r>
        <w:r>
          <w:rPr>
            <w:noProof/>
            <w:webHidden/>
          </w:rPr>
          <w:t>57</w:t>
        </w:r>
        <w:r>
          <w:rPr>
            <w:noProof/>
            <w:webHidden/>
          </w:rPr>
          <w:fldChar w:fldCharType="end"/>
        </w:r>
      </w:hyperlink>
    </w:p>
    <w:p w14:paraId="065384DA" w14:textId="19291868" w:rsidR="004B3EA6" w:rsidRDefault="004B3EA6">
      <w:pPr>
        <w:pStyle w:val="TOC3"/>
        <w:tabs>
          <w:tab w:val="left" w:pos="1320"/>
          <w:tab w:val="right" w:leader="dot" w:pos="9350"/>
        </w:tabs>
        <w:rPr>
          <w:rFonts w:eastAsiaTheme="minorEastAsia"/>
          <w:noProof/>
        </w:rPr>
      </w:pPr>
      <w:hyperlink w:anchor="_Toc212474302" w:history="1">
        <w:r w:rsidRPr="002968B7">
          <w:rPr>
            <w:rStyle w:val="Hyperlink"/>
            <w:rFonts w:ascii="Calibri" w:hAnsi="Calibri" w:cs="Calibri"/>
            <w:noProof/>
            <w14:scene3d>
              <w14:camera w14:prst="orthographicFront"/>
              <w14:lightRig w14:rig="threePt" w14:dir="t">
                <w14:rot w14:lat="0" w14:lon="0" w14:rev="0"/>
              </w14:lightRig>
            </w14:scene3d>
          </w:rPr>
          <w:t>4.4.2:</w:t>
        </w:r>
        <w:r>
          <w:rPr>
            <w:rFonts w:eastAsiaTheme="minorEastAsia"/>
            <w:noProof/>
          </w:rPr>
          <w:tab/>
        </w:r>
        <w:r w:rsidRPr="002968B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_Toc212474302 \h </w:instrText>
        </w:r>
        <w:r>
          <w:rPr>
            <w:noProof/>
            <w:webHidden/>
          </w:rPr>
        </w:r>
        <w:r>
          <w:rPr>
            <w:noProof/>
            <w:webHidden/>
          </w:rPr>
          <w:fldChar w:fldCharType="separate"/>
        </w:r>
        <w:r>
          <w:rPr>
            <w:noProof/>
            <w:webHidden/>
          </w:rPr>
          <w:t>57</w:t>
        </w:r>
        <w:r>
          <w:rPr>
            <w:noProof/>
            <w:webHidden/>
          </w:rPr>
          <w:fldChar w:fldCharType="end"/>
        </w:r>
      </w:hyperlink>
    </w:p>
    <w:p w14:paraId="4D1C51C5" w14:textId="2B6ACD65" w:rsidR="004B3EA6" w:rsidRDefault="004B3EA6">
      <w:pPr>
        <w:pStyle w:val="TOC3"/>
        <w:tabs>
          <w:tab w:val="left" w:pos="1320"/>
          <w:tab w:val="right" w:leader="dot" w:pos="9350"/>
        </w:tabs>
        <w:rPr>
          <w:rFonts w:eastAsiaTheme="minorEastAsia"/>
          <w:noProof/>
        </w:rPr>
      </w:pPr>
      <w:hyperlink w:anchor="_Toc212474303" w:history="1">
        <w:r w:rsidRPr="002968B7">
          <w:rPr>
            <w:rStyle w:val="Hyperlink"/>
            <w:rFonts w:ascii="Calibri" w:hAnsi="Calibri" w:cs="Calibri"/>
            <w:noProof/>
            <w14:scene3d>
              <w14:camera w14:prst="orthographicFront"/>
              <w14:lightRig w14:rig="threePt" w14:dir="t">
                <w14:rot w14:lat="0" w14:lon="0" w14:rev="0"/>
              </w14:lightRig>
            </w14:scene3d>
          </w:rPr>
          <w:t>4.4.3:</w:t>
        </w:r>
        <w:r>
          <w:rPr>
            <w:rFonts w:eastAsiaTheme="minorEastAsia"/>
            <w:noProof/>
          </w:rPr>
          <w:tab/>
        </w:r>
        <w:r w:rsidRPr="002968B7">
          <w:rPr>
            <w:rStyle w:val="Hyperlink"/>
            <w:rFonts w:ascii="Calibri" w:hAnsi="Calibri" w:cs="Calibri"/>
            <w:noProof/>
          </w:rPr>
          <w:t>Trigger(s)</w:t>
        </w:r>
        <w:r>
          <w:rPr>
            <w:noProof/>
            <w:webHidden/>
          </w:rPr>
          <w:tab/>
        </w:r>
        <w:r>
          <w:rPr>
            <w:noProof/>
            <w:webHidden/>
          </w:rPr>
          <w:fldChar w:fldCharType="begin"/>
        </w:r>
        <w:r>
          <w:rPr>
            <w:noProof/>
            <w:webHidden/>
          </w:rPr>
          <w:instrText xml:space="preserve"> PAGEREF _Toc212474303 \h </w:instrText>
        </w:r>
        <w:r>
          <w:rPr>
            <w:noProof/>
            <w:webHidden/>
          </w:rPr>
        </w:r>
        <w:r>
          <w:rPr>
            <w:noProof/>
            <w:webHidden/>
          </w:rPr>
          <w:fldChar w:fldCharType="separate"/>
        </w:r>
        <w:r>
          <w:rPr>
            <w:noProof/>
            <w:webHidden/>
          </w:rPr>
          <w:t>57</w:t>
        </w:r>
        <w:r>
          <w:rPr>
            <w:noProof/>
            <w:webHidden/>
          </w:rPr>
          <w:fldChar w:fldCharType="end"/>
        </w:r>
      </w:hyperlink>
    </w:p>
    <w:p w14:paraId="5279E3B5" w14:textId="7E2CDC7B" w:rsidR="004B3EA6" w:rsidRDefault="004B3EA6">
      <w:pPr>
        <w:pStyle w:val="TOC3"/>
        <w:tabs>
          <w:tab w:val="left" w:pos="1320"/>
          <w:tab w:val="right" w:leader="dot" w:pos="9350"/>
        </w:tabs>
        <w:rPr>
          <w:rFonts w:eastAsiaTheme="minorEastAsia"/>
          <w:noProof/>
        </w:rPr>
      </w:pPr>
      <w:hyperlink w:anchor="_Toc212474304" w:history="1">
        <w:r w:rsidRPr="002968B7">
          <w:rPr>
            <w:rStyle w:val="Hyperlink"/>
            <w:rFonts w:ascii="Calibri" w:hAnsi="Calibri" w:cs="Calibri"/>
            <w:noProof/>
            <w14:scene3d>
              <w14:camera w14:prst="orthographicFront"/>
              <w14:lightRig w14:rig="threePt" w14:dir="t">
                <w14:rot w14:lat="0" w14:lon="0" w14:rev="0"/>
              </w14:lightRig>
            </w14:scene3d>
          </w:rPr>
          <w:t>4.4.4:</w:t>
        </w:r>
        <w:r>
          <w:rPr>
            <w:rFonts w:eastAsiaTheme="minorEastAsia"/>
            <w:noProof/>
          </w:rPr>
          <w:tab/>
        </w:r>
        <w:r w:rsidRPr="002968B7">
          <w:rPr>
            <w:rStyle w:val="Hyperlink"/>
            <w:rFonts w:ascii="Calibri" w:hAnsi="Calibri" w:cs="Calibri"/>
            <w:noProof/>
          </w:rPr>
          <w:t>Precondition(s)</w:t>
        </w:r>
        <w:r>
          <w:rPr>
            <w:noProof/>
            <w:webHidden/>
          </w:rPr>
          <w:tab/>
        </w:r>
        <w:r>
          <w:rPr>
            <w:noProof/>
            <w:webHidden/>
          </w:rPr>
          <w:fldChar w:fldCharType="begin"/>
        </w:r>
        <w:r>
          <w:rPr>
            <w:noProof/>
            <w:webHidden/>
          </w:rPr>
          <w:instrText xml:space="preserve"> PAGEREF _Toc212474304 \h </w:instrText>
        </w:r>
        <w:r>
          <w:rPr>
            <w:noProof/>
            <w:webHidden/>
          </w:rPr>
        </w:r>
        <w:r>
          <w:rPr>
            <w:noProof/>
            <w:webHidden/>
          </w:rPr>
          <w:fldChar w:fldCharType="separate"/>
        </w:r>
        <w:r>
          <w:rPr>
            <w:noProof/>
            <w:webHidden/>
          </w:rPr>
          <w:t>57</w:t>
        </w:r>
        <w:r>
          <w:rPr>
            <w:noProof/>
            <w:webHidden/>
          </w:rPr>
          <w:fldChar w:fldCharType="end"/>
        </w:r>
      </w:hyperlink>
    </w:p>
    <w:p w14:paraId="29217B3C" w14:textId="73676A13" w:rsidR="004B3EA6" w:rsidRDefault="004B3EA6">
      <w:pPr>
        <w:pStyle w:val="TOC3"/>
        <w:tabs>
          <w:tab w:val="left" w:pos="1320"/>
          <w:tab w:val="right" w:leader="dot" w:pos="9350"/>
        </w:tabs>
        <w:rPr>
          <w:rFonts w:eastAsiaTheme="minorEastAsia"/>
          <w:noProof/>
        </w:rPr>
      </w:pPr>
      <w:hyperlink w:anchor="_Toc212474305" w:history="1">
        <w:r w:rsidRPr="002968B7">
          <w:rPr>
            <w:rStyle w:val="Hyperlink"/>
            <w:rFonts w:ascii="Calibri" w:hAnsi="Calibri" w:cs="Calibri"/>
            <w:noProof/>
            <w14:scene3d>
              <w14:camera w14:prst="orthographicFront"/>
              <w14:lightRig w14:rig="threePt" w14:dir="t">
                <w14:rot w14:lat="0" w14:lon="0" w14:rev="0"/>
              </w14:lightRig>
            </w14:scene3d>
          </w:rPr>
          <w:t>4.4.5:</w:t>
        </w:r>
        <w:r>
          <w:rPr>
            <w:rFonts w:eastAsiaTheme="minorEastAsia"/>
            <w:noProof/>
          </w:rPr>
          <w:tab/>
        </w:r>
        <w:r w:rsidRPr="002968B7">
          <w:rPr>
            <w:rStyle w:val="Hyperlink"/>
            <w:rFonts w:ascii="Calibri" w:hAnsi="Calibri" w:cs="Calibri"/>
            <w:noProof/>
          </w:rPr>
          <w:t>Postcondition(s)</w:t>
        </w:r>
        <w:r>
          <w:rPr>
            <w:noProof/>
            <w:webHidden/>
          </w:rPr>
          <w:tab/>
        </w:r>
        <w:r>
          <w:rPr>
            <w:noProof/>
            <w:webHidden/>
          </w:rPr>
          <w:fldChar w:fldCharType="begin"/>
        </w:r>
        <w:r>
          <w:rPr>
            <w:noProof/>
            <w:webHidden/>
          </w:rPr>
          <w:instrText xml:space="preserve"> PAGEREF _Toc212474305 \h </w:instrText>
        </w:r>
        <w:r>
          <w:rPr>
            <w:noProof/>
            <w:webHidden/>
          </w:rPr>
        </w:r>
        <w:r>
          <w:rPr>
            <w:noProof/>
            <w:webHidden/>
          </w:rPr>
          <w:fldChar w:fldCharType="separate"/>
        </w:r>
        <w:r>
          <w:rPr>
            <w:noProof/>
            <w:webHidden/>
          </w:rPr>
          <w:t>57</w:t>
        </w:r>
        <w:r>
          <w:rPr>
            <w:noProof/>
            <w:webHidden/>
          </w:rPr>
          <w:fldChar w:fldCharType="end"/>
        </w:r>
      </w:hyperlink>
    </w:p>
    <w:p w14:paraId="04817688" w14:textId="532FA724" w:rsidR="004B3EA6" w:rsidRDefault="004B3EA6">
      <w:pPr>
        <w:pStyle w:val="TOC3"/>
        <w:tabs>
          <w:tab w:val="left" w:pos="1320"/>
          <w:tab w:val="right" w:leader="dot" w:pos="9350"/>
        </w:tabs>
        <w:rPr>
          <w:rFonts w:eastAsiaTheme="minorEastAsia"/>
          <w:noProof/>
        </w:rPr>
      </w:pPr>
      <w:hyperlink w:anchor="_Toc212474306" w:history="1">
        <w:r w:rsidRPr="002968B7">
          <w:rPr>
            <w:rStyle w:val="Hyperlink"/>
            <w:rFonts w:ascii="Calibri" w:hAnsi="Calibri" w:cs="Calibri"/>
            <w:noProof/>
            <w14:scene3d>
              <w14:camera w14:prst="orthographicFront"/>
              <w14:lightRig w14:rig="threePt" w14:dir="t">
                <w14:rot w14:lat="0" w14:lon="0" w14:rev="0"/>
              </w14:lightRig>
            </w14:scene3d>
          </w:rPr>
          <w:t>4.4.6:</w:t>
        </w:r>
        <w:r>
          <w:rPr>
            <w:rFonts w:eastAsiaTheme="minorEastAsia"/>
            <w:noProof/>
          </w:rPr>
          <w:tab/>
        </w:r>
        <w:r w:rsidRPr="002968B7">
          <w:rPr>
            <w:rStyle w:val="Hyperlink"/>
            <w:rFonts w:ascii="Calibri" w:hAnsi="Calibri" w:cs="Calibri"/>
            <w:noProof/>
          </w:rPr>
          <w:t>Proposed Solution Specification</w:t>
        </w:r>
        <w:r>
          <w:rPr>
            <w:noProof/>
            <w:webHidden/>
          </w:rPr>
          <w:tab/>
        </w:r>
        <w:r>
          <w:rPr>
            <w:noProof/>
            <w:webHidden/>
          </w:rPr>
          <w:fldChar w:fldCharType="begin"/>
        </w:r>
        <w:r>
          <w:rPr>
            <w:noProof/>
            <w:webHidden/>
          </w:rPr>
          <w:instrText xml:space="preserve"> PAGEREF _Toc212474306 \h </w:instrText>
        </w:r>
        <w:r>
          <w:rPr>
            <w:noProof/>
            <w:webHidden/>
          </w:rPr>
        </w:r>
        <w:r>
          <w:rPr>
            <w:noProof/>
            <w:webHidden/>
          </w:rPr>
          <w:fldChar w:fldCharType="separate"/>
        </w:r>
        <w:r>
          <w:rPr>
            <w:noProof/>
            <w:webHidden/>
          </w:rPr>
          <w:t>58</w:t>
        </w:r>
        <w:r>
          <w:rPr>
            <w:noProof/>
            <w:webHidden/>
          </w:rPr>
          <w:fldChar w:fldCharType="end"/>
        </w:r>
      </w:hyperlink>
    </w:p>
    <w:p w14:paraId="75ACE8B0" w14:textId="3FDEB558" w:rsidR="004B3EA6" w:rsidRDefault="004B3EA6">
      <w:pPr>
        <w:pStyle w:val="TOC3"/>
        <w:tabs>
          <w:tab w:val="left" w:pos="1320"/>
          <w:tab w:val="right" w:leader="dot" w:pos="9350"/>
        </w:tabs>
        <w:rPr>
          <w:rFonts w:eastAsiaTheme="minorEastAsia"/>
          <w:noProof/>
        </w:rPr>
      </w:pPr>
      <w:hyperlink w:anchor="_Toc212474307" w:history="1">
        <w:r w:rsidRPr="002968B7">
          <w:rPr>
            <w:rStyle w:val="Hyperlink"/>
            <w:rFonts w:ascii="Calibri" w:hAnsi="Calibri" w:cs="Calibri"/>
            <w:noProof/>
            <w14:scene3d>
              <w14:camera w14:prst="orthographicFront"/>
              <w14:lightRig w14:rig="threePt" w14:dir="t">
                <w14:rot w14:lat="0" w14:lon="0" w14:rev="0"/>
              </w14:lightRig>
            </w14:scene3d>
          </w:rPr>
          <w:t>4.4.7:</w:t>
        </w:r>
        <w:r>
          <w:rPr>
            <w:rFonts w:eastAsiaTheme="minorEastAsia"/>
            <w:noProof/>
          </w:rPr>
          <w:tab/>
        </w:r>
        <w:r w:rsidRPr="002968B7">
          <w:rPr>
            <w:rStyle w:val="Hyperlink"/>
            <w:rFonts w:ascii="Calibri" w:hAnsi="Calibri" w:cs="Calibri"/>
            <w:noProof/>
          </w:rPr>
          <w:t>UI/UX</w:t>
        </w:r>
        <w:r>
          <w:rPr>
            <w:noProof/>
            <w:webHidden/>
          </w:rPr>
          <w:tab/>
        </w:r>
        <w:r>
          <w:rPr>
            <w:noProof/>
            <w:webHidden/>
          </w:rPr>
          <w:fldChar w:fldCharType="begin"/>
        </w:r>
        <w:r>
          <w:rPr>
            <w:noProof/>
            <w:webHidden/>
          </w:rPr>
          <w:instrText xml:space="preserve"> PAGEREF _Toc212474307 \h </w:instrText>
        </w:r>
        <w:r>
          <w:rPr>
            <w:noProof/>
            <w:webHidden/>
          </w:rPr>
        </w:r>
        <w:r>
          <w:rPr>
            <w:noProof/>
            <w:webHidden/>
          </w:rPr>
          <w:fldChar w:fldCharType="separate"/>
        </w:r>
        <w:r>
          <w:rPr>
            <w:noProof/>
            <w:webHidden/>
          </w:rPr>
          <w:t>58</w:t>
        </w:r>
        <w:r>
          <w:rPr>
            <w:noProof/>
            <w:webHidden/>
          </w:rPr>
          <w:fldChar w:fldCharType="end"/>
        </w:r>
      </w:hyperlink>
    </w:p>
    <w:p w14:paraId="0567AB5E" w14:textId="6A693BEB" w:rsidR="004B3EA6" w:rsidRDefault="004B3EA6">
      <w:pPr>
        <w:pStyle w:val="TOC3"/>
        <w:tabs>
          <w:tab w:val="left" w:pos="1320"/>
          <w:tab w:val="right" w:leader="dot" w:pos="9350"/>
        </w:tabs>
        <w:rPr>
          <w:rFonts w:eastAsiaTheme="minorEastAsia"/>
          <w:noProof/>
        </w:rPr>
      </w:pPr>
      <w:hyperlink w:anchor="_Toc212474308" w:history="1">
        <w:r w:rsidRPr="002968B7">
          <w:rPr>
            <w:rStyle w:val="Hyperlink"/>
            <w:rFonts w:ascii="Calibri" w:hAnsi="Calibri" w:cs="Calibri"/>
            <w:noProof/>
            <w14:scene3d>
              <w14:camera w14:prst="orthographicFront"/>
              <w14:lightRig w14:rig="threePt" w14:dir="t">
                <w14:rot w14:lat="0" w14:lon="0" w14:rev="0"/>
              </w14:lightRig>
            </w14:scene3d>
          </w:rPr>
          <w:t>4.4.8:</w:t>
        </w:r>
        <w:r>
          <w:rPr>
            <w:rFonts w:eastAsiaTheme="minorEastAsia"/>
            <w:noProof/>
          </w:rPr>
          <w:tab/>
        </w:r>
        <w:r w:rsidRPr="002968B7">
          <w:rPr>
            <w:rStyle w:val="Hyperlink"/>
            <w:rFonts w:ascii="Calibri" w:hAnsi="Calibri" w:cs="Calibri"/>
            <w:noProof/>
          </w:rPr>
          <w:t>Special Design Consideration &amp; Transaction Information</w:t>
        </w:r>
        <w:r>
          <w:rPr>
            <w:noProof/>
            <w:webHidden/>
          </w:rPr>
          <w:tab/>
        </w:r>
        <w:r>
          <w:rPr>
            <w:noProof/>
            <w:webHidden/>
          </w:rPr>
          <w:fldChar w:fldCharType="begin"/>
        </w:r>
        <w:r>
          <w:rPr>
            <w:noProof/>
            <w:webHidden/>
          </w:rPr>
          <w:instrText xml:space="preserve"> PAGEREF _Toc212474308 \h </w:instrText>
        </w:r>
        <w:r>
          <w:rPr>
            <w:noProof/>
            <w:webHidden/>
          </w:rPr>
        </w:r>
        <w:r>
          <w:rPr>
            <w:noProof/>
            <w:webHidden/>
          </w:rPr>
          <w:fldChar w:fldCharType="separate"/>
        </w:r>
        <w:r>
          <w:rPr>
            <w:noProof/>
            <w:webHidden/>
          </w:rPr>
          <w:t>59</w:t>
        </w:r>
        <w:r>
          <w:rPr>
            <w:noProof/>
            <w:webHidden/>
          </w:rPr>
          <w:fldChar w:fldCharType="end"/>
        </w:r>
      </w:hyperlink>
    </w:p>
    <w:p w14:paraId="7525D956" w14:textId="60D202B1" w:rsidR="004B3EA6" w:rsidRDefault="004B3EA6">
      <w:pPr>
        <w:pStyle w:val="TOC2"/>
        <w:rPr>
          <w:rFonts w:eastAsiaTheme="minorEastAsia"/>
          <w:noProof/>
        </w:rPr>
      </w:pPr>
      <w:hyperlink w:anchor="_Toc212474309" w:history="1">
        <w:r w:rsidRPr="002968B7">
          <w:rPr>
            <w:rStyle w:val="Hyperlink"/>
            <w:rFonts w:ascii="Calibri" w:hAnsi="Calibri" w:cs="Calibri"/>
            <w:b/>
            <w:noProof/>
          </w:rPr>
          <w:t>4.5</w:t>
        </w:r>
        <w:r>
          <w:rPr>
            <w:rFonts w:eastAsiaTheme="minorEastAsia"/>
            <w:noProof/>
          </w:rPr>
          <w:tab/>
        </w:r>
        <w:r w:rsidRPr="002968B7">
          <w:rPr>
            <w:rStyle w:val="Hyperlink"/>
            <w:rFonts w:ascii="Calibri" w:hAnsi="Calibri" w:cs="Calibri"/>
            <w:b/>
            <w:noProof/>
          </w:rPr>
          <w:t>ETREN.PC05 – Trigger Notice of Adverse Action XML during QHP and Mixed Household Renewals.</w:t>
        </w:r>
        <w:r>
          <w:rPr>
            <w:noProof/>
            <w:webHidden/>
          </w:rPr>
          <w:tab/>
        </w:r>
        <w:r>
          <w:rPr>
            <w:noProof/>
            <w:webHidden/>
          </w:rPr>
          <w:fldChar w:fldCharType="begin"/>
        </w:r>
        <w:r>
          <w:rPr>
            <w:noProof/>
            <w:webHidden/>
          </w:rPr>
          <w:instrText xml:space="preserve"> PAGEREF _Toc212474309 \h </w:instrText>
        </w:r>
        <w:r>
          <w:rPr>
            <w:noProof/>
            <w:webHidden/>
          </w:rPr>
        </w:r>
        <w:r>
          <w:rPr>
            <w:noProof/>
            <w:webHidden/>
          </w:rPr>
          <w:fldChar w:fldCharType="separate"/>
        </w:r>
        <w:r>
          <w:rPr>
            <w:noProof/>
            <w:webHidden/>
          </w:rPr>
          <w:t>60</w:t>
        </w:r>
        <w:r>
          <w:rPr>
            <w:noProof/>
            <w:webHidden/>
          </w:rPr>
          <w:fldChar w:fldCharType="end"/>
        </w:r>
      </w:hyperlink>
    </w:p>
    <w:p w14:paraId="480FAE2E" w14:textId="61EBE6FF" w:rsidR="004B3EA6" w:rsidRDefault="004B3EA6">
      <w:pPr>
        <w:pStyle w:val="TOC3"/>
        <w:tabs>
          <w:tab w:val="left" w:pos="1320"/>
          <w:tab w:val="right" w:leader="dot" w:pos="9350"/>
        </w:tabs>
        <w:rPr>
          <w:rFonts w:eastAsiaTheme="minorEastAsia"/>
          <w:noProof/>
        </w:rPr>
      </w:pPr>
      <w:hyperlink w:anchor="_Toc212474311" w:history="1">
        <w:r w:rsidRPr="002968B7">
          <w:rPr>
            <w:rStyle w:val="Hyperlink"/>
            <w:rFonts w:ascii="Calibri" w:hAnsi="Calibri" w:cs="Calibri"/>
            <w:noProof/>
            <w14:scene3d>
              <w14:camera w14:prst="orthographicFront"/>
              <w14:lightRig w14:rig="threePt" w14:dir="t">
                <w14:rot w14:lat="0" w14:lon="0" w14:rev="0"/>
              </w14:lightRig>
            </w14:scene3d>
          </w:rPr>
          <w:t>4.5.1:</w:t>
        </w:r>
        <w:r>
          <w:rPr>
            <w:rFonts w:eastAsiaTheme="minorEastAsia"/>
            <w:noProof/>
          </w:rPr>
          <w:tab/>
        </w:r>
        <w:r w:rsidRPr="002968B7">
          <w:rPr>
            <w:rStyle w:val="Hyperlink"/>
            <w:rFonts w:ascii="Calibri" w:hAnsi="Calibri" w:cs="Calibri"/>
            <w:noProof/>
          </w:rPr>
          <w:t>Description</w:t>
        </w:r>
        <w:r>
          <w:rPr>
            <w:noProof/>
            <w:webHidden/>
          </w:rPr>
          <w:tab/>
        </w:r>
        <w:r>
          <w:rPr>
            <w:noProof/>
            <w:webHidden/>
          </w:rPr>
          <w:fldChar w:fldCharType="begin"/>
        </w:r>
        <w:r>
          <w:rPr>
            <w:noProof/>
            <w:webHidden/>
          </w:rPr>
          <w:instrText xml:space="preserve"> PAGEREF _Toc212474311 \h </w:instrText>
        </w:r>
        <w:r>
          <w:rPr>
            <w:noProof/>
            <w:webHidden/>
          </w:rPr>
        </w:r>
        <w:r>
          <w:rPr>
            <w:noProof/>
            <w:webHidden/>
          </w:rPr>
          <w:fldChar w:fldCharType="separate"/>
        </w:r>
        <w:r>
          <w:rPr>
            <w:noProof/>
            <w:webHidden/>
          </w:rPr>
          <w:t>60</w:t>
        </w:r>
        <w:r>
          <w:rPr>
            <w:noProof/>
            <w:webHidden/>
          </w:rPr>
          <w:fldChar w:fldCharType="end"/>
        </w:r>
      </w:hyperlink>
    </w:p>
    <w:p w14:paraId="1C99F0F5" w14:textId="35CC8319" w:rsidR="004B3EA6" w:rsidRDefault="004B3EA6">
      <w:pPr>
        <w:pStyle w:val="TOC3"/>
        <w:tabs>
          <w:tab w:val="left" w:pos="1320"/>
          <w:tab w:val="right" w:leader="dot" w:pos="9350"/>
        </w:tabs>
        <w:rPr>
          <w:rFonts w:eastAsiaTheme="minorEastAsia"/>
          <w:noProof/>
        </w:rPr>
      </w:pPr>
      <w:hyperlink w:anchor="_Toc212474312" w:history="1">
        <w:r w:rsidRPr="002968B7">
          <w:rPr>
            <w:rStyle w:val="Hyperlink"/>
            <w:rFonts w:ascii="Calibri" w:hAnsi="Calibri" w:cs="Calibri"/>
            <w:noProof/>
            <w14:scene3d>
              <w14:camera w14:prst="orthographicFront"/>
              <w14:lightRig w14:rig="threePt" w14:dir="t">
                <w14:rot w14:lat="0" w14:lon="0" w14:rev="0"/>
              </w14:lightRig>
            </w14:scene3d>
          </w:rPr>
          <w:t>4.5.2:</w:t>
        </w:r>
        <w:r>
          <w:rPr>
            <w:rFonts w:eastAsiaTheme="minorEastAsia"/>
            <w:noProof/>
          </w:rPr>
          <w:tab/>
        </w:r>
        <w:r w:rsidRPr="002968B7">
          <w:rPr>
            <w:rStyle w:val="Hyperlink"/>
            <w:rFonts w:ascii="Calibri" w:hAnsi="Calibri" w:cs="Calibri"/>
            <w:noProof/>
          </w:rPr>
          <w:t>Current System Behavior</w:t>
        </w:r>
        <w:r>
          <w:rPr>
            <w:noProof/>
            <w:webHidden/>
          </w:rPr>
          <w:tab/>
        </w:r>
        <w:r>
          <w:rPr>
            <w:noProof/>
            <w:webHidden/>
          </w:rPr>
          <w:fldChar w:fldCharType="begin"/>
        </w:r>
        <w:r>
          <w:rPr>
            <w:noProof/>
            <w:webHidden/>
          </w:rPr>
          <w:instrText xml:space="preserve"> PAGEREF _Toc212474312 \h </w:instrText>
        </w:r>
        <w:r>
          <w:rPr>
            <w:noProof/>
            <w:webHidden/>
          </w:rPr>
        </w:r>
        <w:r>
          <w:rPr>
            <w:noProof/>
            <w:webHidden/>
          </w:rPr>
          <w:fldChar w:fldCharType="separate"/>
        </w:r>
        <w:r>
          <w:rPr>
            <w:noProof/>
            <w:webHidden/>
          </w:rPr>
          <w:t>60</w:t>
        </w:r>
        <w:r>
          <w:rPr>
            <w:noProof/>
            <w:webHidden/>
          </w:rPr>
          <w:fldChar w:fldCharType="end"/>
        </w:r>
      </w:hyperlink>
    </w:p>
    <w:p w14:paraId="58BD9D1A" w14:textId="5B931F1D" w:rsidR="004B3EA6" w:rsidRDefault="004B3EA6">
      <w:pPr>
        <w:pStyle w:val="TOC3"/>
        <w:tabs>
          <w:tab w:val="left" w:pos="1320"/>
          <w:tab w:val="right" w:leader="dot" w:pos="9350"/>
        </w:tabs>
        <w:rPr>
          <w:rFonts w:eastAsiaTheme="minorEastAsia"/>
          <w:noProof/>
        </w:rPr>
      </w:pPr>
      <w:hyperlink w:anchor="_Toc212474313" w:history="1">
        <w:r w:rsidRPr="002968B7">
          <w:rPr>
            <w:rStyle w:val="Hyperlink"/>
            <w:rFonts w:ascii="Calibri" w:hAnsi="Calibri" w:cs="Calibri"/>
            <w:noProof/>
            <w14:scene3d>
              <w14:camera w14:prst="orthographicFront"/>
              <w14:lightRig w14:rig="threePt" w14:dir="t">
                <w14:rot w14:lat="0" w14:lon="0" w14:rev="0"/>
              </w14:lightRig>
            </w14:scene3d>
          </w:rPr>
          <w:t>4.5.3:</w:t>
        </w:r>
        <w:r>
          <w:rPr>
            <w:rFonts w:eastAsiaTheme="minorEastAsia"/>
            <w:noProof/>
          </w:rPr>
          <w:tab/>
        </w:r>
        <w:r w:rsidRPr="002968B7">
          <w:rPr>
            <w:rStyle w:val="Hyperlink"/>
            <w:rFonts w:ascii="Calibri" w:hAnsi="Calibri" w:cs="Calibri"/>
            <w:noProof/>
          </w:rPr>
          <w:t>Actor(s)</w:t>
        </w:r>
        <w:r>
          <w:rPr>
            <w:noProof/>
            <w:webHidden/>
          </w:rPr>
          <w:tab/>
        </w:r>
        <w:r>
          <w:rPr>
            <w:noProof/>
            <w:webHidden/>
          </w:rPr>
          <w:fldChar w:fldCharType="begin"/>
        </w:r>
        <w:r>
          <w:rPr>
            <w:noProof/>
            <w:webHidden/>
          </w:rPr>
          <w:instrText xml:space="preserve"> PAGEREF _Toc212474313 \h </w:instrText>
        </w:r>
        <w:r>
          <w:rPr>
            <w:noProof/>
            <w:webHidden/>
          </w:rPr>
        </w:r>
        <w:r>
          <w:rPr>
            <w:noProof/>
            <w:webHidden/>
          </w:rPr>
          <w:fldChar w:fldCharType="separate"/>
        </w:r>
        <w:r>
          <w:rPr>
            <w:noProof/>
            <w:webHidden/>
          </w:rPr>
          <w:t>60</w:t>
        </w:r>
        <w:r>
          <w:rPr>
            <w:noProof/>
            <w:webHidden/>
          </w:rPr>
          <w:fldChar w:fldCharType="end"/>
        </w:r>
      </w:hyperlink>
    </w:p>
    <w:p w14:paraId="7D40CDD3" w14:textId="27FB1533" w:rsidR="004B3EA6" w:rsidRDefault="004B3EA6">
      <w:pPr>
        <w:pStyle w:val="TOC3"/>
        <w:tabs>
          <w:tab w:val="left" w:pos="1320"/>
          <w:tab w:val="right" w:leader="dot" w:pos="9350"/>
        </w:tabs>
        <w:rPr>
          <w:rFonts w:eastAsiaTheme="minorEastAsia"/>
          <w:noProof/>
        </w:rPr>
      </w:pPr>
      <w:hyperlink w:anchor="_Toc212474314" w:history="1">
        <w:r w:rsidRPr="002968B7">
          <w:rPr>
            <w:rStyle w:val="Hyperlink"/>
            <w:rFonts w:ascii="Calibri" w:hAnsi="Calibri" w:cs="Calibri"/>
            <w:noProof/>
            <w14:scene3d>
              <w14:camera w14:prst="orthographicFront"/>
              <w14:lightRig w14:rig="threePt" w14:dir="t">
                <w14:rot w14:lat="0" w14:lon="0" w14:rev="0"/>
              </w14:lightRig>
            </w14:scene3d>
          </w:rPr>
          <w:t>4.5.4:</w:t>
        </w:r>
        <w:r>
          <w:rPr>
            <w:rFonts w:eastAsiaTheme="minorEastAsia"/>
            <w:noProof/>
          </w:rPr>
          <w:tab/>
        </w:r>
        <w:r w:rsidRPr="002968B7">
          <w:rPr>
            <w:rStyle w:val="Hyperlink"/>
            <w:rFonts w:ascii="Calibri" w:hAnsi="Calibri" w:cs="Calibri"/>
            <w:noProof/>
          </w:rPr>
          <w:t>Trigger(s)</w:t>
        </w:r>
        <w:r>
          <w:rPr>
            <w:noProof/>
            <w:webHidden/>
          </w:rPr>
          <w:tab/>
        </w:r>
        <w:r>
          <w:rPr>
            <w:noProof/>
            <w:webHidden/>
          </w:rPr>
          <w:fldChar w:fldCharType="begin"/>
        </w:r>
        <w:r>
          <w:rPr>
            <w:noProof/>
            <w:webHidden/>
          </w:rPr>
          <w:instrText xml:space="preserve"> PAGEREF _Toc212474314 \h </w:instrText>
        </w:r>
        <w:r>
          <w:rPr>
            <w:noProof/>
            <w:webHidden/>
          </w:rPr>
        </w:r>
        <w:r>
          <w:rPr>
            <w:noProof/>
            <w:webHidden/>
          </w:rPr>
          <w:fldChar w:fldCharType="separate"/>
        </w:r>
        <w:r>
          <w:rPr>
            <w:noProof/>
            <w:webHidden/>
          </w:rPr>
          <w:t>60</w:t>
        </w:r>
        <w:r>
          <w:rPr>
            <w:noProof/>
            <w:webHidden/>
          </w:rPr>
          <w:fldChar w:fldCharType="end"/>
        </w:r>
      </w:hyperlink>
    </w:p>
    <w:p w14:paraId="3A25209F" w14:textId="689A99B1" w:rsidR="004B3EA6" w:rsidRDefault="004B3EA6">
      <w:pPr>
        <w:pStyle w:val="TOC3"/>
        <w:tabs>
          <w:tab w:val="left" w:pos="1320"/>
          <w:tab w:val="right" w:leader="dot" w:pos="9350"/>
        </w:tabs>
        <w:rPr>
          <w:rFonts w:eastAsiaTheme="minorEastAsia"/>
          <w:noProof/>
        </w:rPr>
      </w:pPr>
      <w:hyperlink w:anchor="_Toc212474315" w:history="1">
        <w:r w:rsidRPr="002968B7">
          <w:rPr>
            <w:rStyle w:val="Hyperlink"/>
            <w:rFonts w:ascii="Calibri" w:hAnsi="Calibri" w:cs="Calibri"/>
            <w:noProof/>
            <w14:scene3d>
              <w14:camera w14:prst="orthographicFront"/>
              <w14:lightRig w14:rig="threePt" w14:dir="t">
                <w14:rot w14:lat="0" w14:lon="0" w14:rev="0"/>
              </w14:lightRig>
            </w14:scene3d>
          </w:rPr>
          <w:t>4.5.5:</w:t>
        </w:r>
        <w:r>
          <w:rPr>
            <w:rFonts w:eastAsiaTheme="minorEastAsia"/>
            <w:noProof/>
          </w:rPr>
          <w:tab/>
        </w:r>
        <w:r w:rsidRPr="002968B7">
          <w:rPr>
            <w:rStyle w:val="Hyperlink"/>
            <w:rFonts w:ascii="Calibri" w:hAnsi="Calibri" w:cs="Calibri"/>
            <w:noProof/>
          </w:rPr>
          <w:t>Precondition(s)</w:t>
        </w:r>
        <w:r>
          <w:rPr>
            <w:noProof/>
            <w:webHidden/>
          </w:rPr>
          <w:tab/>
        </w:r>
        <w:r>
          <w:rPr>
            <w:noProof/>
            <w:webHidden/>
          </w:rPr>
          <w:fldChar w:fldCharType="begin"/>
        </w:r>
        <w:r>
          <w:rPr>
            <w:noProof/>
            <w:webHidden/>
          </w:rPr>
          <w:instrText xml:space="preserve"> PAGEREF _Toc212474315 \h </w:instrText>
        </w:r>
        <w:r>
          <w:rPr>
            <w:noProof/>
            <w:webHidden/>
          </w:rPr>
        </w:r>
        <w:r>
          <w:rPr>
            <w:noProof/>
            <w:webHidden/>
          </w:rPr>
          <w:fldChar w:fldCharType="separate"/>
        </w:r>
        <w:r>
          <w:rPr>
            <w:noProof/>
            <w:webHidden/>
          </w:rPr>
          <w:t>60</w:t>
        </w:r>
        <w:r>
          <w:rPr>
            <w:noProof/>
            <w:webHidden/>
          </w:rPr>
          <w:fldChar w:fldCharType="end"/>
        </w:r>
      </w:hyperlink>
    </w:p>
    <w:p w14:paraId="3D614F1A" w14:textId="3DEE411E" w:rsidR="004B3EA6" w:rsidRDefault="004B3EA6">
      <w:pPr>
        <w:pStyle w:val="TOC3"/>
        <w:tabs>
          <w:tab w:val="left" w:pos="1320"/>
          <w:tab w:val="right" w:leader="dot" w:pos="9350"/>
        </w:tabs>
        <w:rPr>
          <w:rFonts w:eastAsiaTheme="minorEastAsia"/>
          <w:noProof/>
        </w:rPr>
      </w:pPr>
      <w:hyperlink w:anchor="_Toc212474316" w:history="1">
        <w:r w:rsidRPr="002968B7">
          <w:rPr>
            <w:rStyle w:val="Hyperlink"/>
            <w:rFonts w:ascii="Calibri" w:hAnsi="Calibri" w:cs="Calibri"/>
            <w:noProof/>
            <w14:scene3d>
              <w14:camera w14:prst="orthographicFront"/>
              <w14:lightRig w14:rig="threePt" w14:dir="t">
                <w14:rot w14:lat="0" w14:lon="0" w14:rev="0"/>
              </w14:lightRig>
            </w14:scene3d>
          </w:rPr>
          <w:t>4.5.6:</w:t>
        </w:r>
        <w:r>
          <w:rPr>
            <w:rFonts w:eastAsiaTheme="minorEastAsia"/>
            <w:noProof/>
          </w:rPr>
          <w:tab/>
        </w:r>
        <w:r w:rsidRPr="002968B7">
          <w:rPr>
            <w:rStyle w:val="Hyperlink"/>
            <w:rFonts w:ascii="Calibri" w:hAnsi="Calibri" w:cs="Calibri"/>
            <w:noProof/>
          </w:rPr>
          <w:t>Postcondition(s)</w:t>
        </w:r>
        <w:r>
          <w:rPr>
            <w:noProof/>
            <w:webHidden/>
          </w:rPr>
          <w:tab/>
        </w:r>
        <w:r>
          <w:rPr>
            <w:noProof/>
            <w:webHidden/>
          </w:rPr>
          <w:fldChar w:fldCharType="begin"/>
        </w:r>
        <w:r>
          <w:rPr>
            <w:noProof/>
            <w:webHidden/>
          </w:rPr>
          <w:instrText xml:space="preserve"> PAGEREF _Toc212474316 \h </w:instrText>
        </w:r>
        <w:r>
          <w:rPr>
            <w:noProof/>
            <w:webHidden/>
          </w:rPr>
        </w:r>
        <w:r>
          <w:rPr>
            <w:noProof/>
            <w:webHidden/>
          </w:rPr>
          <w:fldChar w:fldCharType="separate"/>
        </w:r>
        <w:r>
          <w:rPr>
            <w:noProof/>
            <w:webHidden/>
          </w:rPr>
          <w:t>60</w:t>
        </w:r>
        <w:r>
          <w:rPr>
            <w:noProof/>
            <w:webHidden/>
          </w:rPr>
          <w:fldChar w:fldCharType="end"/>
        </w:r>
      </w:hyperlink>
    </w:p>
    <w:p w14:paraId="59245C08" w14:textId="09AAF8CB" w:rsidR="004B3EA6" w:rsidRDefault="004B3EA6">
      <w:pPr>
        <w:pStyle w:val="TOC3"/>
        <w:tabs>
          <w:tab w:val="left" w:pos="1320"/>
          <w:tab w:val="right" w:leader="dot" w:pos="9350"/>
        </w:tabs>
        <w:rPr>
          <w:rFonts w:eastAsiaTheme="minorEastAsia"/>
          <w:noProof/>
        </w:rPr>
      </w:pPr>
      <w:hyperlink w:anchor="_Toc212474317" w:history="1">
        <w:r w:rsidRPr="002968B7">
          <w:rPr>
            <w:rStyle w:val="Hyperlink"/>
            <w:rFonts w:ascii="Calibri" w:hAnsi="Calibri" w:cs="Calibri"/>
            <w:noProof/>
            <w14:scene3d>
              <w14:camera w14:prst="orthographicFront"/>
              <w14:lightRig w14:rig="threePt" w14:dir="t">
                <w14:rot w14:lat="0" w14:lon="0" w14:rev="0"/>
              </w14:lightRig>
            </w14:scene3d>
          </w:rPr>
          <w:t>4.5.7:</w:t>
        </w:r>
        <w:r>
          <w:rPr>
            <w:rFonts w:eastAsiaTheme="minorEastAsia"/>
            <w:noProof/>
          </w:rPr>
          <w:tab/>
        </w:r>
        <w:r w:rsidRPr="002968B7">
          <w:rPr>
            <w:rStyle w:val="Hyperlink"/>
            <w:rFonts w:ascii="Calibri" w:hAnsi="Calibri" w:cs="Calibri"/>
            <w:noProof/>
          </w:rPr>
          <w:t>Proposed Solution Specification</w:t>
        </w:r>
        <w:r>
          <w:rPr>
            <w:noProof/>
            <w:webHidden/>
          </w:rPr>
          <w:tab/>
        </w:r>
        <w:r>
          <w:rPr>
            <w:noProof/>
            <w:webHidden/>
          </w:rPr>
          <w:fldChar w:fldCharType="begin"/>
        </w:r>
        <w:r>
          <w:rPr>
            <w:noProof/>
            <w:webHidden/>
          </w:rPr>
          <w:instrText xml:space="preserve"> PAGEREF _Toc212474317 \h </w:instrText>
        </w:r>
        <w:r>
          <w:rPr>
            <w:noProof/>
            <w:webHidden/>
          </w:rPr>
        </w:r>
        <w:r>
          <w:rPr>
            <w:noProof/>
            <w:webHidden/>
          </w:rPr>
          <w:fldChar w:fldCharType="separate"/>
        </w:r>
        <w:r>
          <w:rPr>
            <w:noProof/>
            <w:webHidden/>
          </w:rPr>
          <w:t>61</w:t>
        </w:r>
        <w:r>
          <w:rPr>
            <w:noProof/>
            <w:webHidden/>
          </w:rPr>
          <w:fldChar w:fldCharType="end"/>
        </w:r>
      </w:hyperlink>
    </w:p>
    <w:p w14:paraId="62EB7299" w14:textId="3635F3D5" w:rsidR="004B3EA6" w:rsidRDefault="004B3EA6">
      <w:pPr>
        <w:pStyle w:val="TOC3"/>
        <w:tabs>
          <w:tab w:val="left" w:pos="1320"/>
          <w:tab w:val="right" w:leader="dot" w:pos="9350"/>
        </w:tabs>
        <w:rPr>
          <w:rFonts w:eastAsiaTheme="minorEastAsia"/>
          <w:noProof/>
        </w:rPr>
      </w:pPr>
      <w:hyperlink w:anchor="_Toc212474318" w:history="1">
        <w:r w:rsidRPr="002968B7">
          <w:rPr>
            <w:rStyle w:val="Hyperlink"/>
            <w:rFonts w:ascii="Calibri" w:hAnsi="Calibri" w:cs="Calibri"/>
            <w:noProof/>
            <w14:scene3d>
              <w14:camera w14:prst="orthographicFront"/>
              <w14:lightRig w14:rig="threePt" w14:dir="t">
                <w14:rot w14:lat="0" w14:lon="0" w14:rev="0"/>
              </w14:lightRig>
            </w14:scene3d>
          </w:rPr>
          <w:t>4.5.8:</w:t>
        </w:r>
        <w:r>
          <w:rPr>
            <w:rFonts w:eastAsiaTheme="minorEastAsia"/>
            <w:noProof/>
          </w:rPr>
          <w:tab/>
        </w:r>
        <w:r w:rsidRPr="002968B7">
          <w:rPr>
            <w:rStyle w:val="Hyperlink"/>
            <w:rFonts w:ascii="Calibri" w:hAnsi="Calibri" w:cs="Calibri"/>
            <w:noProof/>
          </w:rPr>
          <w:t>UI/UX</w:t>
        </w:r>
        <w:r>
          <w:rPr>
            <w:noProof/>
            <w:webHidden/>
          </w:rPr>
          <w:tab/>
        </w:r>
        <w:r>
          <w:rPr>
            <w:noProof/>
            <w:webHidden/>
          </w:rPr>
          <w:fldChar w:fldCharType="begin"/>
        </w:r>
        <w:r>
          <w:rPr>
            <w:noProof/>
            <w:webHidden/>
          </w:rPr>
          <w:instrText xml:space="preserve"> PAGEREF _Toc212474318 \h </w:instrText>
        </w:r>
        <w:r>
          <w:rPr>
            <w:noProof/>
            <w:webHidden/>
          </w:rPr>
        </w:r>
        <w:r>
          <w:rPr>
            <w:noProof/>
            <w:webHidden/>
          </w:rPr>
          <w:fldChar w:fldCharType="separate"/>
        </w:r>
        <w:r>
          <w:rPr>
            <w:noProof/>
            <w:webHidden/>
          </w:rPr>
          <w:t>61</w:t>
        </w:r>
        <w:r>
          <w:rPr>
            <w:noProof/>
            <w:webHidden/>
          </w:rPr>
          <w:fldChar w:fldCharType="end"/>
        </w:r>
      </w:hyperlink>
    </w:p>
    <w:p w14:paraId="7D9853A9" w14:textId="4F31AAD8" w:rsidR="004B3EA6" w:rsidRDefault="004B3EA6">
      <w:pPr>
        <w:pStyle w:val="TOC3"/>
        <w:tabs>
          <w:tab w:val="left" w:pos="1320"/>
          <w:tab w:val="right" w:leader="dot" w:pos="9350"/>
        </w:tabs>
        <w:rPr>
          <w:rFonts w:eastAsiaTheme="minorEastAsia"/>
          <w:noProof/>
        </w:rPr>
      </w:pPr>
      <w:hyperlink w:anchor="_Toc212474319" w:history="1">
        <w:r w:rsidRPr="002968B7">
          <w:rPr>
            <w:rStyle w:val="Hyperlink"/>
            <w:rFonts w:ascii="Calibri" w:hAnsi="Calibri" w:cs="Calibri"/>
            <w:noProof/>
            <w14:scene3d>
              <w14:camera w14:prst="orthographicFront"/>
              <w14:lightRig w14:rig="threePt" w14:dir="t">
                <w14:rot w14:lat="0" w14:lon="0" w14:rev="0"/>
              </w14:lightRig>
            </w14:scene3d>
          </w:rPr>
          <w:t>4.5.9:</w:t>
        </w:r>
        <w:r>
          <w:rPr>
            <w:rFonts w:eastAsiaTheme="minorEastAsia"/>
            <w:noProof/>
          </w:rPr>
          <w:tab/>
        </w:r>
        <w:r w:rsidRPr="002968B7">
          <w:rPr>
            <w:rStyle w:val="Hyperlink"/>
            <w:rFonts w:ascii="Calibri" w:hAnsi="Calibri" w:cs="Calibri"/>
            <w:noProof/>
          </w:rPr>
          <w:t>Special Design Consideration &amp; Transaction Information</w:t>
        </w:r>
        <w:r>
          <w:rPr>
            <w:noProof/>
            <w:webHidden/>
          </w:rPr>
          <w:tab/>
        </w:r>
        <w:r>
          <w:rPr>
            <w:noProof/>
            <w:webHidden/>
          </w:rPr>
          <w:fldChar w:fldCharType="begin"/>
        </w:r>
        <w:r>
          <w:rPr>
            <w:noProof/>
            <w:webHidden/>
          </w:rPr>
          <w:instrText xml:space="preserve"> PAGEREF _Toc212474319 \h </w:instrText>
        </w:r>
        <w:r>
          <w:rPr>
            <w:noProof/>
            <w:webHidden/>
          </w:rPr>
        </w:r>
        <w:r>
          <w:rPr>
            <w:noProof/>
            <w:webHidden/>
          </w:rPr>
          <w:fldChar w:fldCharType="separate"/>
        </w:r>
        <w:r>
          <w:rPr>
            <w:noProof/>
            <w:webHidden/>
          </w:rPr>
          <w:t>61</w:t>
        </w:r>
        <w:r>
          <w:rPr>
            <w:noProof/>
            <w:webHidden/>
          </w:rPr>
          <w:fldChar w:fldCharType="end"/>
        </w:r>
      </w:hyperlink>
    </w:p>
    <w:p w14:paraId="57CE72CE" w14:textId="62DD11C3" w:rsidR="004B3EA6" w:rsidRDefault="004B3EA6">
      <w:pPr>
        <w:pStyle w:val="TOC1"/>
        <w:rPr>
          <w:rFonts w:eastAsiaTheme="minorEastAsia"/>
          <w:noProof/>
        </w:rPr>
      </w:pPr>
      <w:hyperlink w:anchor="_Toc212474320" w:history="1">
        <w:r w:rsidRPr="002968B7">
          <w:rPr>
            <w:rStyle w:val="Hyperlink"/>
            <w:rFonts w:ascii="Calibri" w:hAnsi="Calibri" w:cs="Calibri"/>
            <w:noProof/>
          </w:rPr>
          <w:t>5:</w:t>
        </w:r>
        <w:r>
          <w:rPr>
            <w:rFonts w:eastAsiaTheme="minorEastAsia"/>
            <w:noProof/>
          </w:rPr>
          <w:tab/>
        </w:r>
        <w:r w:rsidRPr="002968B7">
          <w:rPr>
            <w:rStyle w:val="Hyperlink"/>
            <w:rFonts w:ascii="Calibri" w:hAnsi="Calibri" w:cs="Calibri"/>
            <w:noProof/>
          </w:rPr>
          <w:t>Appendices</w:t>
        </w:r>
        <w:r>
          <w:rPr>
            <w:noProof/>
            <w:webHidden/>
          </w:rPr>
          <w:tab/>
        </w:r>
        <w:r>
          <w:rPr>
            <w:noProof/>
            <w:webHidden/>
          </w:rPr>
          <w:fldChar w:fldCharType="begin"/>
        </w:r>
        <w:r>
          <w:rPr>
            <w:noProof/>
            <w:webHidden/>
          </w:rPr>
          <w:instrText xml:space="preserve"> PAGEREF _Toc212474320 \h </w:instrText>
        </w:r>
        <w:r>
          <w:rPr>
            <w:noProof/>
            <w:webHidden/>
          </w:rPr>
        </w:r>
        <w:r>
          <w:rPr>
            <w:noProof/>
            <w:webHidden/>
          </w:rPr>
          <w:fldChar w:fldCharType="separate"/>
        </w:r>
        <w:r>
          <w:rPr>
            <w:noProof/>
            <w:webHidden/>
          </w:rPr>
          <w:t>62</w:t>
        </w:r>
        <w:r>
          <w:rPr>
            <w:noProof/>
            <w:webHidden/>
          </w:rPr>
          <w:fldChar w:fldCharType="end"/>
        </w:r>
      </w:hyperlink>
    </w:p>
    <w:p w14:paraId="26171EC8" w14:textId="3DB636D0" w:rsidR="004B3EA6" w:rsidRDefault="004B3EA6">
      <w:pPr>
        <w:pStyle w:val="TOC1"/>
        <w:rPr>
          <w:rFonts w:eastAsiaTheme="minorEastAsia"/>
          <w:noProof/>
        </w:rPr>
      </w:pPr>
      <w:hyperlink w:anchor="_Toc212474321" w:history="1">
        <w:r w:rsidRPr="002968B7">
          <w:rPr>
            <w:rStyle w:val="Hyperlink"/>
            <w:rFonts w:ascii="Calibri" w:hAnsi="Calibri" w:cs="Calibri"/>
            <w:noProof/>
          </w:rPr>
          <w:t>6:</w:t>
        </w:r>
        <w:r>
          <w:rPr>
            <w:rFonts w:eastAsiaTheme="minorEastAsia"/>
            <w:noProof/>
          </w:rPr>
          <w:tab/>
        </w:r>
        <w:r w:rsidRPr="002968B7">
          <w:rPr>
            <w:rStyle w:val="Hyperlink"/>
            <w:rFonts w:ascii="Calibri" w:hAnsi="Calibri" w:cs="Calibri"/>
            <w:noProof/>
          </w:rPr>
          <w:t>Acronyms/Terms</w:t>
        </w:r>
        <w:r>
          <w:rPr>
            <w:noProof/>
            <w:webHidden/>
          </w:rPr>
          <w:tab/>
        </w:r>
        <w:r>
          <w:rPr>
            <w:noProof/>
            <w:webHidden/>
          </w:rPr>
          <w:fldChar w:fldCharType="begin"/>
        </w:r>
        <w:r>
          <w:rPr>
            <w:noProof/>
            <w:webHidden/>
          </w:rPr>
          <w:instrText xml:space="preserve"> PAGEREF _Toc212474321 \h </w:instrText>
        </w:r>
        <w:r>
          <w:rPr>
            <w:noProof/>
            <w:webHidden/>
          </w:rPr>
        </w:r>
        <w:r>
          <w:rPr>
            <w:noProof/>
            <w:webHidden/>
          </w:rPr>
          <w:fldChar w:fldCharType="separate"/>
        </w:r>
        <w:r>
          <w:rPr>
            <w:noProof/>
            <w:webHidden/>
          </w:rPr>
          <w:t>63</w:t>
        </w:r>
        <w:r>
          <w:rPr>
            <w:noProof/>
            <w:webHidden/>
          </w:rPr>
          <w:fldChar w:fldCharType="end"/>
        </w:r>
      </w:hyperlink>
    </w:p>
    <w:p w14:paraId="4CE275AB" w14:textId="60049F3E" w:rsidR="00E10293" w:rsidRDefault="0066650A" w:rsidP="002D1F2D">
      <w:pPr>
        <w:pStyle w:val="BoldHeader"/>
        <w:numPr>
          <w:ilvl w:val="0"/>
          <w:numId w:val="0"/>
        </w:numPr>
        <w:rPr>
          <w:rFonts w:ascii="Calibri" w:hAnsi="Calibri" w:cs="Calibri"/>
        </w:rPr>
      </w:pPr>
      <w:r w:rsidRPr="00747B75">
        <w:rPr>
          <w:rFonts w:ascii="Calibri" w:hAnsi="Calibri" w:cs="Calibri"/>
        </w:rPr>
        <w:lastRenderedPageBreak/>
        <w:fldChar w:fldCharType="end"/>
      </w:r>
      <w:bookmarkStart w:id="21" w:name="_Toc148466472"/>
      <w:bookmarkStart w:id="22" w:name="_Toc212474252"/>
      <w:r w:rsidR="003D33D8" w:rsidRPr="00747B75">
        <w:rPr>
          <w:rFonts w:ascii="Calibri" w:hAnsi="Calibri" w:cs="Calibri"/>
        </w:rPr>
        <w:t>Li</w:t>
      </w:r>
      <w:r w:rsidR="00CE361D" w:rsidRPr="00747B75">
        <w:rPr>
          <w:rFonts w:ascii="Calibri" w:hAnsi="Calibri" w:cs="Calibri"/>
        </w:rPr>
        <w:t xml:space="preserve">st of </w:t>
      </w:r>
      <w:r w:rsidR="00A07039" w:rsidRPr="00747B75">
        <w:rPr>
          <w:rFonts w:ascii="Calibri" w:hAnsi="Calibri" w:cs="Calibri"/>
        </w:rPr>
        <w:t>Figures</w:t>
      </w:r>
      <w:bookmarkEnd w:id="21"/>
      <w:bookmarkEnd w:id="22"/>
    </w:p>
    <w:p w14:paraId="701D356C" w14:textId="5E575FCE" w:rsidR="008716CB" w:rsidRDefault="000C5161">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4441256" w:history="1">
        <w:r w:rsidR="008716CB" w:rsidRPr="00201F87">
          <w:rPr>
            <w:rStyle w:val="Hyperlink"/>
            <w:noProof/>
          </w:rPr>
          <w:t>Figure 1 Agent Portal Dashboard for scenario when auto renewal happened for qualified member post RFI verification during Medicaid renewals and there is at least one impacted or non-qualified member in the application</w:t>
        </w:r>
        <w:r w:rsidR="008716CB">
          <w:rPr>
            <w:noProof/>
            <w:webHidden/>
          </w:rPr>
          <w:tab/>
        </w:r>
        <w:r w:rsidR="008716CB">
          <w:rPr>
            <w:noProof/>
            <w:webHidden/>
          </w:rPr>
          <w:fldChar w:fldCharType="begin"/>
        </w:r>
        <w:r w:rsidR="008716CB">
          <w:rPr>
            <w:noProof/>
            <w:webHidden/>
          </w:rPr>
          <w:instrText xml:space="preserve"> PAGEREF _Toc214441256 \h </w:instrText>
        </w:r>
        <w:r w:rsidR="008716CB">
          <w:rPr>
            <w:noProof/>
            <w:webHidden/>
          </w:rPr>
        </w:r>
        <w:r w:rsidR="008716CB">
          <w:rPr>
            <w:noProof/>
            <w:webHidden/>
          </w:rPr>
          <w:fldChar w:fldCharType="separate"/>
        </w:r>
        <w:r w:rsidR="008716CB">
          <w:rPr>
            <w:noProof/>
            <w:webHidden/>
          </w:rPr>
          <w:t>35</w:t>
        </w:r>
        <w:r w:rsidR="008716CB">
          <w:rPr>
            <w:noProof/>
            <w:webHidden/>
          </w:rPr>
          <w:fldChar w:fldCharType="end"/>
        </w:r>
      </w:hyperlink>
    </w:p>
    <w:p w14:paraId="2B97669F" w14:textId="6E11F6A0" w:rsidR="008716CB" w:rsidRDefault="008716CB">
      <w:pPr>
        <w:pStyle w:val="TableofFigures"/>
        <w:tabs>
          <w:tab w:val="right" w:leader="dot" w:pos="9350"/>
        </w:tabs>
        <w:rPr>
          <w:rFonts w:eastAsiaTheme="minorEastAsia"/>
          <w:noProof/>
        </w:rPr>
      </w:pPr>
      <w:hyperlink w:anchor="_Toc214441257" w:history="1">
        <w:r w:rsidRPr="00201F87">
          <w:rPr>
            <w:rStyle w:val="Hyperlink"/>
            <w:noProof/>
          </w:rPr>
          <w:t>Figure 2 Agent Portal Dashboard for scenario when auto renewal happened for qualified member post RFI verification during Medicaid renewals and all the members in the application were qualified only</w:t>
        </w:r>
        <w:r>
          <w:rPr>
            <w:noProof/>
            <w:webHidden/>
          </w:rPr>
          <w:tab/>
        </w:r>
        <w:r>
          <w:rPr>
            <w:noProof/>
            <w:webHidden/>
          </w:rPr>
          <w:fldChar w:fldCharType="begin"/>
        </w:r>
        <w:r>
          <w:rPr>
            <w:noProof/>
            <w:webHidden/>
          </w:rPr>
          <w:instrText xml:space="preserve"> PAGEREF _Toc214441257 \h </w:instrText>
        </w:r>
        <w:r>
          <w:rPr>
            <w:noProof/>
            <w:webHidden/>
          </w:rPr>
        </w:r>
        <w:r>
          <w:rPr>
            <w:noProof/>
            <w:webHidden/>
          </w:rPr>
          <w:fldChar w:fldCharType="separate"/>
        </w:r>
        <w:r>
          <w:rPr>
            <w:noProof/>
            <w:webHidden/>
          </w:rPr>
          <w:t>35</w:t>
        </w:r>
        <w:r>
          <w:rPr>
            <w:noProof/>
            <w:webHidden/>
          </w:rPr>
          <w:fldChar w:fldCharType="end"/>
        </w:r>
      </w:hyperlink>
    </w:p>
    <w:p w14:paraId="6A48BB4C" w14:textId="2D370205" w:rsidR="008716CB" w:rsidRDefault="008716CB">
      <w:pPr>
        <w:pStyle w:val="TableofFigures"/>
        <w:tabs>
          <w:tab w:val="right" w:leader="dot" w:pos="9350"/>
        </w:tabs>
        <w:rPr>
          <w:rFonts w:eastAsiaTheme="minorEastAsia"/>
          <w:noProof/>
        </w:rPr>
      </w:pPr>
      <w:hyperlink w:anchor="_Toc214441258" w:history="1">
        <w:r w:rsidRPr="00201F87">
          <w:rPr>
            <w:rStyle w:val="Hyperlink"/>
            <w:noProof/>
          </w:rPr>
          <w:t>Figure 3 Agent Portal Dashboard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_Toc214441258 \h </w:instrText>
        </w:r>
        <w:r>
          <w:rPr>
            <w:noProof/>
            <w:webHidden/>
          </w:rPr>
        </w:r>
        <w:r>
          <w:rPr>
            <w:noProof/>
            <w:webHidden/>
          </w:rPr>
          <w:fldChar w:fldCharType="separate"/>
        </w:r>
        <w:r>
          <w:rPr>
            <w:noProof/>
            <w:webHidden/>
          </w:rPr>
          <w:t>36</w:t>
        </w:r>
        <w:r>
          <w:rPr>
            <w:noProof/>
            <w:webHidden/>
          </w:rPr>
          <w:fldChar w:fldCharType="end"/>
        </w:r>
      </w:hyperlink>
    </w:p>
    <w:p w14:paraId="03465523" w14:textId="0D045664" w:rsidR="008716CB" w:rsidRDefault="008716CB">
      <w:pPr>
        <w:pStyle w:val="TableofFigures"/>
        <w:tabs>
          <w:tab w:val="right" w:leader="dot" w:pos="9350"/>
        </w:tabs>
        <w:rPr>
          <w:rFonts w:eastAsiaTheme="minorEastAsia"/>
          <w:noProof/>
        </w:rPr>
      </w:pPr>
      <w:hyperlink w:anchor="_Toc214441259" w:history="1">
        <w:r w:rsidRPr="00201F87">
          <w:rPr>
            <w:rStyle w:val="Hyperlink"/>
            <w:noProof/>
          </w:rPr>
          <w:t>Figure 4 Individual Dashboard for scenario when auto renewal happened for qualified member post RFI verification during Medicaid renewals and all the members present in the application were qualified only</w:t>
        </w:r>
        <w:r>
          <w:rPr>
            <w:noProof/>
            <w:webHidden/>
          </w:rPr>
          <w:tab/>
        </w:r>
        <w:r>
          <w:rPr>
            <w:noProof/>
            <w:webHidden/>
          </w:rPr>
          <w:fldChar w:fldCharType="begin"/>
        </w:r>
        <w:r>
          <w:rPr>
            <w:noProof/>
            <w:webHidden/>
          </w:rPr>
          <w:instrText xml:space="preserve"> PAGEREF _Toc214441259 \h </w:instrText>
        </w:r>
        <w:r>
          <w:rPr>
            <w:noProof/>
            <w:webHidden/>
          </w:rPr>
        </w:r>
        <w:r>
          <w:rPr>
            <w:noProof/>
            <w:webHidden/>
          </w:rPr>
          <w:fldChar w:fldCharType="separate"/>
        </w:r>
        <w:r>
          <w:rPr>
            <w:noProof/>
            <w:webHidden/>
          </w:rPr>
          <w:t>37</w:t>
        </w:r>
        <w:r>
          <w:rPr>
            <w:noProof/>
            <w:webHidden/>
          </w:rPr>
          <w:fldChar w:fldCharType="end"/>
        </w:r>
      </w:hyperlink>
    </w:p>
    <w:p w14:paraId="3C3CE33A" w14:textId="2536B3BA" w:rsidR="008716CB" w:rsidRDefault="008716CB">
      <w:pPr>
        <w:pStyle w:val="TableofFigures"/>
        <w:tabs>
          <w:tab w:val="right" w:leader="dot" w:pos="9350"/>
        </w:tabs>
        <w:rPr>
          <w:rFonts w:eastAsiaTheme="minorEastAsia"/>
          <w:noProof/>
        </w:rPr>
      </w:pPr>
      <w:hyperlink w:anchor="_Toc214441260" w:history="1">
        <w:r w:rsidRPr="00201F87">
          <w:rPr>
            <w:rStyle w:val="Hyperlink"/>
            <w:noProof/>
          </w:rPr>
          <w:t>Figure 5 Individual Dashboard for scenario when auto renewal happened for qualified member post RFI verification during Medicaid renewals and there were at least one impacted or non-qualified member present in the application.</w:t>
        </w:r>
        <w:r>
          <w:rPr>
            <w:noProof/>
            <w:webHidden/>
          </w:rPr>
          <w:tab/>
        </w:r>
        <w:r>
          <w:rPr>
            <w:noProof/>
            <w:webHidden/>
          </w:rPr>
          <w:fldChar w:fldCharType="begin"/>
        </w:r>
        <w:r>
          <w:rPr>
            <w:noProof/>
            <w:webHidden/>
          </w:rPr>
          <w:instrText xml:space="preserve"> PAGEREF _Toc214441260 \h </w:instrText>
        </w:r>
        <w:r>
          <w:rPr>
            <w:noProof/>
            <w:webHidden/>
          </w:rPr>
        </w:r>
        <w:r>
          <w:rPr>
            <w:noProof/>
            <w:webHidden/>
          </w:rPr>
          <w:fldChar w:fldCharType="separate"/>
        </w:r>
        <w:r>
          <w:rPr>
            <w:noProof/>
            <w:webHidden/>
          </w:rPr>
          <w:t>37</w:t>
        </w:r>
        <w:r>
          <w:rPr>
            <w:noProof/>
            <w:webHidden/>
          </w:rPr>
          <w:fldChar w:fldCharType="end"/>
        </w:r>
      </w:hyperlink>
    </w:p>
    <w:p w14:paraId="06E5F4CE" w14:textId="2874F07A" w:rsidR="008716CB" w:rsidRDefault="008716CB">
      <w:pPr>
        <w:pStyle w:val="TableofFigures"/>
        <w:tabs>
          <w:tab w:val="right" w:leader="dot" w:pos="9350"/>
        </w:tabs>
        <w:rPr>
          <w:rFonts w:eastAsiaTheme="minorEastAsia"/>
          <w:noProof/>
        </w:rPr>
      </w:pPr>
      <w:hyperlink w:anchor="_Toc214441261" w:history="1">
        <w:r w:rsidRPr="00201F87">
          <w:rPr>
            <w:rStyle w:val="Hyperlink"/>
            <w:noProof/>
          </w:rPr>
          <w:t>Figure 6 Individual Dashboard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_Toc214441261 \h </w:instrText>
        </w:r>
        <w:r>
          <w:rPr>
            <w:noProof/>
            <w:webHidden/>
          </w:rPr>
        </w:r>
        <w:r>
          <w:rPr>
            <w:noProof/>
            <w:webHidden/>
          </w:rPr>
          <w:fldChar w:fldCharType="separate"/>
        </w:r>
        <w:r>
          <w:rPr>
            <w:noProof/>
            <w:webHidden/>
          </w:rPr>
          <w:t>38</w:t>
        </w:r>
        <w:r>
          <w:rPr>
            <w:noProof/>
            <w:webHidden/>
          </w:rPr>
          <w:fldChar w:fldCharType="end"/>
        </w:r>
      </w:hyperlink>
    </w:p>
    <w:p w14:paraId="3EED26F4" w14:textId="3C270F4F" w:rsidR="008716CB" w:rsidRDefault="008716CB">
      <w:pPr>
        <w:pStyle w:val="TableofFigures"/>
        <w:tabs>
          <w:tab w:val="right" w:leader="dot" w:pos="9350"/>
        </w:tabs>
        <w:rPr>
          <w:rFonts w:eastAsiaTheme="minorEastAsia"/>
          <w:noProof/>
        </w:rPr>
      </w:pPr>
      <w:hyperlink w:anchor="_Toc214441262" w:history="1">
        <w:r w:rsidRPr="00201F87">
          <w:rPr>
            <w:rStyle w:val="Hyperlink"/>
            <w:noProof/>
          </w:rPr>
          <w:t>Figure 7 Eligibility Application screen for scenario when there were only qualified members present in the application and auto renewal happened for qualified member post RFI verification during Medicaid renewals.</w:t>
        </w:r>
        <w:r>
          <w:rPr>
            <w:noProof/>
            <w:webHidden/>
          </w:rPr>
          <w:tab/>
        </w:r>
        <w:r>
          <w:rPr>
            <w:noProof/>
            <w:webHidden/>
          </w:rPr>
          <w:fldChar w:fldCharType="begin"/>
        </w:r>
        <w:r>
          <w:rPr>
            <w:noProof/>
            <w:webHidden/>
          </w:rPr>
          <w:instrText xml:space="preserve"> PAGEREF _Toc214441262 \h </w:instrText>
        </w:r>
        <w:r>
          <w:rPr>
            <w:noProof/>
            <w:webHidden/>
          </w:rPr>
        </w:r>
        <w:r>
          <w:rPr>
            <w:noProof/>
            <w:webHidden/>
          </w:rPr>
          <w:fldChar w:fldCharType="separate"/>
        </w:r>
        <w:r>
          <w:rPr>
            <w:noProof/>
            <w:webHidden/>
          </w:rPr>
          <w:t>39</w:t>
        </w:r>
        <w:r>
          <w:rPr>
            <w:noProof/>
            <w:webHidden/>
          </w:rPr>
          <w:fldChar w:fldCharType="end"/>
        </w:r>
      </w:hyperlink>
    </w:p>
    <w:p w14:paraId="2AFC273F" w14:textId="60502749" w:rsidR="008716CB" w:rsidRDefault="008716CB">
      <w:pPr>
        <w:pStyle w:val="TableofFigures"/>
        <w:tabs>
          <w:tab w:val="right" w:leader="dot" w:pos="9350"/>
        </w:tabs>
        <w:rPr>
          <w:rFonts w:eastAsiaTheme="minorEastAsia"/>
          <w:noProof/>
        </w:rPr>
      </w:pPr>
      <w:hyperlink w:anchor="_Toc214441263" w:history="1">
        <w:r w:rsidRPr="00201F87">
          <w:rPr>
            <w:rStyle w:val="Hyperlink"/>
            <w:noProof/>
          </w:rPr>
          <w:t>Figure 8 Eligibility Application screen for scenario when there were at least on impacted or non-qualified member also present in the application and auto renewal happened for qualified member post RFI verification during Medicaid renewals.</w:t>
        </w:r>
        <w:r>
          <w:rPr>
            <w:noProof/>
            <w:webHidden/>
          </w:rPr>
          <w:tab/>
        </w:r>
        <w:r>
          <w:rPr>
            <w:noProof/>
            <w:webHidden/>
          </w:rPr>
          <w:fldChar w:fldCharType="begin"/>
        </w:r>
        <w:r>
          <w:rPr>
            <w:noProof/>
            <w:webHidden/>
          </w:rPr>
          <w:instrText xml:space="preserve"> PAGEREF _Toc214441263 \h </w:instrText>
        </w:r>
        <w:r>
          <w:rPr>
            <w:noProof/>
            <w:webHidden/>
          </w:rPr>
        </w:r>
        <w:r>
          <w:rPr>
            <w:noProof/>
            <w:webHidden/>
          </w:rPr>
          <w:fldChar w:fldCharType="separate"/>
        </w:r>
        <w:r>
          <w:rPr>
            <w:noProof/>
            <w:webHidden/>
          </w:rPr>
          <w:t>40</w:t>
        </w:r>
        <w:r>
          <w:rPr>
            <w:noProof/>
            <w:webHidden/>
          </w:rPr>
          <w:fldChar w:fldCharType="end"/>
        </w:r>
      </w:hyperlink>
    </w:p>
    <w:p w14:paraId="267A761A" w14:textId="600455A0" w:rsidR="008716CB" w:rsidRDefault="008716CB">
      <w:pPr>
        <w:pStyle w:val="TableofFigures"/>
        <w:tabs>
          <w:tab w:val="right" w:leader="dot" w:pos="9350"/>
        </w:tabs>
        <w:rPr>
          <w:rFonts w:eastAsiaTheme="minorEastAsia"/>
          <w:noProof/>
        </w:rPr>
      </w:pPr>
      <w:hyperlink w:anchor="_Toc214441264" w:history="1">
        <w:r w:rsidRPr="00201F87">
          <w:rPr>
            <w:rStyle w:val="Hyperlink"/>
            <w:noProof/>
          </w:rPr>
          <w:t>Figure 9 Eligibility Application screen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_Toc214441264 \h </w:instrText>
        </w:r>
        <w:r>
          <w:rPr>
            <w:noProof/>
            <w:webHidden/>
          </w:rPr>
        </w:r>
        <w:r>
          <w:rPr>
            <w:noProof/>
            <w:webHidden/>
          </w:rPr>
          <w:fldChar w:fldCharType="separate"/>
        </w:r>
        <w:r>
          <w:rPr>
            <w:noProof/>
            <w:webHidden/>
          </w:rPr>
          <w:t>41</w:t>
        </w:r>
        <w:r>
          <w:rPr>
            <w:noProof/>
            <w:webHidden/>
          </w:rPr>
          <w:fldChar w:fldCharType="end"/>
        </w:r>
      </w:hyperlink>
    </w:p>
    <w:p w14:paraId="43119198" w14:textId="73989088" w:rsidR="008716CB" w:rsidRDefault="008716CB">
      <w:pPr>
        <w:pStyle w:val="TableofFigures"/>
        <w:tabs>
          <w:tab w:val="right" w:leader="dot" w:pos="9350"/>
        </w:tabs>
        <w:rPr>
          <w:rFonts w:eastAsiaTheme="minorEastAsia"/>
          <w:noProof/>
        </w:rPr>
      </w:pPr>
      <w:hyperlink w:anchor="_Toc214441265" w:history="1">
        <w:r w:rsidRPr="00201F87">
          <w:rPr>
            <w:rStyle w:val="Hyperlink"/>
            <w:noProof/>
          </w:rPr>
          <w:t>Figure 10 Eligibility and Processes screen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_Toc214441265 \h </w:instrText>
        </w:r>
        <w:r>
          <w:rPr>
            <w:noProof/>
            <w:webHidden/>
          </w:rPr>
        </w:r>
        <w:r>
          <w:rPr>
            <w:noProof/>
            <w:webHidden/>
          </w:rPr>
          <w:fldChar w:fldCharType="separate"/>
        </w:r>
        <w:r>
          <w:rPr>
            <w:noProof/>
            <w:webHidden/>
          </w:rPr>
          <w:t>42</w:t>
        </w:r>
        <w:r>
          <w:rPr>
            <w:noProof/>
            <w:webHidden/>
          </w:rPr>
          <w:fldChar w:fldCharType="end"/>
        </w:r>
      </w:hyperlink>
    </w:p>
    <w:p w14:paraId="140B5F5F" w14:textId="4002BC93" w:rsidR="008716CB" w:rsidRDefault="008716CB">
      <w:pPr>
        <w:pStyle w:val="TableofFigures"/>
        <w:tabs>
          <w:tab w:val="right" w:leader="dot" w:pos="9350"/>
        </w:tabs>
        <w:rPr>
          <w:rFonts w:eastAsiaTheme="minorEastAsia"/>
          <w:noProof/>
        </w:rPr>
      </w:pPr>
      <w:hyperlink w:anchor="_Toc214441266" w:history="1">
        <w:r w:rsidRPr="00201F87">
          <w:rPr>
            <w:rStyle w:val="Hyperlink"/>
            <w:noProof/>
          </w:rPr>
          <w:t>Figure 11 Eligibility and Processes screen for scenario when there is at least one non-qualified or impacted members present in the application and all the qualified members are auto renewed post RFI verification during Medicaid renewals.</w:t>
        </w:r>
        <w:r>
          <w:rPr>
            <w:noProof/>
            <w:webHidden/>
          </w:rPr>
          <w:tab/>
        </w:r>
        <w:r>
          <w:rPr>
            <w:noProof/>
            <w:webHidden/>
          </w:rPr>
          <w:fldChar w:fldCharType="begin"/>
        </w:r>
        <w:r>
          <w:rPr>
            <w:noProof/>
            <w:webHidden/>
          </w:rPr>
          <w:instrText xml:space="preserve"> PAGEREF _Toc214441266 \h </w:instrText>
        </w:r>
        <w:r>
          <w:rPr>
            <w:noProof/>
            <w:webHidden/>
          </w:rPr>
        </w:r>
        <w:r>
          <w:rPr>
            <w:noProof/>
            <w:webHidden/>
          </w:rPr>
          <w:fldChar w:fldCharType="separate"/>
        </w:r>
        <w:r>
          <w:rPr>
            <w:noProof/>
            <w:webHidden/>
          </w:rPr>
          <w:t>42</w:t>
        </w:r>
        <w:r>
          <w:rPr>
            <w:noProof/>
            <w:webHidden/>
          </w:rPr>
          <w:fldChar w:fldCharType="end"/>
        </w:r>
      </w:hyperlink>
    </w:p>
    <w:p w14:paraId="13566940" w14:textId="2DFCE200" w:rsidR="008716CB" w:rsidRDefault="008716CB">
      <w:pPr>
        <w:pStyle w:val="TableofFigures"/>
        <w:tabs>
          <w:tab w:val="right" w:leader="dot" w:pos="9350"/>
        </w:tabs>
        <w:rPr>
          <w:rFonts w:eastAsiaTheme="minorEastAsia"/>
          <w:noProof/>
        </w:rPr>
      </w:pPr>
      <w:hyperlink w:anchor="_Toc214441267" w:history="1">
        <w:r w:rsidRPr="00201F87">
          <w:rPr>
            <w:rStyle w:val="Hyperlink"/>
            <w:noProof/>
          </w:rPr>
          <w:t>Figure 12 Agent Portal Dashboard for scenario when auto renewal happened for qualified member post RFI verification during Medicaid renewals and there is at least one impacted or non-qualified member in the application</w:t>
        </w:r>
        <w:r>
          <w:rPr>
            <w:noProof/>
            <w:webHidden/>
          </w:rPr>
          <w:tab/>
        </w:r>
        <w:r>
          <w:rPr>
            <w:noProof/>
            <w:webHidden/>
          </w:rPr>
          <w:fldChar w:fldCharType="begin"/>
        </w:r>
        <w:r>
          <w:rPr>
            <w:noProof/>
            <w:webHidden/>
          </w:rPr>
          <w:instrText xml:space="preserve"> PAGEREF _Toc214441267 \h </w:instrText>
        </w:r>
        <w:r>
          <w:rPr>
            <w:noProof/>
            <w:webHidden/>
          </w:rPr>
        </w:r>
        <w:r>
          <w:rPr>
            <w:noProof/>
            <w:webHidden/>
          </w:rPr>
          <w:fldChar w:fldCharType="separate"/>
        </w:r>
        <w:r>
          <w:rPr>
            <w:noProof/>
            <w:webHidden/>
          </w:rPr>
          <w:t>50</w:t>
        </w:r>
        <w:r>
          <w:rPr>
            <w:noProof/>
            <w:webHidden/>
          </w:rPr>
          <w:fldChar w:fldCharType="end"/>
        </w:r>
      </w:hyperlink>
    </w:p>
    <w:p w14:paraId="75107664" w14:textId="414A89BD" w:rsidR="008716CB" w:rsidRDefault="008716CB">
      <w:pPr>
        <w:pStyle w:val="TableofFigures"/>
        <w:tabs>
          <w:tab w:val="right" w:leader="dot" w:pos="9350"/>
        </w:tabs>
        <w:rPr>
          <w:rFonts w:eastAsiaTheme="minorEastAsia"/>
          <w:noProof/>
        </w:rPr>
      </w:pPr>
      <w:hyperlink w:anchor="_Toc214441268" w:history="1">
        <w:r w:rsidRPr="00201F87">
          <w:rPr>
            <w:rStyle w:val="Hyperlink"/>
            <w:noProof/>
          </w:rPr>
          <w:t>Figure 13 Agent Portal Dashboard for scenario when auto renewal happened for qualified member post RFI verification during Medicaid renewals and all the members in the application were qualified only</w:t>
        </w:r>
        <w:r>
          <w:rPr>
            <w:noProof/>
            <w:webHidden/>
          </w:rPr>
          <w:tab/>
        </w:r>
        <w:r>
          <w:rPr>
            <w:noProof/>
            <w:webHidden/>
          </w:rPr>
          <w:fldChar w:fldCharType="begin"/>
        </w:r>
        <w:r>
          <w:rPr>
            <w:noProof/>
            <w:webHidden/>
          </w:rPr>
          <w:instrText xml:space="preserve"> PAGEREF _Toc214441268 \h </w:instrText>
        </w:r>
        <w:r>
          <w:rPr>
            <w:noProof/>
            <w:webHidden/>
          </w:rPr>
        </w:r>
        <w:r>
          <w:rPr>
            <w:noProof/>
            <w:webHidden/>
          </w:rPr>
          <w:fldChar w:fldCharType="separate"/>
        </w:r>
        <w:r>
          <w:rPr>
            <w:noProof/>
            <w:webHidden/>
          </w:rPr>
          <w:t>50</w:t>
        </w:r>
        <w:r>
          <w:rPr>
            <w:noProof/>
            <w:webHidden/>
          </w:rPr>
          <w:fldChar w:fldCharType="end"/>
        </w:r>
      </w:hyperlink>
    </w:p>
    <w:p w14:paraId="139AD8BC" w14:textId="15AC7FAB" w:rsidR="008716CB" w:rsidRDefault="008716CB">
      <w:pPr>
        <w:pStyle w:val="TableofFigures"/>
        <w:tabs>
          <w:tab w:val="right" w:leader="dot" w:pos="9350"/>
        </w:tabs>
        <w:rPr>
          <w:rFonts w:eastAsiaTheme="minorEastAsia"/>
          <w:noProof/>
        </w:rPr>
      </w:pPr>
      <w:hyperlink w:anchor="_Toc214441269" w:history="1">
        <w:r w:rsidRPr="00201F87">
          <w:rPr>
            <w:rStyle w:val="Hyperlink"/>
            <w:noProof/>
          </w:rPr>
          <w:t>Figure 14 Agent Portal Dashboard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_Toc214441269 \h </w:instrText>
        </w:r>
        <w:r>
          <w:rPr>
            <w:noProof/>
            <w:webHidden/>
          </w:rPr>
        </w:r>
        <w:r>
          <w:rPr>
            <w:noProof/>
            <w:webHidden/>
          </w:rPr>
          <w:fldChar w:fldCharType="separate"/>
        </w:r>
        <w:r>
          <w:rPr>
            <w:noProof/>
            <w:webHidden/>
          </w:rPr>
          <w:t>50</w:t>
        </w:r>
        <w:r>
          <w:rPr>
            <w:noProof/>
            <w:webHidden/>
          </w:rPr>
          <w:fldChar w:fldCharType="end"/>
        </w:r>
      </w:hyperlink>
    </w:p>
    <w:p w14:paraId="36796842" w14:textId="4997261B" w:rsidR="008716CB" w:rsidRDefault="008716CB">
      <w:pPr>
        <w:pStyle w:val="TableofFigures"/>
        <w:tabs>
          <w:tab w:val="right" w:leader="dot" w:pos="9350"/>
        </w:tabs>
        <w:rPr>
          <w:rFonts w:eastAsiaTheme="minorEastAsia"/>
          <w:noProof/>
        </w:rPr>
      </w:pPr>
      <w:hyperlink w:anchor="_Toc214441270" w:history="1">
        <w:r w:rsidRPr="00201F87">
          <w:rPr>
            <w:rStyle w:val="Hyperlink"/>
            <w:noProof/>
          </w:rPr>
          <w:t>Figure 15 Individual Dashboard for scenario when auto renewal happened for qualified member post RFI verification during Medicaid renewals and all the members present in the application were qualified only</w:t>
        </w:r>
        <w:r>
          <w:rPr>
            <w:noProof/>
            <w:webHidden/>
          </w:rPr>
          <w:tab/>
        </w:r>
        <w:r>
          <w:rPr>
            <w:noProof/>
            <w:webHidden/>
          </w:rPr>
          <w:fldChar w:fldCharType="begin"/>
        </w:r>
        <w:r>
          <w:rPr>
            <w:noProof/>
            <w:webHidden/>
          </w:rPr>
          <w:instrText xml:space="preserve"> PAGEREF _Toc214441270 \h </w:instrText>
        </w:r>
        <w:r>
          <w:rPr>
            <w:noProof/>
            <w:webHidden/>
          </w:rPr>
        </w:r>
        <w:r>
          <w:rPr>
            <w:noProof/>
            <w:webHidden/>
          </w:rPr>
          <w:fldChar w:fldCharType="separate"/>
        </w:r>
        <w:r>
          <w:rPr>
            <w:noProof/>
            <w:webHidden/>
          </w:rPr>
          <w:t>52</w:t>
        </w:r>
        <w:r>
          <w:rPr>
            <w:noProof/>
            <w:webHidden/>
          </w:rPr>
          <w:fldChar w:fldCharType="end"/>
        </w:r>
      </w:hyperlink>
    </w:p>
    <w:p w14:paraId="6AA17C26" w14:textId="29A028E3" w:rsidR="008716CB" w:rsidRDefault="008716CB">
      <w:pPr>
        <w:pStyle w:val="TableofFigures"/>
        <w:tabs>
          <w:tab w:val="right" w:leader="dot" w:pos="9350"/>
        </w:tabs>
        <w:rPr>
          <w:rFonts w:eastAsiaTheme="minorEastAsia"/>
          <w:noProof/>
        </w:rPr>
      </w:pPr>
      <w:hyperlink w:anchor="_Toc214441271" w:history="1">
        <w:r w:rsidRPr="00201F87">
          <w:rPr>
            <w:rStyle w:val="Hyperlink"/>
            <w:noProof/>
          </w:rPr>
          <w:t>Figure 16 Individual Dashboard for scenario when auto renewal happened for qualified member post RFI verification during Medicaid renewals and there were at least one impacted or non-qualified member present in the application.</w:t>
        </w:r>
        <w:r>
          <w:rPr>
            <w:noProof/>
            <w:webHidden/>
          </w:rPr>
          <w:tab/>
        </w:r>
        <w:r>
          <w:rPr>
            <w:noProof/>
            <w:webHidden/>
          </w:rPr>
          <w:fldChar w:fldCharType="begin"/>
        </w:r>
        <w:r>
          <w:rPr>
            <w:noProof/>
            <w:webHidden/>
          </w:rPr>
          <w:instrText xml:space="preserve"> PAGEREF _Toc214441271 \h </w:instrText>
        </w:r>
        <w:r>
          <w:rPr>
            <w:noProof/>
            <w:webHidden/>
          </w:rPr>
        </w:r>
        <w:r>
          <w:rPr>
            <w:noProof/>
            <w:webHidden/>
          </w:rPr>
          <w:fldChar w:fldCharType="separate"/>
        </w:r>
        <w:r>
          <w:rPr>
            <w:noProof/>
            <w:webHidden/>
          </w:rPr>
          <w:t>52</w:t>
        </w:r>
        <w:r>
          <w:rPr>
            <w:noProof/>
            <w:webHidden/>
          </w:rPr>
          <w:fldChar w:fldCharType="end"/>
        </w:r>
      </w:hyperlink>
    </w:p>
    <w:p w14:paraId="5024A548" w14:textId="2FC2E4E7" w:rsidR="008716CB" w:rsidRDefault="008716CB">
      <w:pPr>
        <w:pStyle w:val="TableofFigures"/>
        <w:tabs>
          <w:tab w:val="right" w:leader="dot" w:pos="9350"/>
        </w:tabs>
        <w:rPr>
          <w:rFonts w:eastAsiaTheme="minorEastAsia"/>
          <w:noProof/>
        </w:rPr>
      </w:pPr>
      <w:hyperlink w:anchor="_Toc214441272" w:history="1">
        <w:r w:rsidRPr="00201F87">
          <w:rPr>
            <w:rStyle w:val="Hyperlink"/>
            <w:noProof/>
          </w:rPr>
          <w:t>Figure 17 Individual Dashboard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_Toc214441272 \h </w:instrText>
        </w:r>
        <w:r>
          <w:rPr>
            <w:noProof/>
            <w:webHidden/>
          </w:rPr>
        </w:r>
        <w:r>
          <w:rPr>
            <w:noProof/>
            <w:webHidden/>
          </w:rPr>
          <w:fldChar w:fldCharType="separate"/>
        </w:r>
        <w:r>
          <w:rPr>
            <w:noProof/>
            <w:webHidden/>
          </w:rPr>
          <w:t>53</w:t>
        </w:r>
        <w:r>
          <w:rPr>
            <w:noProof/>
            <w:webHidden/>
          </w:rPr>
          <w:fldChar w:fldCharType="end"/>
        </w:r>
      </w:hyperlink>
    </w:p>
    <w:p w14:paraId="28E58F14" w14:textId="04FB1695" w:rsidR="008716CB" w:rsidRDefault="008716CB">
      <w:pPr>
        <w:pStyle w:val="TableofFigures"/>
        <w:tabs>
          <w:tab w:val="right" w:leader="dot" w:pos="9350"/>
        </w:tabs>
        <w:rPr>
          <w:rFonts w:eastAsiaTheme="minorEastAsia"/>
          <w:noProof/>
        </w:rPr>
      </w:pPr>
      <w:hyperlink w:anchor="_Toc214441273" w:history="1">
        <w:r w:rsidRPr="00201F87">
          <w:rPr>
            <w:rStyle w:val="Hyperlink"/>
            <w:noProof/>
          </w:rPr>
          <w:t>Figure 18 Eligibility Application screen for scenario when there were only qualified members present in the application and auto renewal happened for qualified member post RFI verification during Medicaid renewals.</w:t>
        </w:r>
        <w:r>
          <w:rPr>
            <w:noProof/>
            <w:webHidden/>
          </w:rPr>
          <w:tab/>
        </w:r>
        <w:r>
          <w:rPr>
            <w:noProof/>
            <w:webHidden/>
          </w:rPr>
          <w:fldChar w:fldCharType="begin"/>
        </w:r>
        <w:r>
          <w:rPr>
            <w:noProof/>
            <w:webHidden/>
          </w:rPr>
          <w:instrText xml:space="preserve"> PAGEREF _Toc214441273 \h </w:instrText>
        </w:r>
        <w:r>
          <w:rPr>
            <w:noProof/>
            <w:webHidden/>
          </w:rPr>
        </w:r>
        <w:r>
          <w:rPr>
            <w:noProof/>
            <w:webHidden/>
          </w:rPr>
          <w:fldChar w:fldCharType="separate"/>
        </w:r>
        <w:r>
          <w:rPr>
            <w:noProof/>
            <w:webHidden/>
          </w:rPr>
          <w:t>54</w:t>
        </w:r>
        <w:r>
          <w:rPr>
            <w:noProof/>
            <w:webHidden/>
          </w:rPr>
          <w:fldChar w:fldCharType="end"/>
        </w:r>
      </w:hyperlink>
    </w:p>
    <w:p w14:paraId="09AEB687" w14:textId="5C97797D" w:rsidR="008716CB" w:rsidRDefault="008716CB">
      <w:pPr>
        <w:pStyle w:val="TableofFigures"/>
        <w:tabs>
          <w:tab w:val="right" w:leader="dot" w:pos="9350"/>
        </w:tabs>
        <w:rPr>
          <w:rFonts w:eastAsiaTheme="minorEastAsia"/>
          <w:noProof/>
        </w:rPr>
      </w:pPr>
      <w:hyperlink w:anchor="_Toc214441274" w:history="1">
        <w:r w:rsidRPr="00201F87">
          <w:rPr>
            <w:rStyle w:val="Hyperlink"/>
            <w:noProof/>
          </w:rPr>
          <w:t>Figure 19 Eligibility Application screen for scenario when there were at least on impacted or non-qualified member also present in the application and auto renewal happened for qualified member post RFI verification during Medicaid renewals.</w:t>
        </w:r>
        <w:r>
          <w:rPr>
            <w:noProof/>
            <w:webHidden/>
          </w:rPr>
          <w:tab/>
        </w:r>
        <w:r>
          <w:rPr>
            <w:noProof/>
            <w:webHidden/>
          </w:rPr>
          <w:fldChar w:fldCharType="begin"/>
        </w:r>
        <w:r>
          <w:rPr>
            <w:noProof/>
            <w:webHidden/>
          </w:rPr>
          <w:instrText xml:space="preserve"> PAGEREF _Toc214441274 \h </w:instrText>
        </w:r>
        <w:r>
          <w:rPr>
            <w:noProof/>
            <w:webHidden/>
          </w:rPr>
        </w:r>
        <w:r>
          <w:rPr>
            <w:noProof/>
            <w:webHidden/>
          </w:rPr>
          <w:fldChar w:fldCharType="separate"/>
        </w:r>
        <w:r>
          <w:rPr>
            <w:noProof/>
            <w:webHidden/>
          </w:rPr>
          <w:t>55</w:t>
        </w:r>
        <w:r>
          <w:rPr>
            <w:noProof/>
            <w:webHidden/>
          </w:rPr>
          <w:fldChar w:fldCharType="end"/>
        </w:r>
      </w:hyperlink>
    </w:p>
    <w:p w14:paraId="0E9D1EBB" w14:textId="7471E519" w:rsidR="008716CB" w:rsidRDefault="008716CB">
      <w:pPr>
        <w:pStyle w:val="TableofFigures"/>
        <w:tabs>
          <w:tab w:val="right" w:leader="dot" w:pos="9350"/>
        </w:tabs>
        <w:rPr>
          <w:rFonts w:eastAsiaTheme="minorEastAsia"/>
          <w:noProof/>
        </w:rPr>
      </w:pPr>
      <w:hyperlink w:anchor="_Toc214441275" w:history="1">
        <w:r w:rsidRPr="00201F87">
          <w:rPr>
            <w:rStyle w:val="Hyperlink"/>
            <w:noProof/>
          </w:rPr>
          <w:t>Figure 20 Eligibility Application screen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_Toc214441275 \h </w:instrText>
        </w:r>
        <w:r>
          <w:rPr>
            <w:noProof/>
            <w:webHidden/>
          </w:rPr>
        </w:r>
        <w:r>
          <w:rPr>
            <w:noProof/>
            <w:webHidden/>
          </w:rPr>
          <w:fldChar w:fldCharType="separate"/>
        </w:r>
        <w:r>
          <w:rPr>
            <w:noProof/>
            <w:webHidden/>
          </w:rPr>
          <w:t>56</w:t>
        </w:r>
        <w:r>
          <w:rPr>
            <w:noProof/>
            <w:webHidden/>
          </w:rPr>
          <w:fldChar w:fldCharType="end"/>
        </w:r>
      </w:hyperlink>
    </w:p>
    <w:p w14:paraId="3CB09C90" w14:textId="4BE80820" w:rsidR="008716CB" w:rsidRDefault="008716CB">
      <w:pPr>
        <w:pStyle w:val="TableofFigures"/>
        <w:tabs>
          <w:tab w:val="right" w:leader="dot" w:pos="9350"/>
        </w:tabs>
        <w:rPr>
          <w:rFonts w:eastAsiaTheme="minorEastAsia"/>
          <w:noProof/>
        </w:rPr>
      </w:pPr>
      <w:hyperlink w:anchor="_Toc214441276" w:history="1">
        <w:r w:rsidRPr="00201F87">
          <w:rPr>
            <w:rStyle w:val="Hyperlink"/>
            <w:noProof/>
          </w:rPr>
          <w:t>Figure 21 Eligibility and Processes screen for scenario when the application is dropped from Medicaid renewals post RFI verification</w:t>
        </w:r>
        <w:r>
          <w:rPr>
            <w:noProof/>
            <w:webHidden/>
          </w:rPr>
          <w:tab/>
        </w:r>
        <w:r>
          <w:rPr>
            <w:noProof/>
            <w:webHidden/>
          </w:rPr>
          <w:fldChar w:fldCharType="begin"/>
        </w:r>
        <w:r>
          <w:rPr>
            <w:noProof/>
            <w:webHidden/>
          </w:rPr>
          <w:instrText xml:space="preserve"> PAGEREF _Toc214441276 \h </w:instrText>
        </w:r>
        <w:r>
          <w:rPr>
            <w:noProof/>
            <w:webHidden/>
          </w:rPr>
        </w:r>
        <w:r>
          <w:rPr>
            <w:noProof/>
            <w:webHidden/>
          </w:rPr>
          <w:fldChar w:fldCharType="separate"/>
        </w:r>
        <w:r>
          <w:rPr>
            <w:noProof/>
            <w:webHidden/>
          </w:rPr>
          <w:t>57</w:t>
        </w:r>
        <w:r>
          <w:rPr>
            <w:noProof/>
            <w:webHidden/>
          </w:rPr>
          <w:fldChar w:fldCharType="end"/>
        </w:r>
      </w:hyperlink>
    </w:p>
    <w:p w14:paraId="5E7315BB" w14:textId="6D5588D3" w:rsidR="008716CB" w:rsidRDefault="008716CB">
      <w:pPr>
        <w:pStyle w:val="TableofFigures"/>
        <w:tabs>
          <w:tab w:val="right" w:leader="dot" w:pos="9350"/>
        </w:tabs>
        <w:rPr>
          <w:rFonts w:eastAsiaTheme="minorEastAsia"/>
          <w:noProof/>
        </w:rPr>
      </w:pPr>
      <w:hyperlink w:anchor="_Toc214441277" w:history="1">
        <w:r w:rsidRPr="00201F87">
          <w:rPr>
            <w:rStyle w:val="Hyperlink"/>
            <w:noProof/>
          </w:rPr>
          <w:t>Figure 22 Eligibility and Processes screen for scenario when there is at least one non-qualified or impacted members present in the application and all the qualified members are auto renewed post RFI verification during Medicaid renewals.</w:t>
        </w:r>
        <w:r>
          <w:rPr>
            <w:noProof/>
            <w:webHidden/>
          </w:rPr>
          <w:tab/>
        </w:r>
        <w:r>
          <w:rPr>
            <w:noProof/>
            <w:webHidden/>
          </w:rPr>
          <w:fldChar w:fldCharType="begin"/>
        </w:r>
        <w:r>
          <w:rPr>
            <w:noProof/>
            <w:webHidden/>
          </w:rPr>
          <w:instrText xml:space="preserve"> PAGEREF _Toc214441277 \h </w:instrText>
        </w:r>
        <w:r>
          <w:rPr>
            <w:noProof/>
            <w:webHidden/>
          </w:rPr>
        </w:r>
        <w:r>
          <w:rPr>
            <w:noProof/>
            <w:webHidden/>
          </w:rPr>
          <w:fldChar w:fldCharType="separate"/>
        </w:r>
        <w:r>
          <w:rPr>
            <w:noProof/>
            <w:webHidden/>
          </w:rPr>
          <w:t>57</w:t>
        </w:r>
        <w:r>
          <w:rPr>
            <w:noProof/>
            <w:webHidden/>
          </w:rPr>
          <w:fldChar w:fldCharType="end"/>
        </w:r>
      </w:hyperlink>
    </w:p>
    <w:p w14:paraId="00158379" w14:textId="0BF458F0" w:rsidR="008716CB" w:rsidRDefault="008716CB">
      <w:pPr>
        <w:pStyle w:val="TableofFigures"/>
        <w:tabs>
          <w:tab w:val="right" w:leader="dot" w:pos="9350"/>
        </w:tabs>
        <w:rPr>
          <w:rFonts w:eastAsiaTheme="minorEastAsia"/>
          <w:noProof/>
        </w:rPr>
      </w:pPr>
      <w:hyperlink w:anchor="_Toc214441278" w:history="1">
        <w:r w:rsidRPr="00201F87">
          <w:rPr>
            <w:rStyle w:val="Hyperlink"/>
            <w:noProof/>
          </w:rPr>
          <w:t>Figure 23- Agent Portal-Account Dashboard-Informational message displayed until the initial renewal eligibility determination is not performed post RFI verification</w:t>
        </w:r>
        <w:r>
          <w:rPr>
            <w:noProof/>
            <w:webHidden/>
          </w:rPr>
          <w:tab/>
        </w:r>
        <w:r>
          <w:rPr>
            <w:noProof/>
            <w:webHidden/>
          </w:rPr>
          <w:fldChar w:fldCharType="begin"/>
        </w:r>
        <w:r>
          <w:rPr>
            <w:noProof/>
            <w:webHidden/>
          </w:rPr>
          <w:instrText xml:space="preserve"> PAGEREF _Toc214441278 \h </w:instrText>
        </w:r>
        <w:r>
          <w:rPr>
            <w:noProof/>
            <w:webHidden/>
          </w:rPr>
        </w:r>
        <w:r>
          <w:rPr>
            <w:noProof/>
            <w:webHidden/>
          </w:rPr>
          <w:fldChar w:fldCharType="separate"/>
        </w:r>
        <w:r>
          <w:rPr>
            <w:noProof/>
            <w:webHidden/>
          </w:rPr>
          <w:t>58</w:t>
        </w:r>
        <w:r>
          <w:rPr>
            <w:noProof/>
            <w:webHidden/>
          </w:rPr>
          <w:fldChar w:fldCharType="end"/>
        </w:r>
      </w:hyperlink>
    </w:p>
    <w:p w14:paraId="546178F2" w14:textId="24B047A1" w:rsidR="008716CB" w:rsidRDefault="008716CB">
      <w:pPr>
        <w:pStyle w:val="TableofFigures"/>
        <w:tabs>
          <w:tab w:val="right" w:leader="dot" w:pos="9350"/>
        </w:tabs>
        <w:rPr>
          <w:rFonts w:eastAsiaTheme="minorEastAsia"/>
          <w:noProof/>
        </w:rPr>
      </w:pPr>
      <w:hyperlink w:anchor="_Toc214441279" w:history="1">
        <w:r w:rsidRPr="00201F87">
          <w:rPr>
            <w:rStyle w:val="Hyperlink"/>
            <w:noProof/>
          </w:rPr>
          <w:t>Figure 24 Individual Dashboard-Informational message displayed until the initial renewal eligibility determination is not performed post RFI verification</w:t>
        </w:r>
        <w:r>
          <w:rPr>
            <w:noProof/>
            <w:webHidden/>
          </w:rPr>
          <w:tab/>
        </w:r>
        <w:r>
          <w:rPr>
            <w:noProof/>
            <w:webHidden/>
          </w:rPr>
          <w:fldChar w:fldCharType="begin"/>
        </w:r>
        <w:r>
          <w:rPr>
            <w:noProof/>
            <w:webHidden/>
          </w:rPr>
          <w:instrText xml:space="preserve"> PAGEREF _Toc214441279 \h </w:instrText>
        </w:r>
        <w:r>
          <w:rPr>
            <w:noProof/>
            <w:webHidden/>
          </w:rPr>
        </w:r>
        <w:r>
          <w:rPr>
            <w:noProof/>
            <w:webHidden/>
          </w:rPr>
          <w:fldChar w:fldCharType="separate"/>
        </w:r>
        <w:r>
          <w:rPr>
            <w:noProof/>
            <w:webHidden/>
          </w:rPr>
          <w:t>59</w:t>
        </w:r>
        <w:r>
          <w:rPr>
            <w:noProof/>
            <w:webHidden/>
          </w:rPr>
          <w:fldChar w:fldCharType="end"/>
        </w:r>
      </w:hyperlink>
    </w:p>
    <w:p w14:paraId="3A69BA67" w14:textId="5F65E579" w:rsidR="008716CB" w:rsidRDefault="008716CB">
      <w:pPr>
        <w:pStyle w:val="TableofFigures"/>
        <w:tabs>
          <w:tab w:val="right" w:leader="dot" w:pos="9350"/>
        </w:tabs>
        <w:rPr>
          <w:rFonts w:eastAsiaTheme="minorEastAsia"/>
          <w:noProof/>
        </w:rPr>
      </w:pPr>
      <w:hyperlink w:anchor="_Toc214441280" w:history="1">
        <w:r w:rsidRPr="00201F87">
          <w:rPr>
            <w:rStyle w:val="Hyperlink"/>
            <w:noProof/>
          </w:rPr>
          <w:t>Figure 25 Eligibility Application-Informational message displayed until the initial renewal eligibility determination is not performed post RFI verification</w:t>
        </w:r>
        <w:r>
          <w:rPr>
            <w:noProof/>
            <w:webHidden/>
          </w:rPr>
          <w:tab/>
        </w:r>
        <w:r>
          <w:rPr>
            <w:noProof/>
            <w:webHidden/>
          </w:rPr>
          <w:fldChar w:fldCharType="begin"/>
        </w:r>
        <w:r>
          <w:rPr>
            <w:noProof/>
            <w:webHidden/>
          </w:rPr>
          <w:instrText xml:space="preserve"> PAGEREF _Toc214441280 \h </w:instrText>
        </w:r>
        <w:r>
          <w:rPr>
            <w:noProof/>
            <w:webHidden/>
          </w:rPr>
        </w:r>
        <w:r>
          <w:rPr>
            <w:noProof/>
            <w:webHidden/>
          </w:rPr>
          <w:fldChar w:fldCharType="separate"/>
        </w:r>
        <w:r>
          <w:rPr>
            <w:noProof/>
            <w:webHidden/>
          </w:rPr>
          <w:t>60</w:t>
        </w:r>
        <w:r>
          <w:rPr>
            <w:noProof/>
            <w:webHidden/>
          </w:rPr>
          <w:fldChar w:fldCharType="end"/>
        </w:r>
      </w:hyperlink>
    </w:p>
    <w:p w14:paraId="0520C468" w14:textId="0BDCF2FB" w:rsidR="008716CB" w:rsidRDefault="008716CB">
      <w:pPr>
        <w:pStyle w:val="TableofFigures"/>
        <w:tabs>
          <w:tab w:val="right" w:leader="dot" w:pos="9350"/>
        </w:tabs>
        <w:rPr>
          <w:rFonts w:eastAsiaTheme="minorEastAsia"/>
          <w:noProof/>
        </w:rPr>
      </w:pPr>
      <w:hyperlink w:anchor="_Toc214441281" w:history="1">
        <w:r w:rsidRPr="00201F87">
          <w:rPr>
            <w:rStyle w:val="Hyperlink"/>
            <w:noProof/>
          </w:rPr>
          <w:t>Figure 26 Eligibility and Processes for account-Informational message displayed until the initial renewal eligibility determination is not performed post RFI verification</w:t>
        </w:r>
        <w:r>
          <w:rPr>
            <w:noProof/>
            <w:webHidden/>
          </w:rPr>
          <w:tab/>
        </w:r>
        <w:r>
          <w:rPr>
            <w:noProof/>
            <w:webHidden/>
          </w:rPr>
          <w:fldChar w:fldCharType="begin"/>
        </w:r>
        <w:r>
          <w:rPr>
            <w:noProof/>
            <w:webHidden/>
          </w:rPr>
          <w:instrText xml:space="preserve"> PAGEREF _Toc214441281 \h </w:instrText>
        </w:r>
        <w:r>
          <w:rPr>
            <w:noProof/>
            <w:webHidden/>
          </w:rPr>
        </w:r>
        <w:r>
          <w:rPr>
            <w:noProof/>
            <w:webHidden/>
          </w:rPr>
          <w:fldChar w:fldCharType="separate"/>
        </w:r>
        <w:r>
          <w:rPr>
            <w:noProof/>
            <w:webHidden/>
          </w:rPr>
          <w:t>61</w:t>
        </w:r>
        <w:r>
          <w:rPr>
            <w:noProof/>
            <w:webHidden/>
          </w:rPr>
          <w:fldChar w:fldCharType="end"/>
        </w:r>
      </w:hyperlink>
    </w:p>
    <w:p w14:paraId="55ABA8F3" w14:textId="551B8C18" w:rsidR="00F078DC" w:rsidRPr="00F078DC" w:rsidRDefault="000C5161" w:rsidP="00F078DC">
      <w:r>
        <w:rPr>
          <w:b/>
          <w:bCs/>
          <w:noProof/>
        </w:rPr>
        <w:fldChar w:fldCharType="end"/>
      </w:r>
    </w:p>
    <w:p w14:paraId="5FDDB87C" w14:textId="22F482F8" w:rsidR="00633979" w:rsidRPr="00747B75" w:rsidRDefault="00633979" w:rsidP="003D33D8">
      <w:pPr>
        <w:pStyle w:val="BoldHeader"/>
        <w:numPr>
          <w:ilvl w:val="0"/>
          <w:numId w:val="0"/>
        </w:numPr>
        <w:rPr>
          <w:rFonts w:ascii="Calibri" w:hAnsi="Calibri" w:cs="Calibri"/>
        </w:rPr>
      </w:pPr>
      <w:bookmarkStart w:id="23" w:name="_Toc148466473"/>
      <w:bookmarkStart w:id="24" w:name="_Toc212474253"/>
      <w:r w:rsidRPr="00747B75">
        <w:rPr>
          <w:rFonts w:ascii="Calibri" w:hAnsi="Calibri" w:cs="Calibri"/>
        </w:rPr>
        <w:lastRenderedPageBreak/>
        <w:t>List of Tables</w:t>
      </w:r>
      <w:bookmarkEnd w:id="23"/>
      <w:bookmarkEnd w:id="24"/>
    </w:p>
    <w:p w14:paraId="443F138D" w14:textId="4AD7F753" w:rsidR="008716CB" w:rsidRDefault="00F078DC">
      <w:pPr>
        <w:pStyle w:val="TableofFigures"/>
        <w:tabs>
          <w:tab w:val="right" w:leader="dot" w:pos="9350"/>
        </w:tabs>
        <w:rPr>
          <w:rFonts w:eastAsiaTheme="minorEastAsia"/>
          <w:noProof/>
        </w:rPr>
      </w:pPr>
      <w:r w:rsidRPr="00AB16EE">
        <w:rPr>
          <w:rFonts w:ascii="Calibri" w:eastAsiaTheme="majorEastAsia" w:hAnsi="Calibri" w:cs="Calibri"/>
          <w:b/>
          <w:bCs/>
        </w:rPr>
        <w:fldChar w:fldCharType="begin"/>
      </w:r>
      <w:r w:rsidRPr="00AB16EE">
        <w:rPr>
          <w:rFonts w:ascii="Calibri" w:eastAsiaTheme="majorEastAsia" w:hAnsi="Calibri" w:cs="Calibri"/>
          <w:b/>
          <w:bCs/>
        </w:rPr>
        <w:instrText xml:space="preserve"> TOC \h \z \c "Table" </w:instrText>
      </w:r>
      <w:r w:rsidRPr="00AB16EE">
        <w:rPr>
          <w:rFonts w:ascii="Calibri" w:eastAsiaTheme="majorEastAsia" w:hAnsi="Calibri" w:cs="Calibri"/>
          <w:b/>
          <w:bCs/>
        </w:rPr>
        <w:fldChar w:fldCharType="separate"/>
      </w:r>
      <w:hyperlink w:anchor="_Toc214441224" w:history="1">
        <w:r w:rsidR="008716CB" w:rsidRPr="00BC345F">
          <w:rPr>
            <w:rStyle w:val="Hyperlink"/>
            <w:noProof/>
          </w:rPr>
          <w:t>Table 1. Revision History</w:t>
        </w:r>
        <w:r w:rsidR="008716CB">
          <w:rPr>
            <w:noProof/>
            <w:webHidden/>
          </w:rPr>
          <w:tab/>
        </w:r>
        <w:r w:rsidR="008716CB">
          <w:rPr>
            <w:noProof/>
            <w:webHidden/>
          </w:rPr>
          <w:fldChar w:fldCharType="begin"/>
        </w:r>
        <w:r w:rsidR="008716CB">
          <w:rPr>
            <w:noProof/>
            <w:webHidden/>
          </w:rPr>
          <w:instrText xml:space="preserve"> PAGEREF _Toc214441224 \h </w:instrText>
        </w:r>
        <w:r w:rsidR="008716CB">
          <w:rPr>
            <w:noProof/>
            <w:webHidden/>
          </w:rPr>
        </w:r>
        <w:r w:rsidR="008716CB">
          <w:rPr>
            <w:noProof/>
            <w:webHidden/>
          </w:rPr>
          <w:fldChar w:fldCharType="separate"/>
        </w:r>
        <w:r w:rsidR="008716CB">
          <w:rPr>
            <w:noProof/>
            <w:webHidden/>
          </w:rPr>
          <w:t>3</w:t>
        </w:r>
        <w:r w:rsidR="008716CB">
          <w:rPr>
            <w:noProof/>
            <w:webHidden/>
          </w:rPr>
          <w:fldChar w:fldCharType="end"/>
        </w:r>
      </w:hyperlink>
    </w:p>
    <w:p w14:paraId="42DDEA88" w14:textId="33D9424A" w:rsidR="008716CB" w:rsidRPr="001F644B" w:rsidRDefault="008716CB">
      <w:pPr>
        <w:pStyle w:val="TableofFigures"/>
        <w:tabs>
          <w:tab w:val="right" w:leader="dot" w:pos="9350"/>
        </w:tabs>
        <w:rPr>
          <w:rFonts w:ascii="Calibri" w:eastAsiaTheme="minorEastAsia" w:hAnsi="Calibri" w:cs="Calibri"/>
          <w:noProof/>
        </w:rPr>
      </w:pPr>
      <w:hyperlink w:anchor="_Toc214441225" w:history="1">
        <w:r w:rsidRPr="001F644B">
          <w:rPr>
            <w:rStyle w:val="Hyperlink"/>
            <w:rFonts w:ascii="Calibri" w:hAnsi="Calibri" w:cs="Calibri"/>
            <w:noProof/>
          </w:rPr>
          <w:t>Table 2. Product Capabilities</w:t>
        </w:r>
        <w:r w:rsidRPr="001F644B">
          <w:rPr>
            <w:rFonts w:ascii="Calibri" w:hAnsi="Calibri" w:cs="Calibri"/>
            <w:noProof/>
            <w:webHidden/>
          </w:rPr>
          <w:tab/>
        </w:r>
        <w:r w:rsidRPr="001F644B">
          <w:rPr>
            <w:rFonts w:ascii="Calibri" w:hAnsi="Calibri" w:cs="Calibri"/>
            <w:noProof/>
            <w:webHidden/>
          </w:rPr>
          <w:fldChar w:fldCharType="begin"/>
        </w:r>
        <w:r w:rsidRPr="001F644B">
          <w:rPr>
            <w:rFonts w:ascii="Calibri" w:hAnsi="Calibri" w:cs="Calibri"/>
            <w:noProof/>
            <w:webHidden/>
          </w:rPr>
          <w:instrText xml:space="preserve"> PAGEREF _Toc214441225 \h </w:instrText>
        </w:r>
        <w:r w:rsidRPr="001F644B">
          <w:rPr>
            <w:rFonts w:ascii="Calibri" w:hAnsi="Calibri" w:cs="Calibri"/>
            <w:noProof/>
            <w:webHidden/>
          </w:rPr>
        </w:r>
        <w:r w:rsidRPr="001F644B">
          <w:rPr>
            <w:rFonts w:ascii="Calibri" w:hAnsi="Calibri" w:cs="Calibri"/>
            <w:noProof/>
            <w:webHidden/>
          </w:rPr>
          <w:fldChar w:fldCharType="separate"/>
        </w:r>
        <w:r w:rsidRPr="001F644B">
          <w:rPr>
            <w:rFonts w:ascii="Calibri" w:hAnsi="Calibri" w:cs="Calibri"/>
            <w:noProof/>
            <w:webHidden/>
          </w:rPr>
          <w:t>15</w:t>
        </w:r>
        <w:r w:rsidRPr="001F644B">
          <w:rPr>
            <w:rFonts w:ascii="Calibri" w:hAnsi="Calibri" w:cs="Calibri"/>
            <w:noProof/>
            <w:webHidden/>
          </w:rPr>
          <w:fldChar w:fldCharType="end"/>
        </w:r>
      </w:hyperlink>
    </w:p>
    <w:p w14:paraId="567B39DF" w14:textId="57D56361" w:rsidR="008716CB" w:rsidRPr="001F644B" w:rsidRDefault="008716CB">
      <w:pPr>
        <w:pStyle w:val="TableofFigures"/>
        <w:tabs>
          <w:tab w:val="right" w:leader="dot" w:pos="9350"/>
        </w:tabs>
        <w:rPr>
          <w:rFonts w:ascii="Calibri" w:eastAsiaTheme="minorEastAsia" w:hAnsi="Calibri" w:cs="Calibri"/>
          <w:noProof/>
        </w:rPr>
      </w:pPr>
      <w:hyperlink w:anchor="_Toc214441226" w:history="1">
        <w:r w:rsidRPr="001F644B">
          <w:rPr>
            <w:rStyle w:val="Hyperlink"/>
            <w:rFonts w:ascii="Calibri" w:hAnsi="Calibri" w:cs="Calibri"/>
            <w:noProof/>
          </w:rPr>
          <w:t>Table 3. ETREN.PC.01 Product Capabilities Specification</w:t>
        </w:r>
        <w:r w:rsidRPr="001F644B">
          <w:rPr>
            <w:rFonts w:ascii="Calibri" w:hAnsi="Calibri" w:cs="Calibri"/>
            <w:noProof/>
            <w:webHidden/>
          </w:rPr>
          <w:tab/>
        </w:r>
        <w:r w:rsidRPr="001F644B">
          <w:rPr>
            <w:rFonts w:ascii="Calibri" w:hAnsi="Calibri" w:cs="Calibri"/>
            <w:noProof/>
            <w:webHidden/>
          </w:rPr>
          <w:fldChar w:fldCharType="begin"/>
        </w:r>
        <w:r w:rsidRPr="001F644B">
          <w:rPr>
            <w:rFonts w:ascii="Calibri" w:hAnsi="Calibri" w:cs="Calibri"/>
            <w:noProof/>
            <w:webHidden/>
          </w:rPr>
          <w:instrText xml:space="preserve"> PAGEREF _Toc214441226 \h </w:instrText>
        </w:r>
        <w:r w:rsidRPr="001F644B">
          <w:rPr>
            <w:rFonts w:ascii="Calibri" w:hAnsi="Calibri" w:cs="Calibri"/>
            <w:noProof/>
            <w:webHidden/>
          </w:rPr>
        </w:r>
        <w:r w:rsidRPr="001F644B">
          <w:rPr>
            <w:rFonts w:ascii="Calibri" w:hAnsi="Calibri" w:cs="Calibri"/>
            <w:noProof/>
            <w:webHidden/>
          </w:rPr>
          <w:fldChar w:fldCharType="separate"/>
        </w:r>
        <w:r w:rsidRPr="001F644B">
          <w:rPr>
            <w:rFonts w:ascii="Calibri" w:hAnsi="Calibri" w:cs="Calibri"/>
            <w:noProof/>
            <w:webHidden/>
          </w:rPr>
          <w:t>18</w:t>
        </w:r>
        <w:r w:rsidRPr="001F644B">
          <w:rPr>
            <w:rFonts w:ascii="Calibri" w:hAnsi="Calibri" w:cs="Calibri"/>
            <w:noProof/>
            <w:webHidden/>
          </w:rPr>
          <w:fldChar w:fldCharType="end"/>
        </w:r>
      </w:hyperlink>
    </w:p>
    <w:p w14:paraId="50681161" w14:textId="663ED5EE" w:rsidR="008716CB" w:rsidRPr="001F644B" w:rsidRDefault="008716CB">
      <w:pPr>
        <w:pStyle w:val="TableofFigures"/>
        <w:tabs>
          <w:tab w:val="right" w:leader="dot" w:pos="9350"/>
        </w:tabs>
        <w:rPr>
          <w:rFonts w:ascii="Calibri" w:eastAsiaTheme="minorEastAsia" w:hAnsi="Calibri" w:cs="Calibri"/>
          <w:noProof/>
        </w:rPr>
      </w:pPr>
      <w:hyperlink w:anchor="_Toc214441227" w:history="1">
        <w:r w:rsidRPr="001F644B">
          <w:rPr>
            <w:rStyle w:val="Hyperlink"/>
            <w:rFonts w:ascii="Calibri" w:hAnsi="Calibri" w:cs="Calibri"/>
            <w:noProof/>
          </w:rPr>
          <w:t>Table 4. ETREN.PC.03 Product Capabilities Specification</w:t>
        </w:r>
        <w:r w:rsidRPr="001F644B">
          <w:rPr>
            <w:rFonts w:ascii="Calibri" w:hAnsi="Calibri" w:cs="Calibri"/>
            <w:noProof/>
            <w:webHidden/>
          </w:rPr>
          <w:tab/>
        </w:r>
        <w:r w:rsidRPr="001F644B">
          <w:rPr>
            <w:rFonts w:ascii="Calibri" w:hAnsi="Calibri" w:cs="Calibri"/>
            <w:noProof/>
            <w:webHidden/>
          </w:rPr>
          <w:fldChar w:fldCharType="begin"/>
        </w:r>
        <w:r w:rsidRPr="001F644B">
          <w:rPr>
            <w:rFonts w:ascii="Calibri" w:hAnsi="Calibri" w:cs="Calibri"/>
            <w:noProof/>
            <w:webHidden/>
          </w:rPr>
          <w:instrText xml:space="preserve"> PAGEREF _Toc214441227 \h </w:instrText>
        </w:r>
        <w:r w:rsidRPr="001F644B">
          <w:rPr>
            <w:rFonts w:ascii="Calibri" w:hAnsi="Calibri" w:cs="Calibri"/>
            <w:noProof/>
            <w:webHidden/>
          </w:rPr>
        </w:r>
        <w:r w:rsidRPr="001F644B">
          <w:rPr>
            <w:rFonts w:ascii="Calibri" w:hAnsi="Calibri" w:cs="Calibri"/>
            <w:noProof/>
            <w:webHidden/>
          </w:rPr>
          <w:fldChar w:fldCharType="separate"/>
        </w:r>
        <w:r w:rsidRPr="001F644B">
          <w:rPr>
            <w:rFonts w:ascii="Calibri" w:hAnsi="Calibri" w:cs="Calibri"/>
            <w:noProof/>
            <w:webHidden/>
          </w:rPr>
          <w:t>45</w:t>
        </w:r>
        <w:r w:rsidRPr="001F644B">
          <w:rPr>
            <w:rFonts w:ascii="Calibri" w:hAnsi="Calibri" w:cs="Calibri"/>
            <w:noProof/>
            <w:webHidden/>
          </w:rPr>
          <w:fldChar w:fldCharType="end"/>
        </w:r>
      </w:hyperlink>
    </w:p>
    <w:p w14:paraId="436F8942" w14:textId="4861A48E" w:rsidR="008716CB" w:rsidRPr="001F644B" w:rsidRDefault="008716CB">
      <w:pPr>
        <w:pStyle w:val="TableofFigures"/>
        <w:tabs>
          <w:tab w:val="right" w:leader="dot" w:pos="9350"/>
        </w:tabs>
        <w:rPr>
          <w:rFonts w:ascii="Calibri" w:eastAsiaTheme="minorEastAsia" w:hAnsi="Calibri" w:cs="Calibri"/>
          <w:noProof/>
        </w:rPr>
      </w:pPr>
      <w:hyperlink w:anchor="_Toc214441228" w:history="1">
        <w:r w:rsidRPr="001F644B">
          <w:rPr>
            <w:rStyle w:val="Hyperlink"/>
            <w:rFonts w:ascii="Calibri" w:hAnsi="Calibri" w:cs="Calibri"/>
            <w:noProof/>
          </w:rPr>
          <w:t>Table 5. ETREN.PC.05 Product Capabilities Specification</w:t>
        </w:r>
        <w:r w:rsidRPr="001F644B">
          <w:rPr>
            <w:rFonts w:ascii="Calibri" w:hAnsi="Calibri" w:cs="Calibri"/>
            <w:noProof/>
            <w:webHidden/>
          </w:rPr>
          <w:tab/>
        </w:r>
        <w:r w:rsidRPr="001F644B">
          <w:rPr>
            <w:rFonts w:ascii="Calibri" w:hAnsi="Calibri" w:cs="Calibri"/>
            <w:noProof/>
            <w:webHidden/>
          </w:rPr>
          <w:fldChar w:fldCharType="begin"/>
        </w:r>
        <w:r w:rsidRPr="001F644B">
          <w:rPr>
            <w:rFonts w:ascii="Calibri" w:hAnsi="Calibri" w:cs="Calibri"/>
            <w:noProof/>
            <w:webHidden/>
          </w:rPr>
          <w:instrText xml:space="preserve"> PAGEREF _Toc214441228 \h </w:instrText>
        </w:r>
        <w:r w:rsidRPr="001F644B">
          <w:rPr>
            <w:rFonts w:ascii="Calibri" w:hAnsi="Calibri" w:cs="Calibri"/>
            <w:noProof/>
            <w:webHidden/>
          </w:rPr>
        </w:r>
        <w:r w:rsidRPr="001F644B">
          <w:rPr>
            <w:rFonts w:ascii="Calibri" w:hAnsi="Calibri" w:cs="Calibri"/>
            <w:noProof/>
            <w:webHidden/>
          </w:rPr>
          <w:fldChar w:fldCharType="separate"/>
        </w:r>
        <w:r w:rsidRPr="001F644B">
          <w:rPr>
            <w:rFonts w:ascii="Calibri" w:hAnsi="Calibri" w:cs="Calibri"/>
            <w:noProof/>
            <w:webHidden/>
          </w:rPr>
          <w:t>67</w:t>
        </w:r>
        <w:r w:rsidRPr="001F644B">
          <w:rPr>
            <w:rFonts w:ascii="Calibri" w:hAnsi="Calibri" w:cs="Calibri"/>
            <w:noProof/>
            <w:webHidden/>
          </w:rPr>
          <w:fldChar w:fldCharType="end"/>
        </w:r>
      </w:hyperlink>
    </w:p>
    <w:p w14:paraId="28F18CB5" w14:textId="4C5AFCF6" w:rsidR="008716CB" w:rsidRPr="001F644B" w:rsidRDefault="008716CB">
      <w:pPr>
        <w:pStyle w:val="TableofFigures"/>
        <w:tabs>
          <w:tab w:val="right" w:leader="dot" w:pos="9350"/>
        </w:tabs>
        <w:rPr>
          <w:rFonts w:ascii="Calibri" w:eastAsiaTheme="minorEastAsia" w:hAnsi="Calibri" w:cs="Calibri"/>
          <w:noProof/>
        </w:rPr>
      </w:pPr>
      <w:hyperlink w:anchor="_Toc214441229" w:history="1">
        <w:r w:rsidRPr="001F644B">
          <w:rPr>
            <w:rStyle w:val="Hyperlink"/>
            <w:rFonts w:ascii="Calibri" w:hAnsi="Calibri" w:cs="Calibri"/>
            <w:noProof/>
          </w:rPr>
          <w:t>Table 6. ETREN.PC.05 Product Capabilities Specification</w:t>
        </w:r>
        <w:r w:rsidRPr="001F644B">
          <w:rPr>
            <w:rFonts w:ascii="Calibri" w:hAnsi="Calibri" w:cs="Calibri"/>
            <w:noProof/>
            <w:webHidden/>
          </w:rPr>
          <w:tab/>
        </w:r>
        <w:r w:rsidRPr="001F644B">
          <w:rPr>
            <w:rFonts w:ascii="Calibri" w:hAnsi="Calibri" w:cs="Calibri"/>
            <w:noProof/>
            <w:webHidden/>
          </w:rPr>
          <w:fldChar w:fldCharType="begin"/>
        </w:r>
        <w:r w:rsidRPr="001F644B">
          <w:rPr>
            <w:rFonts w:ascii="Calibri" w:hAnsi="Calibri" w:cs="Calibri"/>
            <w:noProof/>
            <w:webHidden/>
          </w:rPr>
          <w:instrText xml:space="preserve"> PAGEREF _Toc214441229 \h </w:instrText>
        </w:r>
        <w:r w:rsidRPr="001F644B">
          <w:rPr>
            <w:rFonts w:ascii="Calibri" w:hAnsi="Calibri" w:cs="Calibri"/>
            <w:noProof/>
            <w:webHidden/>
          </w:rPr>
        </w:r>
        <w:r w:rsidRPr="001F644B">
          <w:rPr>
            <w:rFonts w:ascii="Calibri" w:hAnsi="Calibri" w:cs="Calibri"/>
            <w:noProof/>
            <w:webHidden/>
          </w:rPr>
          <w:fldChar w:fldCharType="separate"/>
        </w:r>
        <w:r w:rsidRPr="001F644B">
          <w:rPr>
            <w:rFonts w:ascii="Calibri" w:hAnsi="Calibri" w:cs="Calibri"/>
            <w:noProof/>
            <w:webHidden/>
          </w:rPr>
          <w:t>69</w:t>
        </w:r>
        <w:r w:rsidRPr="001F644B">
          <w:rPr>
            <w:rFonts w:ascii="Calibri" w:hAnsi="Calibri" w:cs="Calibri"/>
            <w:noProof/>
            <w:webHidden/>
          </w:rPr>
          <w:fldChar w:fldCharType="end"/>
        </w:r>
      </w:hyperlink>
    </w:p>
    <w:p w14:paraId="55AFCC87" w14:textId="01CCCE4A" w:rsidR="008716CB" w:rsidRPr="001F644B" w:rsidRDefault="008716CB">
      <w:pPr>
        <w:pStyle w:val="TableofFigures"/>
        <w:tabs>
          <w:tab w:val="right" w:leader="dot" w:pos="9350"/>
        </w:tabs>
        <w:rPr>
          <w:rFonts w:ascii="Calibri" w:eastAsiaTheme="minorEastAsia" w:hAnsi="Calibri" w:cs="Calibri"/>
          <w:noProof/>
        </w:rPr>
      </w:pPr>
      <w:hyperlink w:anchor="_Toc214441230" w:history="1">
        <w:r w:rsidRPr="001F644B">
          <w:rPr>
            <w:rStyle w:val="Hyperlink"/>
            <w:rFonts w:ascii="Calibri" w:hAnsi="Calibri" w:cs="Calibri"/>
            <w:noProof/>
          </w:rPr>
          <w:t>Table 7. ETREN.PC.06- Configuration Details</w:t>
        </w:r>
        <w:r w:rsidRPr="001F644B">
          <w:rPr>
            <w:rFonts w:ascii="Calibri" w:hAnsi="Calibri" w:cs="Calibri"/>
            <w:noProof/>
            <w:webHidden/>
          </w:rPr>
          <w:tab/>
        </w:r>
        <w:r w:rsidRPr="001F644B">
          <w:rPr>
            <w:rFonts w:ascii="Calibri" w:hAnsi="Calibri" w:cs="Calibri"/>
            <w:noProof/>
            <w:webHidden/>
          </w:rPr>
          <w:fldChar w:fldCharType="begin"/>
        </w:r>
        <w:r w:rsidRPr="001F644B">
          <w:rPr>
            <w:rFonts w:ascii="Calibri" w:hAnsi="Calibri" w:cs="Calibri"/>
            <w:noProof/>
            <w:webHidden/>
          </w:rPr>
          <w:instrText xml:space="preserve"> PAGEREF _Toc214441230 \h </w:instrText>
        </w:r>
        <w:r w:rsidRPr="001F644B">
          <w:rPr>
            <w:rFonts w:ascii="Calibri" w:hAnsi="Calibri" w:cs="Calibri"/>
            <w:noProof/>
            <w:webHidden/>
          </w:rPr>
        </w:r>
        <w:r w:rsidRPr="001F644B">
          <w:rPr>
            <w:rFonts w:ascii="Calibri" w:hAnsi="Calibri" w:cs="Calibri"/>
            <w:noProof/>
            <w:webHidden/>
          </w:rPr>
          <w:fldChar w:fldCharType="separate"/>
        </w:r>
        <w:r w:rsidRPr="001F644B">
          <w:rPr>
            <w:rFonts w:ascii="Calibri" w:hAnsi="Calibri" w:cs="Calibri"/>
            <w:noProof/>
            <w:webHidden/>
          </w:rPr>
          <w:t>70</w:t>
        </w:r>
        <w:r w:rsidRPr="001F644B">
          <w:rPr>
            <w:rFonts w:ascii="Calibri" w:hAnsi="Calibri" w:cs="Calibri"/>
            <w:noProof/>
            <w:webHidden/>
          </w:rPr>
          <w:fldChar w:fldCharType="end"/>
        </w:r>
      </w:hyperlink>
    </w:p>
    <w:p w14:paraId="5446298A" w14:textId="4C7625E3" w:rsidR="008716CB" w:rsidRPr="001F644B" w:rsidRDefault="008716CB">
      <w:pPr>
        <w:pStyle w:val="TableofFigures"/>
        <w:tabs>
          <w:tab w:val="right" w:leader="dot" w:pos="9350"/>
        </w:tabs>
        <w:rPr>
          <w:rFonts w:ascii="Calibri" w:eastAsiaTheme="minorEastAsia" w:hAnsi="Calibri" w:cs="Calibri"/>
          <w:noProof/>
        </w:rPr>
      </w:pPr>
      <w:hyperlink w:anchor="_Toc214441231" w:history="1">
        <w:r w:rsidRPr="001F644B">
          <w:rPr>
            <w:rStyle w:val="Hyperlink"/>
            <w:rFonts w:ascii="Calibri" w:hAnsi="Calibri" w:cs="Calibri"/>
            <w:noProof/>
          </w:rPr>
          <w:t>Table 8. ETREN.PC.07 Product Capabilities Specification</w:t>
        </w:r>
        <w:r w:rsidRPr="001F644B">
          <w:rPr>
            <w:rFonts w:ascii="Calibri" w:hAnsi="Calibri" w:cs="Calibri"/>
            <w:noProof/>
            <w:webHidden/>
          </w:rPr>
          <w:tab/>
        </w:r>
        <w:r w:rsidRPr="001F644B">
          <w:rPr>
            <w:rFonts w:ascii="Calibri" w:hAnsi="Calibri" w:cs="Calibri"/>
            <w:noProof/>
            <w:webHidden/>
          </w:rPr>
          <w:fldChar w:fldCharType="begin"/>
        </w:r>
        <w:r w:rsidRPr="001F644B">
          <w:rPr>
            <w:rFonts w:ascii="Calibri" w:hAnsi="Calibri" w:cs="Calibri"/>
            <w:noProof/>
            <w:webHidden/>
          </w:rPr>
          <w:instrText xml:space="preserve"> PAGEREF _Toc214441231 \h </w:instrText>
        </w:r>
        <w:r w:rsidRPr="001F644B">
          <w:rPr>
            <w:rFonts w:ascii="Calibri" w:hAnsi="Calibri" w:cs="Calibri"/>
            <w:noProof/>
            <w:webHidden/>
          </w:rPr>
        </w:r>
        <w:r w:rsidRPr="001F644B">
          <w:rPr>
            <w:rFonts w:ascii="Calibri" w:hAnsi="Calibri" w:cs="Calibri"/>
            <w:noProof/>
            <w:webHidden/>
          </w:rPr>
          <w:fldChar w:fldCharType="separate"/>
        </w:r>
        <w:r w:rsidRPr="001F644B">
          <w:rPr>
            <w:rFonts w:ascii="Calibri" w:hAnsi="Calibri" w:cs="Calibri"/>
            <w:noProof/>
            <w:webHidden/>
          </w:rPr>
          <w:t>73</w:t>
        </w:r>
        <w:r w:rsidRPr="001F644B">
          <w:rPr>
            <w:rFonts w:ascii="Calibri" w:hAnsi="Calibri" w:cs="Calibri"/>
            <w:noProof/>
            <w:webHidden/>
          </w:rPr>
          <w:fldChar w:fldCharType="end"/>
        </w:r>
      </w:hyperlink>
    </w:p>
    <w:p w14:paraId="690E37D0" w14:textId="22B46C73" w:rsidR="005B5A52" w:rsidRPr="00AB16EE" w:rsidRDefault="00F078DC" w:rsidP="00633979">
      <w:pPr>
        <w:tabs>
          <w:tab w:val="center" w:pos="4680"/>
          <w:tab w:val="right" w:pos="9360"/>
        </w:tabs>
        <w:spacing w:before="100" w:beforeAutospacing="1" w:after="100" w:afterAutospacing="1"/>
        <w:rPr>
          <w:rFonts w:ascii="Calibri" w:eastAsiaTheme="majorEastAsia" w:hAnsi="Calibri" w:cs="Calibri"/>
          <w:b/>
          <w:bCs/>
        </w:rPr>
      </w:pPr>
      <w:r w:rsidRPr="00AB16EE">
        <w:rPr>
          <w:rFonts w:ascii="Calibri" w:eastAsiaTheme="majorEastAsia" w:hAnsi="Calibri" w:cs="Calibri"/>
          <w:b/>
          <w:bCs/>
        </w:rPr>
        <w:fldChar w:fldCharType="end"/>
      </w:r>
    </w:p>
    <w:p w14:paraId="0745D977" w14:textId="77777777" w:rsidR="00303E68" w:rsidRDefault="00303E68" w:rsidP="00303E68">
      <w:pPr>
        <w:rPr>
          <w:rFonts w:ascii="Calibri" w:eastAsiaTheme="majorEastAsia" w:hAnsi="Calibri" w:cs="Calibri"/>
          <w:b/>
          <w:bCs/>
          <w:sz w:val="28"/>
          <w:szCs w:val="28"/>
        </w:rPr>
      </w:pPr>
    </w:p>
    <w:p w14:paraId="1797EEE8" w14:textId="2F3AF51C" w:rsidR="005B5A52" w:rsidRPr="00303E68" w:rsidRDefault="005B5A52" w:rsidP="00303E68">
      <w:pPr>
        <w:rPr>
          <w:rFonts w:ascii="Calibri" w:eastAsia="Calibri" w:hAnsi="Calibri" w:cs="Calibri"/>
          <w:szCs w:val="28"/>
        </w:rPr>
        <w:sectPr w:rsidR="005B5A52" w:rsidRPr="00303E68" w:rsidSect="00B00CC2">
          <w:headerReference w:type="default"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72326C" w14:textId="77777777" w:rsidR="0040110B" w:rsidRPr="00747B75" w:rsidRDefault="0040110B" w:rsidP="005A3EAF">
      <w:pPr>
        <w:pStyle w:val="Heading1"/>
        <w:rPr>
          <w:rFonts w:ascii="Calibri" w:hAnsi="Calibri" w:cs="Calibri"/>
        </w:rPr>
      </w:pPr>
      <w:bookmarkStart w:id="25" w:name="_Toc148466474"/>
      <w:bookmarkStart w:id="26" w:name="_Toc212474254"/>
      <w:bookmarkStart w:id="27" w:name="_Toc529923458"/>
      <w:bookmarkStart w:id="28" w:name="_Toc65387742"/>
      <w:bookmarkStart w:id="29" w:name="_Toc75920620"/>
      <w:bookmarkStart w:id="30" w:name="_Toc75920751"/>
      <w:bookmarkStart w:id="31" w:name="_Toc75920799"/>
      <w:bookmarkStart w:id="32" w:name="_Toc76184918"/>
      <w:bookmarkStart w:id="33" w:name="_Toc76270483"/>
      <w:bookmarkStart w:id="34" w:name="_Toc76270549"/>
      <w:bookmarkStart w:id="35" w:name="_Toc80418861"/>
      <w:bookmarkStart w:id="36" w:name="_Toc80514335"/>
      <w:bookmarkStart w:id="37" w:name="_Toc80585229"/>
      <w:bookmarkStart w:id="38" w:name="_Toc86461127"/>
      <w:bookmarkStart w:id="39" w:name="_Toc86464160"/>
      <w:bookmarkStart w:id="40" w:name="_Toc86464206"/>
      <w:bookmarkStart w:id="41" w:name="_Toc86464296"/>
      <w:bookmarkStart w:id="42" w:name="_Toc86464403"/>
      <w:bookmarkStart w:id="43" w:name="_Toc86467224"/>
      <w:bookmarkStart w:id="44" w:name="_Toc86467265"/>
      <w:bookmarkStart w:id="45" w:name="_Toc86472003"/>
      <w:bookmarkStart w:id="46" w:name="_Toc86485292"/>
      <w:bookmarkStart w:id="47" w:name="_Toc86485366"/>
      <w:bookmarkStart w:id="48" w:name="_Toc86486886"/>
      <w:bookmarkStart w:id="49" w:name="_Toc86737252"/>
      <w:bookmarkStart w:id="50" w:name="_Toc86737294"/>
      <w:bookmarkStart w:id="51" w:name="_Toc86737368"/>
      <w:bookmarkStart w:id="52" w:name="_Toc86739469"/>
      <w:bookmarkStart w:id="53" w:name="_Toc86740429"/>
      <w:bookmarkStart w:id="54" w:name="_Toc86743573"/>
      <w:bookmarkStart w:id="55" w:name="_Toc86800743"/>
      <w:bookmarkStart w:id="56" w:name="_Toc133743642"/>
      <w:bookmarkStart w:id="57" w:name="_Toc134265113"/>
      <w:bookmarkStart w:id="58" w:name="_Toc135719148"/>
      <w:bookmarkStart w:id="59" w:name="_Toc135722507"/>
      <w:bookmarkStart w:id="60" w:name="_Toc135733128"/>
      <w:bookmarkStart w:id="61" w:name="_Toc136059059"/>
      <w:bookmarkStart w:id="62" w:name="_Toc136062538"/>
      <w:bookmarkStart w:id="63" w:name="_Toc136146945"/>
      <w:bookmarkStart w:id="64" w:name="_Toc136147903"/>
      <w:bookmarkStart w:id="65" w:name="_Toc137453867"/>
      <w:bookmarkStart w:id="66" w:name="_Toc166565954"/>
      <w:bookmarkStart w:id="67" w:name="_Toc167085139"/>
      <w:bookmarkStart w:id="68" w:name="_Toc177962747"/>
      <w:bookmarkStart w:id="69" w:name="_Toc178040350"/>
      <w:bookmarkStart w:id="70" w:name="_Toc180316012"/>
      <w:bookmarkStart w:id="71" w:name="_Toc180316377"/>
      <w:bookmarkStart w:id="72" w:name="_Toc182036188"/>
      <w:bookmarkStart w:id="73" w:name="_Toc185146468"/>
      <w:r w:rsidRPr="00747B75">
        <w:rPr>
          <w:rFonts w:ascii="Calibri" w:hAnsi="Calibri" w:cs="Calibri"/>
        </w:rPr>
        <w:lastRenderedPageBreak/>
        <w:t>Problem Overview</w:t>
      </w:r>
      <w:bookmarkEnd w:id="25"/>
      <w:bookmarkEnd w:id="26"/>
    </w:p>
    <w:p w14:paraId="3D0D82CC" w14:textId="7867C137" w:rsidR="006C2AED" w:rsidRDefault="00E00CFC" w:rsidP="00647AC7">
      <w:pPr>
        <w:rPr>
          <w:rFonts w:ascii="Calibri" w:hAnsi="Calibri" w:cs="Calibri"/>
          <w:sz w:val="22"/>
          <w:szCs w:val="22"/>
        </w:rPr>
      </w:pPr>
      <w:r w:rsidRPr="00E00CFC">
        <w:rPr>
          <w:rFonts w:ascii="Calibri" w:hAnsi="Calibri" w:cs="Calibri"/>
          <w:sz w:val="22"/>
          <w:szCs w:val="22"/>
        </w:rPr>
        <w:t>The current HIX system presents several limitations during the Medicaid, QHP, and Mixed Household renewal processes:</w:t>
      </w:r>
    </w:p>
    <w:p w14:paraId="0BFB3813" w14:textId="77777777" w:rsidR="00913C8F" w:rsidRDefault="00913C8F" w:rsidP="00647AC7">
      <w:pPr>
        <w:rPr>
          <w:rFonts w:ascii="Calibri" w:hAnsi="Calibri" w:cs="Calibri"/>
          <w:sz w:val="22"/>
          <w:szCs w:val="22"/>
        </w:rPr>
      </w:pPr>
    </w:p>
    <w:p w14:paraId="6600BBD7" w14:textId="4039C6A0" w:rsidR="00913C8F" w:rsidRPr="00E75553" w:rsidRDefault="00913C8F" w:rsidP="00BD4032">
      <w:pPr>
        <w:pStyle w:val="ListParagraph"/>
        <w:numPr>
          <w:ilvl w:val="0"/>
          <w:numId w:val="57"/>
        </w:numPr>
        <w:rPr>
          <w:rFonts w:ascii="Calibri" w:hAnsi="Calibri" w:cs="Calibri"/>
          <w:b/>
          <w:bCs/>
          <w:sz w:val="22"/>
          <w:szCs w:val="22"/>
        </w:rPr>
      </w:pPr>
      <w:r w:rsidRPr="00E75553">
        <w:rPr>
          <w:rFonts w:ascii="Calibri" w:hAnsi="Calibri" w:cs="Calibri"/>
          <w:b/>
          <w:bCs/>
          <w:sz w:val="22"/>
          <w:szCs w:val="22"/>
        </w:rPr>
        <w:t>RFI Verification Restrictions</w:t>
      </w:r>
      <w:r w:rsidR="00E75553" w:rsidRPr="00E75553">
        <w:rPr>
          <w:rFonts w:ascii="Calibri" w:hAnsi="Calibri" w:cs="Calibri"/>
          <w:b/>
          <w:bCs/>
          <w:sz w:val="22"/>
          <w:szCs w:val="22"/>
        </w:rPr>
        <w:t>:</w:t>
      </w:r>
    </w:p>
    <w:p w14:paraId="73CE551F" w14:textId="77971E53" w:rsidR="00E75553" w:rsidRDefault="00E75553" w:rsidP="00E75553">
      <w:pPr>
        <w:pStyle w:val="ListParagraph"/>
        <w:rPr>
          <w:rFonts w:ascii="Calibri" w:hAnsi="Calibri" w:cs="Calibri"/>
          <w:sz w:val="22"/>
          <w:szCs w:val="22"/>
        </w:rPr>
      </w:pPr>
      <w:r w:rsidRPr="00E75553">
        <w:rPr>
          <w:rFonts w:ascii="Calibri" w:hAnsi="Calibri" w:cs="Calibri"/>
          <w:sz w:val="22"/>
          <w:szCs w:val="22"/>
        </w:rPr>
        <w:t>Agent Portal users are unable to verify Requests for Information (RFI) for any household member while an application is undergoing Medicaid renewal. This results in operational delays, as RFI verification is blocked until the renewal process is completed.</w:t>
      </w:r>
    </w:p>
    <w:p w14:paraId="114F039F" w14:textId="77777777" w:rsidR="00E75553" w:rsidRPr="00E75553" w:rsidRDefault="00E75553" w:rsidP="00E75553">
      <w:pPr>
        <w:pStyle w:val="ListParagraph"/>
        <w:rPr>
          <w:rFonts w:ascii="Calibri" w:hAnsi="Calibri" w:cs="Calibri"/>
          <w:sz w:val="22"/>
          <w:szCs w:val="22"/>
        </w:rPr>
      </w:pPr>
    </w:p>
    <w:p w14:paraId="4DA469FE" w14:textId="77777777" w:rsidR="00E75553" w:rsidRPr="00E75553" w:rsidRDefault="00E75553" w:rsidP="00E75553">
      <w:pPr>
        <w:pStyle w:val="ListParagraph"/>
        <w:rPr>
          <w:rFonts w:ascii="Calibri" w:hAnsi="Calibri" w:cs="Calibri"/>
          <w:sz w:val="22"/>
          <w:szCs w:val="22"/>
        </w:rPr>
      </w:pPr>
      <w:r w:rsidRPr="00E75553">
        <w:rPr>
          <w:rFonts w:ascii="Calibri" w:hAnsi="Calibri" w:cs="Calibri"/>
          <w:sz w:val="22"/>
          <w:szCs w:val="22"/>
        </w:rPr>
        <w:t>Similarly, RFI verification is restricted during QHP and Mixed Household renewal processes under the following conditions:</w:t>
      </w:r>
    </w:p>
    <w:p w14:paraId="3783061F" w14:textId="77777777" w:rsidR="00E75553" w:rsidRPr="00E75553" w:rsidRDefault="00E75553" w:rsidP="00E75553">
      <w:pPr>
        <w:pStyle w:val="ListParagraph"/>
        <w:rPr>
          <w:rFonts w:ascii="Calibri" w:hAnsi="Calibri" w:cs="Calibri"/>
          <w:sz w:val="22"/>
          <w:szCs w:val="22"/>
        </w:rPr>
      </w:pPr>
    </w:p>
    <w:p w14:paraId="388EACBA" w14:textId="01591C47" w:rsidR="00E75553" w:rsidRPr="00E75553" w:rsidRDefault="00E75553" w:rsidP="00BD4032">
      <w:pPr>
        <w:pStyle w:val="ListParagraph"/>
        <w:numPr>
          <w:ilvl w:val="0"/>
          <w:numId w:val="58"/>
        </w:numPr>
        <w:rPr>
          <w:rFonts w:ascii="Calibri" w:hAnsi="Calibri" w:cs="Calibri"/>
          <w:sz w:val="22"/>
          <w:szCs w:val="22"/>
        </w:rPr>
      </w:pPr>
      <w:r w:rsidRPr="00E75553">
        <w:rPr>
          <w:rFonts w:ascii="Calibri" w:hAnsi="Calibri" w:cs="Calibri"/>
          <w:sz w:val="22"/>
          <w:szCs w:val="22"/>
        </w:rPr>
        <w:t xml:space="preserve">When </w:t>
      </w:r>
      <w:r w:rsidR="00FE4365">
        <w:rPr>
          <w:rFonts w:ascii="Calibri" w:hAnsi="Calibri" w:cs="Calibri"/>
          <w:sz w:val="22"/>
          <w:szCs w:val="22"/>
        </w:rPr>
        <w:t xml:space="preserve">the </w:t>
      </w:r>
      <w:r w:rsidRPr="00E75553">
        <w:rPr>
          <w:rFonts w:ascii="Calibri" w:hAnsi="Calibri" w:cs="Calibri"/>
          <w:sz w:val="22"/>
          <w:szCs w:val="22"/>
        </w:rPr>
        <w:t>preliminary eligibility is created with PPF.</w:t>
      </w:r>
    </w:p>
    <w:p w14:paraId="3B020E56" w14:textId="183EAFDB" w:rsidR="00E75553" w:rsidRDefault="00FE4365" w:rsidP="00BD4032">
      <w:pPr>
        <w:pStyle w:val="ListParagraph"/>
        <w:numPr>
          <w:ilvl w:val="0"/>
          <w:numId w:val="58"/>
        </w:numPr>
        <w:rPr>
          <w:rFonts w:ascii="Calibri" w:hAnsi="Calibri" w:cs="Calibri"/>
          <w:sz w:val="22"/>
          <w:szCs w:val="22"/>
        </w:rPr>
      </w:pPr>
      <w:r>
        <w:rPr>
          <w:rFonts w:ascii="Calibri" w:hAnsi="Calibri" w:cs="Calibri"/>
          <w:sz w:val="22"/>
          <w:szCs w:val="22"/>
        </w:rPr>
        <w:t xml:space="preserve">When the </w:t>
      </w:r>
      <w:r w:rsidRPr="00421817">
        <w:rPr>
          <w:rFonts w:ascii="Calibri" w:hAnsi="Calibri" w:cs="Calibri"/>
          <w:sz w:val="22"/>
          <w:szCs w:val="22"/>
        </w:rPr>
        <w:t xml:space="preserve">preliminary eligibility is created and </w:t>
      </w:r>
      <w:r>
        <w:rPr>
          <w:rFonts w:ascii="Calibri" w:hAnsi="Calibri" w:cs="Calibri"/>
          <w:sz w:val="22"/>
          <w:szCs w:val="22"/>
        </w:rPr>
        <w:t xml:space="preserve">there is </w:t>
      </w:r>
      <w:r w:rsidRPr="00421817">
        <w:rPr>
          <w:rFonts w:ascii="Calibri" w:hAnsi="Calibri" w:cs="Calibri"/>
          <w:sz w:val="22"/>
          <w:szCs w:val="22"/>
        </w:rPr>
        <w:t xml:space="preserve">at least one </w:t>
      </w:r>
      <w:r>
        <w:rPr>
          <w:rFonts w:ascii="Calibri" w:hAnsi="Calibri" w:cs="Calibri"/>
          <w:sz w:val="22"/>
          <w:szCs w:val="22"/>
        </w:rPr>
        <w:t xml:space="preserve">Medicaid Pend </w:t>
      </w:r>
      <w:r w:rsidRPr="00421817">
        <w:rPr>
          <w:rFonts w:ascii="Calibri" w:hAnsi="Calibri" w:cs="Calibri"/>
          <w:sz w:val="22"/>
          <w:szCs w:val="22"/>
        </w:rPr>
        <w:t xml:space="preserve">member </w:t>
      </w:r>
      <w:r>
        <w:rPr>
          <w:rFonts w:ascii="Calibri" w:hAnsi="Calibri" w:cs="Calibri"/>
          <w:sz w:val="22"/>
          <w:szCs w:val="22"/>
        </w:rPr>
        <w:t xml:space="preserve">present in the </w:t>
      </w:r>
      <w:r w:rsidRPr="00421817">
        <w:rPr>
          <w:rFonts w:ascii="Calibri" w:hAnsi="Calibri" w:cs="Calibri"/>
          <w:sz w:val="22"/>
          <w:szCs w:val="22"/>
        </w:rPr>
        <w:t>current year eligibility</w:t>
      </w:r>
      <w:r w:rsidR="00E75553" w:rsidRPr="00E75553">
        <w:rPr>
          <w:rFonts w:ascii="Calibri" w:hAnsi="Calibri" w:cs="Calibri"/>
          <w:sz w:val="22"/>
          <w:szCs w:val="22"/>
        </w:rPr>
        <w:t>.</w:t>
      </w:r>
    </w:p>
    <w:p w14:paraId="27359332" w14:textId="77777777" w:rsidR="00FE4365" w:rsidRPr="00913C8F" w:rsidRDefault="00FE4365" w:rsidP="00FE4365">
      <w:pPr>
        <w:pStyle w:val="ListParagraph"/>
        <w:ind w:left="1440"/>
        <w:rPr>
          <w:rFonts w:ascii="Calibri" w:hAnsi="Calibri" w:cs="Calibri"/>
          <w:sz w:val="22"/>
          <w:szCs w:val="22"/>
        </w:rPr>
      </w:pPr>
    </w:p>
    <w:p w14:paraId="1C2ECC97" w14:textId="5BD3B799" w:rsidR="00AF043D" w:rsidRPr="00C61B73" w:rsidRDefault="00C61B73" w:rsidP="00BD4032">
      <w:pPr>
        <w:pStyle w:val="ListParagraph"/>
        <w:numPr>
          <w:ilvl w:val="0"/>
          <w:numId w:val="57"/>
        </w:numPr>
        <w:rPr>
          <w:rFonts w:ascii="Calibri" w:hAnsi="Calibri" w:cs="Calibri"/>
          <w:b/>
          <w:bCs/>
          <w:sz w:val="22"/>
          <w:szCs w:val="22"/>
        </w:rPr>
      </w:pPr>
      <w:r w:rsidRPr="00C61B73">
        <w:rPr>
          <w:rFonts w:ascii="Calibri" w:hAnsi="Calibri" w:cs="Calibri"/>
          <w:b/>
          <w:bCs/>
          <w:sz w:val="22"/>
          <w:szCs w:val="22"/>
        </w:rPr>
        <w:t>Renewal Logic for Medicaid Expanded Population</w:t>
      </w:r>
    </w:p>
    <w:p w14:paraId="0857E74E" w14:textId="2D0365D3" w:rsidR="00AF043D" w:rsidRDefault="009F005F" w:rsidP="009F005F">
      <w:pPr>
        <w:ind w:left="720"/>
        <w:rPr>
          <w:rFonts w:ascii="Calibri" w:hAnsi="Calibri" w:cs="Calibri"/>
          <w:sz w:val="22"/>
          <w:szCs w:val="22"/>
        </w:rPr>
      </w:pPr>
      <w:r w:rsidRPr="009F005F">
        <w:rPr>
          <w:rFonts w:ascii="Calibri" w:hAnsi="Calibri" w:cs="Calibri"/>
          <w:sz w:val="22"/>
          <w:szCs w:val="22"/>
        </w:rPr>
        <w:t>In alignment with CMS guidance under the "</w:t>
      </w:r>
      <w:r w:rsidR="00D520A2" w:rsidRPr="00D520A2">
        <w:rPr>
          <w:rFonts w:ascii="Calibri" w:hAnsi="Calibri" w:cs="Calibri"/>
          <w:sz w:val="22"/>
          <w:szCs w:val="22"/>
        </w:rPr>
        <w:t>One Big Beautiful Bill Act</w:t>
      </w:r>
      <w:r w:rsidRPr="009F005F">
        <w:rPr>
          <w:rFonts w:ascii="Calibri" w:hAnsi="Calibri" w:cs="Calibri"/>
          <w:sz w:val="22"/>
          <w:szCs w:val="22"/>
        </w:rPr>
        <w:t xml:space="preserve">" </w:t>
      </w:r>
      <w:r w:rsidR="000D5E23">
        <w:rPr>
          <w:rFonts w:ascii="Calibri" w:hAnsi="Calibri" w:cs="Calibri"/>
          <w:sz w:val="22"/>
          <w:szCs w:val="22"/>
        </w:rPr>
        <w:t xml:space="preserve">certain </w:t>
      </w:r>
      <w:r w:rsidRPr="009F005F">
        <w:rPr>
          <w:rFonts w:ascii="Calibri" w:hAnsi="Calibri" w:cs="Calibri"/>
          <w:sz w:val="22"/>
          <w:szCs w:val="22"/>
        </w:rPr>
        <w:t>Medicaid-expan</w:t>
      </w:r>
      <w:r w:rsidR="006847D7">
        <w:rPr>
          <w:rFonts w:ascii="Calibri" w:hAnsi="Calibri" w:cs="Calibri"/>
          <w:sz w:val="22"/>
          <w:szCs w:val="22"/>
        </w:rPr>
        <w:t>sion</w:t>
      </w:r>
      <w:r w:rsidRPr="009F005F">
        <w:rPr>
          <w:rFonts w:ascii="Calibri" w:hAnsi="Calibri" w:cs="Calibri"/>
          <w:sz w:val="22"/>
          <w:szCs w:val="22"/>
        </w:rPr>
        <w:t xml:space="preserve"> populations must be renewed every six months. To support this, the system logic for setting/resetting the next renewal date will be enhanced.</w:t>
      </w:r>
    </w:p>
    <w:p w14:paraId="0D276939" w14:textId="77777777" w:rsidR="00356525" w:rsidRDefault="00356525" w:rsidP="009F005F">
      <w:pPr>
        <w:ind w:left="720"/>
        <w:rPr>
          <w:rFonts w:ascii="Calibri" w:hAnsi="Calibri" w:cs="Calibri"/>
          <w:sz w:val="22"/>
          <w:szCs w:val="22"/>
        </w:rPr>
      </w:pPr>
    </w:p>
    <w:p w14:paraId="5DFFA207" w14:textId="73B0958B" w:rsidR="00356525" w:rsidRDefault="00356525" w:rsidP="00BD4032">
      <w:pPr>
        <w:pStyle w:val="ListParagraph"/>
        <w:numPr>
          <w:ilvl w:val="0"/>
          <w:numId w:val="57"/>
        </w:numPr>
        <w:rPr>
          <w:rFonts w:ascii="Calibri" w:hAnsi="Calibri" w:cs="Calibri"/>
          <w:b/>
          <w:bCs/>
          <w:sz w:val="22"/>
          <w:szCs w:val="22"/>
        </w:rPr>
      </w:pPr>
      <w:r w:rsidRPr="00356525">
        <w:rPr>
          <w:rFonts w:ascii="Calibri" w:hAnsi="Calibri" w:cs="Calibri"/>
          <w:b/>
          <w:bCs/>
          <w:sz w:val="22"/>
          <w:szCs w:val="22"/>
        </w:rPr>
        <w:t>Notice Generation Gaps</w:t>
      </w:r>
    </w:p>
    <w:p w14:paraId="6A4EC410" w14:textId="1D7C7DE9" w:rsidR="00D24E65" w:rsidRDefault="00D24E65" w:rsidP="00D24E65">
      <w:pPr>
        <w:pStyle w:val="ListParagraph"/>
        <w:rPr>
          <w:rFonts w:ascii="Calibri" w:hAnsi="Calibri" w:cs="Calibri"/>
          <w:sz w:val="22"/>
          <w:szCs w:val="22"/>
        </w:rPr>
      </w:pPr>
      <w:r w:rsidRPr="00D24E65">
        <w:rPr>
          <w:rFonts w:ascii="Calibri" w:hAnsi="Calibri" w:cs="Calibri"/>
          <w:sz w:val="22"/>
          <w:szCs w:val="22"/>
        </w:rPr>
        <w:t>During preliminary eligibility</w:t>
      </w:r>
      <w:r w:rsidR="00845DFF">
        <w:rPr>
          <w:rFonts w:ascii="Calibri" w:hAnsi="Calibri" w:cs="Calibri"/>
          <w:sz w:val="22"/>
          <w:szCs w:val="22"/>
        </w:rPr>
        <w:t xml:space="preserve"> as part of QHP and Mixed HH renewal process</w:t>
      </w:r>
      <w:r w:rsidRPr="00D24E65">
        <w:rPr>
          <w:rFonts w:ascii="Calibri" w:hAnsi="Calibri" w:cs="Calibri"/>
          <w:sz w:val="22"/>
          <w:szCs w:val="22"/>
        </w:rPr>
        <w:t>, the system generates either:</w:t>
      </w:r>
    </w:p>
    <w:p w14:paraId="4E7EAD9A" w14:textId="77777777" w:rsidR="00845DFF" w:rsidRPr="00D24E65" w:rsidRDefault="00845DFF" w:rsidP="00D24E65">
      <w:pPr>
        <w:pStyle w:val="ListParagraph"/>
        <w:rPr>
          <w:rFonts w:ascii="Calibri" w:hAnsi="Calibri" w:cs="Calibri"/>
          <w:sz w:val="22"/>
          <w:szCs w:val="22"/>
        </w:rPr>
      </w:pPr>
    </w:p>
    <w:p w14:paraId="12CF6379" w14:textId="14D1254D" w:rsidR="00845DFF" w:rsidRPr="00845DFF" w:rsidRDefault="00845DFF" w:rsidP="00BD4032">
      <w:pPr>
        <w:pStyle w:val="ListParagraph"/>
        <w:numPr>
          <w:ilvl w:val="0"/>
          <w:numId w:val="59"/>
        </w:numPr>
        <w:rPr>
          <w:rFonts w:ascii="Calibri" w:hAnsi="Calibri" w:cs="Calibri"/>
          <w:sz w:val="22"/>
          <w:szCs w:val="22"/>
        </w:rPr>
      </w:pPr>
      <w:r w:rsidRPr="00845DFF">
        <w:rPr>
          <w:rFonts w:ascii="Calibri" w:hAnsi="Calibri" w:cs="Calibri"/>
          <w:b/>
          <w:bCs/>
          <w:sz w:val="22"/>
          <w:szCs w:val="22"/>
        </w:rPr>
        <w:t>Preliminary Eligibility Notice XML</w:t>
      </w:r>
      <w:r w:rsidRPr="00845DFF">
        <w:rPr>
          <w:rFonts w:ascii="Calibri" w:hAnsi="Calibri" w:cs="Calibri"/>
          <w:sz w:val="22"/>
          <w:szCs w:val="22"/>
        </w:rPr>
        <w:t xml:space="preserve">: Includes QHP and QDP-eligible members and flags downgrades in HSN/CMSP benefits for members with QHP + Partial Medicaid. </w:t>
      </w:r>
    </w:p>
    <w:p w14:paraId="2D5AA38E" w14:textId="3329FD8A" w:rsidR="0087139D" w:rsidRDefault="00845DFF" w:rsidP="00BD4032">
      <w:pPr>
        <w:pStyle w:val="ListParagraph"/>
        <w:numPr>
          <w:ilvl w:val="0"/>
          <w:numId w:val="59"/>
        </w:numPr>
        <w:rPr>
          <w:rFonts w:ascii="Calibri" w:hAnsi="Calibri" w:cs="Calibri"/>
          <w:sz w:val="22"/>
          <w:szCs w:val="22"/>
        </w:rPr>
      </w:pPr>
      <w:r w:rsidRPr="00845DFF">
        <w:rPr>
          <w:rFonts w:ascii="Calibri" w:hAnsi="Calibri" w:cs="Calibri"/>
          <w:b/>
          <w:bCs/>
          <w:sz w:val="22"/>
          <w:szCs w:val="22"/>
        </w:rPr>
        <w:t>Non-Auto Renewal Notice XML</w:t>
      </w:r>
      <w:r w:rsidRPr="00845DFF">
        <w:rPr>
          <w:rFonts w:ascii="Calibri" w:hAnsi="Calibri" w:cs="Calibri"/>
          <w:sz w:val="22"/>
          <w:szCs w:val="22"/>
        </w:rPr>
        <w:t>: Includes all Medicaid-eligible members for the current year, regardless of qualification status.</w:t>
      </w:r>
    </w:p>
    <w:p w14:paraId="2CD4493F" w14:textId="77777777" w:rsidR="007976AB" w:rsidRDefault="007976AB" w:rsidP="007976AB">
      <w:pPr>
        <w:pStyle w:val="ListParagraph"/>
        <w:ind w:left="1080"/>
        <w:rPr>
          <w:rFonts w:ascii="Calibri" w:hAnsi="Calibri" w:cs="Calibri"/>
          <w:sz w:val="22"/>
          <w:szCs w:val="22"/>
        </w:rPr>
      </w:pPr>
    </w:p>
    <w:p w14:paraId="5F9D9765" w14:textId="76662165" w:rsidR="00647AC7" w:rsidRPr="00647AC7" w:rsidRDefault="007976AB" w:rsidP="007976AB">
      <w:pPr>
        <w:ind w:left="810"/>
        <w:rPr>
          <w:rFonts w:ascii="Calibri" w:hAnsi="Calibri" w:cs="Calibri"/>
          <w:sz w:val="22"/>
          <w:szCs w:val="22"/>
        </w:rPr>
      </w:pPr>
      <w:r w:rsidRPr="007976AB">
        <w:rPr>
          <w:rFonts w:ascii="Calibri" w:hAnsi="Calibri" w:cs="Calibri"/>
          <w:sz w:val="22"/>
          <w:szCs w:val="22"/>
        </w:rPr>
        <w:t>However, in Mixed Households with QHP and Medicaid members, some Medicaid-eligible individuals may face benefit downgrades or terminations without receiving any notice</w:t>
      </w:r>
      <w:r w:rsidR="000C5B2C">
        <w:rPr>
          <w:rFonts w:ascii="Calibri" w:hAnsi="Calibri" w:cs="Calibri"/>
          <w:sz w:val="22"/>
          <w:szCs w:val="22"/>
        </w:rPr>
        <w:t xml:space="preserve"> in advance</w:t>
      </w:r>
      <w:r w:rsidRPr="007976AB">
        <w:rPr>
          <w:rFonts w:ascii="Calibri" w:hAnsi="Calibri" w:cs="Calibri"/>
          <w:sz w:val="22"/>
          <w:szCs w:val="22"/>
        </w:rPr>
        <w:t xml:space="preserve">. This lack of communication leads to potential coverage </w:t>
      </w:r>
      <w:r w:rsidR="0010781A">
        <w:rPr>
          <w:rFonts w:ascii="Calibri" w:hAnsi="Calibri" w:cs="Calibri"/>
          <w:sz w:val="22"/>
          <w:szCs w:val="22"/>
        </w:rPr>
        <w:t xml:space="preserve">and </w:t>
      </w:r>
      <w:r w:rsidR="005003C9">
        <w:rPr>
          <w:rFonts w:ascii="Calibri" w:hAnsi="Calibri" w:cs="Calibri"/>
          <w:sz w:val="22"/>
          <w:szCs w:val="22"/>
        </w:rPr>
        <w:t>compliance</w:t>
      </w:r>
      <w:r w:rsidRPr="007976AB">
        <w:rPr>
          <w:rFonts w:ascii="Calibri" w:hAnsi="Calibri" w:cs="Calibri"/>
          <w:sz w:val="22"/>
          <w:szCs w:val="22"/>
        </w:rPr>
        <w:t xml:space="preserve"> gaps.</w:t>
      </w:r>
    </w:p>
    <w:p w14:paraId="2A85E435" w14:textId="04681416" w:rsidR="0040110B" w:rsidRPr="00747B75" w:rsidRDefault="4EB259F8" w:rsidP="20B4168D">
      <w:pPr>
        <w:pStyle w:val="Heading1"/>
        <w:spacing w:before="200" w:after="60" w:line="276" w:lineRule="auto"/>
        <w:rPr>
          <w:rFonts w:ascii="Calibri" w:hAnsi="Calibri" w:cs="Calibri"/>
        </w:rPr>
      </w:pPr>
      <w:bookmarkStart w:id="74" w:name="_Toc148466475"/>
      <w:bookmarkStart w:id="75" w:name="_Toc212474255"/>
      <w:r w:rsidRPr="00747B75">
        <w:rPr>
          <w:rFonts w:ascii="Calibri" w:hAnsi="Calibri" w:cs="Calibri"/>
        </w:rPr>
        <w:lastRenderedPageBreak/>
        <w:t>Feature Overview</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8889506" w14:textId="1AC82E8E" w:rsidR="00B86976" w:rsidRPr="00E62241" w:rsidRDefault="00FA56F1" w:rsidP="00414379">
      <w:pPr>
        <w:keepNext/>
        <w:numPr>
          <w:ilvl w:val="1"/>
          <w:numId w:val="9"/>
        </w:numPr>
        <w:spacing w:before="200" w:after="60" w:line="276" w:lineRule="auto"/>
        <w:ind w:left="432"/>
        <w:outlineLvl w:val="1"/>
        <w:rPr>
          <w:rFonts w:ascii="Calibri" w:hAnsi="Calibri" w:cs="Calibri"/>
          <w:b/>
          <w:szCs w:val="22"/>
        </w:rPr>
      </w:pPr>
      <w:bookmarkStart w:id="76" w:name="_Toc212474256"/>
      <w:r w:rsidRPr="00E62241">
        <w:rPr>
          <w:rFonts w:ascii="Calibri" w:hAnsi="Calibri" w:cs="Calibri"/>
          <w:b/>
          <w:szCs w:val="22"/>
        </w:rPr>
        <w:t>Description</w:t>
      </w:r>
      <w:bookmarkEnd w:id="76"/>
    </w:p>
    <w:p w14:paraId="577E50D5" w14:textId="30851BD7" w:rsidR="00433E05" w:rsidRPr="008F71BD" w:rsidRDefault="00B86976" w:rsidP="00B86976">
      <w:pPr>
        <w:rPr>
          <w:rFonts w:ascii="Calibri" w:hAnsi="Calibri" w:cs="Calibri"/>
          <w:sz w:val="22"/>
          <w:szCs w:val="22"/>
        </w:rPr>
      </w:pPr>
      <w:r w:rsidRPr="008F71BD">
        <w:rPr>
          <w:rFonts w:ascii="Calibri" w:hAnsi="Calibri" w:cs="Calibri"/>
          <w:sz w:val="22"/>
          <w:szCs w:val="22"/>
        </w:rPr>
        <w:t xml:space="preserve">As part of this feature, </w:t>
      </w:r>
      <w:r w:rsidR="009B75B0" w:rsidRPr="008F71BD">
        <w:rPr>
          <w:rFonts w:ascii="Calibri" w:hAnsi="Calibri" w:cs="Calibri"/>
          <w:sz w:val="22"/>
          <w:szCs w:val="22"/>
        </w:rPr>
        <w:t>T</w:t>
      </w:r>
      <w:r w:rsidR="00FA56F2" w:rsidRPr="008F71BD">
        <w:rPr>
          <w:rFonts w:ascii="Calibri" w:hAnsi="Calibri" w:cs="Calibri"/>
          <w:sz w:val="22"/>
          <w:szCs w:val="22"/>
        </w:rPr>
        <w:t xml:space="preserve">he </w:t>
      </w:r>
      <w:r w:rsidR="009B75B0" w:rsidRPr="008F71BD">
        <w:rPr>
          <w:rFonts w:ascii="Calibri" w:hAnsi="Calibri" w:cs="Calibri"/>
          <w:sz w:val="22"/>
          <w:szCs w:val="22"/>
        </w:rPr>
        <w:t xml:space="preserve">HIX system will be </w:t>
      </w:r>
      <w:r w:rsidR="006E7E2A" w:rsidRPr="008F71BD">
        <w:rPr>
          <w:rFonts w:ascii="Calibri" w:hAnsi="Calibri" w:cs="Calibri"/>
          <w:sz w:val="22"/>
          <w:szCs w:val="22"/>
        </w:rPr>
        <w:t>enhanced</w:t>
      </w:r>
      <w:r w:rsidR="009B75B0" w:rsidRPr="008F71BD">
        <w:rPr>
          <w:rFonts w:ascii="Calibri" w:hAnsi="Calibri" w:cs="Calibri"/>
          <w:sz w:val="22"/>
          <w:szCs w:val="22"/>
        </w:rPr>
        <w:t xml:space="preserve"> to include the below</w:t>
      </w:r>
      <w:r w:rsidR="00A5007B" w:rsidRPr="008F71BD">
        <w:rPr>
          <w:rFonts w:ascii="Calibri" w:hAnsi="Calibri" w:cs="Calibri"/>
          <w:sz w:val="22"/>
          <w:szCs w:val="22"/>
        </w:rPr>
        <w:t>-mentioned</w:t>
      </w:r>
      <w:r w:rsidR="00DC4563" w:rsidRPr="008F71BD">
        <w:rPr>
          <w:rFonts w:ascii="Calibri" w:hAnsi="Calibri" w:cs="Calibri"/>
          <w:sz w:val="22"/>
          <w:szCs w:val="22"/>
        </w:rPr>
        <w:t xml:space="preserve"> </w:t>
      </w:r>
      <w:r w:rsidR="009B75B0" w:rsidRPr="008F71BD">
        <w:rPr>
          <w:rFonts w:ascii="Calibri" w:hAnsi="Calibri" w:cs="Calibri"/>
          <w:sz w:val="22"/>
          <w:szCs w:val="22"/>
        </w:rPr>
        <w:t>changes</w:t>
      </w:r>
      <w:r w:rsidR="00DC4563" w:rsidRPr="008F71BD">
        <w:rPr>
          <w:rFonts w:ascii="Calibri" w:hAnsi="Calibri" w:cs="Calibri"/>
          <w:sz w:val="22"/>
          <w:szCs w:val="22"/>
        </w:rPr>
        <w:t>:</w:t>
      </w:r>
    </w:p>
    <w:p w14:paraId="481E6987" w14:textId="77777777" w:rsidR="00E00038" w:rsidRDefault="00E00038" w:rsidP="00B86976">
      <w:pPr>
        <w:rPr>
          <w:rFonts w:ascii="Calibri" w:hAnsi="Calibri" w:cs="Calibri"/>
          <w:sz w:val="22"/>
          <w:szCs w:val="22"/>
        </w:rPr>
      </w:pPr>
    </w:p>
    <w:p w14:paraId="0E74533B" w14:textId="2BC2AF56" w:rsidR="001C512C" w:rsidRDefault="001C512C" w:rsidP="00AD5454">
      <w:pPr>
        <w:pStyle w:val="ListParagraph"/>
        <w:numPr>
          <w:ilvl w:val="0"/>
          <w:numId w:val="81"/>
        </w:numPr>
        <w:rPr>
          <w:rFonts w:ascii="Calibri" w:hAnsi="Calibri" w:cs="Calibri"/>
          <w:sz w:val="22"/>
          <w:szCs w:val="22"/>
        </w:rPr>
      </w:pPr>
      <w:r w:rsidRPr="00D4644C">
        <w:rPr>
          <w:rFonts w:ascii="Calibri" w:hAnsi="Calibri" w:cs="Calibri"/>
          <w:sz w:val="22"/>
          <w:szCs w:val="22"/>
        </w:rPr>
        <w:t>Provide a configurable ability</w:t>
      </w:r>
      <w:r w:rsidR="003C56B4">
        <w:rPr>
          <w:rFonts w:ascii="Calibri" w:hAnsi="Calibri" w:cs="Calibri"/>
          <w:sz w:val="22"/>
          <w:szCs w:val="22"/>
        </w:rPr>
        <w:t xml:space="preserve"> (Allow RFI Verification</w:t>
      </w:r>
      <w:r w:rsidR="00CB2229">
        <w:rPr>
          <w:rFonts w:ascii="Calibri" w:hAnsi="Calibri" w:cs="Calibri"/>
          <w:sz w:val="22"/>
          <w:szCs w:val="22"/>
        </w:rPr>
        <w:t>)</w:t>
      </w:r>
      <w:r w:rsidR="003C56B4">
        <w:rPr>
          <w:rFonts w:ascii="Calibri" w:hAnsi="Calibri" w:cs="Calibri"/>
          <w:sz w:val="22"/>
          <w:szCs w:val="22"/>
        </w:rPr>
        <w:t xml:space="preserve"> </w:t>
      </w:r>
      <w:r w:rsidRPr="00D4644C">
        <w:rPr>
          <w:rFonts w:ascii="Calibri" w:hAnsi="Calibri" w:cs="Calibri"/>
          <w:sz w:val="22"/>
          <w:szCs w:val="22"/>
        </w:rPr>
        <w:t xml:space="preserve">to </w:t>
      </w:r>
      <w:r w:rsidR="00CB2229">
        <w:rPr>
          <w:rFonts w:ascii="Calibri" w:hAnsi="Calibri" w:cs="Calibri"/>
          <w:sz w:val="22"/>
          <w:szCs w:val="22"/>
        </w:rPr>
        <w:t>enable</w:t>
      </w:r>
      <w:r w:rsidR="0077348D">
        <w:rPr>
          <w:rFonts w:ascii="Calibri" w:hAnsi="Calibri" w:cs="Calibri"/>
          <w:sz w:val="22"/>
          <w:szCs w:val="22"/>
        </w:rPr>
        <w:t>/di</w:t>
      </w:r>
      <w:r w:rsidR="00FD34CB">
        <w:rPr>
          <w:rFonts w:ascii="Calibri" w:hAnsi="Calibri" w:cs="Calibri"/>
          <w:sz w:val="22"/>
          <w:szCs w:val="22"/>
        </w:rPr>
        <w:t>s</w:t>
      </w:r>
      <w:r w:rsidR="0077348D">
        <w:rPr>
          <w:rFonts w:ascii="Calibri" w:hAnsi="Calibri" w:cs="Calibri"/>
          <w:sz w:val="22"/>
          <w:szCs w:val="22"/>
        </w:rPr>
        <w:t>able</w:t>
      </w:r>
      <w:r w:rsidR="00B86C49" w:rsidRPr="00D4644C">
        <w:rPr>
          <w:rFonts w:ascii="Calibri" w:hAnsi="Calibri" w:cs="Calibri"/>
          <w:sz w:val="22"/>
          <w:szCs w:val="22"/>
        </w:rPr>
        <w:t xml:space="preserve"> the user to verify the RFI in the </w:t>
      </w:r>
      <w:r w:rsidR="00CB2229">
        <w:rPr>
          <w:rFonts w:ascii="Calibri" w:hAnsi="Calibri" w:cs="Calibri"/>
          <w:sz w:val="22"/>
          <w:szCs w:val="22"/>
        </w:rPr>
        <w:t>below</w:t>
      </w:r>
      <w:r w:rsidR="00FC4B63">
        <w:rPr>
          <w:rFonts w:ascii="Calibri" w:hAnsi="Calibri" w:cs="Calibri"/>
          <w:sz w:val="22"/>
          <w:szCs w:val="22"/>
        </w:rPr>
        <w:t>-</w:t>
      </w:r>
      <w:r w:rsidR="00CB2229">
        <w:rPr>
          <w:rFonts w:ascii="Calibri" w:hAnsi="Calibri" w:cs="Calibri"/>
          <w:sz w:val="22"/>
          <w:szCs w:val="22"/>
        </w:rPr>
        <w:t xml:space="preserve">mentioned </w:t>
      </w:r>
      <w:r w:rsidR="00354945" w:rsidRPr="00D4644C">
        <w:rPr>
          <w:rFonts w:ascii="Calibri" w:hAnsi="Calibri" w:cs="Calibri"/>
          <w:sz w:val="22"/>
          <w:szCs w:val="22"/>
        </w:rPr>
        <w:t xml:space="preserve">circumstances </w:t>
      </w:r>
      <w:r w:rsidR="004B6F9F" w:rsidRPr="00D4644C">
        <w:rPr>
          <w:rFonts w:ascii="Calibri" w:hAnsi="Calibri" w:cs="Calibri"/>
          <w:sz w:val="22"/>
          <w:szCs w:val="22"/>
        </w:rPr>
        <w:t>when the application is being processed through Medicaid renewal process or QHP and Mixed HH renewal process</w:t>
      </w:r>
      <w:r w:rsidR="00B404B3" w:rsidRPr="00D4644C">
        <w:rPr>
          <w:rFonts w:ascii="Calibri" w:hAnsi="Calibri" w:cs="Calibri"/>
          <w:sz w:val="22"/>
          <w:szCs w:val="22"/>
        </w:rPr>
        <w:t>:</w:t>
      </w:r>
    </w:p>
    <w:p w14:paraId="119AB370" w14:textId="77777777" w:rsidR="00FC4B63" w:rsidRPr="00D4644C" w:rsidRDefault="00FC4B63" w:rsidP="00FC4B63">
      <w:pPr>
        <w:pStyle w:val="ListParagraph"/>
        <w:rPr>
          <w:rFonts w:ascii="Calibri" w:hAnsi="Calibri" w:cs="Calibri"/>
          <w:sz w:val="22"/>
          <w:szCs w:val="22"/>
        </w:rPr>
      </w:pPr>
    </w:p>
    <w:p w14:paraId="5FF68544" w14:textId="5F725EC5" w:rsidR="006E56F8" w:rsidRPr="007F7E30" w:rsidRDefault="00DC4563" w:rsidP="00AD5454">
      <w:pPr>
        <w:pStyle w:val="ListParagraph"/>
        <w:numPr>
          <w:ilvl w:val="0"/>
          <w:numId w:val="82"/>
        </w:numPr>
        <w:rPr>
          <w:rFonts w:ascii="Calibri" w:hAnsi="Calibri" w:cs="Calibri"/>
          <w:sz w:val="22"/>
          <w:szCs w:val="22"/>
        </w:rPr>
      </w:pPr>
      <w:r w:rsidRPr="007F7E30">
        <w:rPr>
          <w:rFonts w:ascii="Calibri" w:hAnsi="Calibri" w:cs="Calibri"/>
          <w:sz w:val="22"/>
          <w:szCs w:val="22"/>
          <w:u w:val="single"/>
        </w:rPr>
        <w:t xml:space="preserve">Updates in </w:t>
      </w:r>
      <w:r w:rsidR="00E00038" w:rsidRPr="007F7E30">
        <w:rPr>
          <w:rFonts w:ascii="Calibri" w:hAnsi="Calibri" w:cs="Calibri"/>
          <w:sz w:val="22"/>
          <w:szCs w:val="22"/>
          <w:u w:val="single"/>
        </w:rPr>
        <w:t>QHP &amp; Mixed HH</w:t>
      </w:r>
      <w:r w:rsidR="005E3493" w:rsidRPr="007F7E30">
        <w:rPr>
          <w:rFonts w:ascii="Calibri" w:hAnsi="Calibri" w:cs="Calibri"/>
          <w:sz w:val="22"/>
          <w:szCs w:val="22"/>
          <w:u w:val="single"/>
        </w:rPr>
        <w:t xml:space="preserve"> </w:t>
      </w:r>
      <w:r w:rsidR="00244F46" w:rsidRPr="007F7E30">
        <w:rPr>
          <w:rFonts w:ascii="Calibri" w:hAnsi="Calibri" w:cs="Calibri"/>
          <w:sz w:val="22"/>
          <w:szCs w:val="22"/>
          <w:u w:val="single"/>
        </w:rPr>
        <w:t>renewal process</w:t>
      </w:r>
      <w:r w:rsidR="004B6F9F" w:rsidRPr="007F7E30">
        <w:rPr>
          <w:rFonts w:ascii="Calibri" w:hAnsi="Calibri" w:cs="Calibri"/>
          <w:sz w:val="22"/>
          <w:szCs w:val="22"/>
          <w:u w:val="single"/>
        </w:rPr>
        <w:t xml:space="preserve"> when “Allow RFI verification</w:t>
      </w:r>
      <w:r w:rsidR="00354945" w:rsidRPr="007F7E30">
        <w:rPr>
          <w:rFonts w:ascii="Calibri" w:hAnsi="Calibri" w:cs="Calibri"/>
          <w:sz w:val="22"/>
          <w:szCs w:val="22"/>
          <w:u w:val="single"/>
        </w:rPr>
        <w:t>”</w:t>
      </w:r>
      <w:r w:rsidR="004B6F9F" w:rsidRPr="007F7E30">
        <w:rPr>
          <w:rFonts w:ascii="Calibri" w:hAnsi="Calibri" w:cs="Calibri"/>
          <w:sz w:val="22"/>
          <w:szCs w:val="22"/>
          <w:u w:val="single"/>
        </w:rPr>
        <w:t xml:space="preserve"> is </w:t>
      </w:r>
      <w:r w:rsidR="00B404B3" w:rsidRPr="007F7E30">
        <w:rPr>
          <w:rFonts w:ascii="Calibri" w:hAnsi="Calibri" w:cs="Calibri"/>
          <w:sz w:val="22"/>
          <w:szCs w:val="22"/>
          <w:u w:val="single"/>
        </w:rPr>
        <w:t>ON:</w:t>
      </w:r>
    </w:p>
    <w:p w14:paraId="6DCE5AAB" w14:textId="77777777" w:rsidR="00B1399D" w:rsidRPr="007F7E30" w:rsidRDefault="00B1399D" w:rsidP="00B1399D">
      <w:pPr>
        <w:pStyle w:val="ListParagraph"/>
        <w:ind w:left="1440"/>
        <w:rPr>
          <w:rFonts w:ascii="Calibri" w:hAnsi="Calibri" w:cs="Calibri"/>
          <w:sz w:val="22"/>
          <w:szCs w:val="22"/>
        </w:rPr>
      </w:pPr>
    </w:p>
    <w:p w14:paraId="013C5C65" w14:textId="1F83112D" w:rsidR="004C285E" w:rsidRPr="00421817" w:rsidRDefault="00E00038" w:rsidP="00AD5454">
      <w:pPr>
        <w:pStyle w:val="ListParagraph"/>
        <w:numPr>
          <w:ilvl w:val="0"/>
          <w:numId w:val="83"/>
        </w:numPr>
        <w:rPr>
          <w:rFonts w:ascii="Calibri" w:hAnsi="Calibri" w:cs="Calibri"/>
          <w:sz w:val="22"/>
          <w:szCs w:val="22"/>
        </w:rPr>
      </w:pPr>
      <w:r w:rsidRPr="00421817">
        <w:rPr>
          <w:rFonts w:ascii="Calibri" w:hAnsi="Calibri" w:cs="Calibri"/>
          <w:sz w:val="22"/>
          <w:szCs w:val="22"/>
        </w:rPr>
        <w:t>Provide an ability to perform RFI verification during QHP &amp; Mixed HH renewals</w:t>
      </w:r>
      <w:r w:rsidR="004C285E" w:rsidRPr="00421817">
        <w:rPr>
          <w:rFonts w:ascii="Calibri" w:hAnsi="Calibri" w:cs="Calibri"/>
          <w:sz w:val="22"/>
          <w:szCs w:val="22"/>
        </w:rPr>
        <w:t xml:space="preserve"> for the circumstances below</w:t>
      </w:r>
    </w:p>
    <w:p w14:paraId="67BAD078" w14:textId="41CD2873" w:rsidR="00421817" w:rsidRPr="00421817" w:rsidRDefault="00421817" w:rsidP="00AD5454">
      <w:pPr>
        <w:pStyle w:val="ListParagraph"/>
        <w:numPr>
          <w:ilvl w:val="0"/>
          <w:numId w:val="60"/>
        </w:numPr>
        <w:ind w:left="2160"/>
        <w:rPr>
          <w:rFonts w:ascii="Calibri" w:hAnsi="Calibri" w:cs="Calibri"/>
          <w:sz w:val="22"/>
          <w:szCs w:val="22"/>
        </w:rPr>
      </w:pPr>
      <w:r w:rsidRPr="00421817">
        <w:rPr>
          <w:rFonts w:ascii="Calibri" w:hAnsi="Calibri" w:cs="Calibri"/>
          <w:sz w:val="22"/>
          <w:szCs w:val="22"/>
        </w:rPr>
        <w:t xml:space="preserve">When </w:t>
      </w:r>
      <w:r w:rsidR="00FD34CB">
        <w:rPr>
          <w:rFonts w:ascii="Calibri" w:hAnsi="Calibri" w:cs="Calibri"/>
          <w:sz w:val="22"/>
          <w:szCs w:val="22"/>
        </w:rPr>
        <w:t>preliminary</w:t>
      </w:r>
      <w:r w:rsidRPr="00421817">
        <w:rPr>
          <w:rFonts w:ascii="Calibri" w:hAnsi="Calibri" w:cs="Calibri"/>
          <w:sz w:val="22"/>
          <w:szCs w:val="22"/>
        </w:rPr>
        <w:t xml:space="preserve"> eligibility is created with </w:t>
      </w:r>
      <w:r w:rsidR="003F4A18">
        <w:rPr>
          <w:rFonts w:ascii="Calibri" w:hAnsi="Calibri" w:cs="Calibri"/>
          <w:sz w:val="22"/>
          <w:szCs w:val="22"/>
        </w:rPr>
        <w:t xml:space="preserve">non-autorenewal </w:t>
      </w:r>
      <w:r w:rsidR="00240A1B">
        <w:rPr>
          <w:rFonts w:ascii="Calibri" w:hAnsi="Calibri" w:cs="Calibri"/>
          <w:sz w:val="22"/>
          <w:szCs w:val="22"/>
        </w:rPr>
        <w:t xml:space="preserve">XML with </w:t>
      </w:r>
      <w:r w:rsidRPr="00421817">
        <w:rPr>
          <w:rFonts w:ascii="Calibri" w:hAnsi="Calibri" w:cs="Calibri"/>
          <w:sz w:val="22"/>
          <w:szCs w:val="22"/>
        </w:rPr>
        <w:t>PPF.</w:t>
      </w:r>
    </w:p>
    <w:p w14:paraId="3603757A" w14:textId="535DEFC4" w:rsidR="00E00038" w:rsidRDefault="00421817" w:rsidP="00AD5454">
      <w:pPr>
        <w:pStyle w:val="ListParagraph"/>
        <w:numPr>
          <w:ilvl w:val="0"/>
          <w:numId w:val="60"/>
        </w:numPr>
        <w:ind w:left="2160"/>
        <w:rPr>
          <w:rFonts w:ascii="Calibri" w:hAnsi="Calibri" w:cs="Calibri"/>
          <w:sz w:val="22"/>
          <w:szCs w:val="22"/>
        </w:rPr>
      </w:pPr>
      <w:r w:rsidRPr="00421817">
        <w:rPr>
          <w:rFonts w:ascii="Calibri" w:hAnsi="Calibri" w:cs="Calibri"/>
          <w:sz w:val="22"/>
          <w:szCs w:val="22"/>
        </w:rPr>
        <w:t xml:space="preserve">When </w:t>
      </w:r>
      <w:r w:rsidR="00FE4365">
        <w:rPr>
          <w:rFonts w:ascii="Calibri" w:hAnsi="Calibri" w:cs="Calibri"/>
          <w:sz w:val="22"/>
          <w:szCs w:val="22"/>
        </w:rPr>
        <w:t xml:space="preserve">the </w:t>
      </w:r>
      <w:r w:rsidRPr="00421817">
        <w:rPr>
          <w:rFonts w:ascii="Calibri" w:hAnsi="Calibri" w:cs="Calibri"/>
          <w:sz w:val="22"/>
          <w:szCs w:val="22"/>
        </w:rPr>
        <w:t xml:space="preserve">preliminary eligibility is created and </w:t>
      </w:r>
      <w:r w:rsidR="00FE4365">
        <w:rPr>
          <w:rFonts w:ascii="Calibri" w:hAnsi="Calibri" w:cs="Calibri"/>
          <w:sz w:val="22"/>
          <w:szCs w:val="22"/>
        </w:rPr>
        <w:t xml:space="preserve">there is </w:t>
      </w:r>
      <w:r w:rsidRPr="00421817">
        <w:rPr>
          <w:rFonts w:ascii="Calibri" w:hAnsi="Calibri" w:cs="Calibri"/>
          <w:sz w:val="22"/>
          <w:szCs w:val="22"/>
        </w:rPr>
        <w:t xml:space="preserve">at least one </w:t>
      </w:r>
      <w:r>
        <w:rPr>
          <w:rFonts w:ascii="Calibri" w:hAnsi="Calibri" w:cs="Calibri"/>
          <w:sz w:val="22"/>
          <w:szCs w:val="22"/>
        </w:rPr>
        <w:t xml:space="preserve">Medicaid Pend </w:t>
      </w:r>
      <w:r w:rsidRPr="00421817">
        <w:rPr>
          <w:rFonts w:ascii="Calibri" w:hAnsi="Calibri" w:cs="Calibri"/>
          <w:sz w:val="22"/>
          <w:szCs w:val="22"/>
        </w:rPr>
        <w:t xml:space="preserve">member </w:t>
      </w:r>
      <w:r w:rsidR="00FE4365">
        <w:rPr>
          <w:rFonts w:ascii="Calibri" w:hAnsi="Calibri" w:cs="Calibri"/>
          <w:sz w:val="22"/>
          <w:szCs w:val="22"/>
        </w:rPr>
        <w:t xml:space="preserve">present in the </w:t>
      </w:r>
      <w:r w:rsidRPr="00421817">
        <w:rPr>
          <w:rFonts w:ascii="Calibri" w:hAnsi="Calibri" w:cs="Calibri"/>
          <w:sz w:val="22"/>
          <w:szCs w:val="22"/>
        </w:rPr>
        <w:t>current year eligibility.</w:t>
      </w:r>
    </w:p>
    <w:p w14:paraId="3DC31EEE" w14:textId="77777777" w:rsidR="00E00038" w:rsidRPr="00E00038" w:rsidRDefault="00E00038" w:rsidP="00E00038">
      <w:pPr>
        <w:rPr>
          <w:rFonts w:ascii="Calibri" w:hAnsi="Calibri" w:cs="Calibri"/>
          <w:sz w:val="22"/>
          <w:szCs w:val="22"/>
        </w:rPr>
      </w:pPr>
    </w:p>
    <w:p w14:paraId="52457069" w14:textId="6B9C0B48" w:rsidR="00AE2FB4" w:rsidRDefault="00AE2FB4" w:rsidP="00AD5454">
      <w:pPr>
        <w:pStyle w:val="ListParagraph"/>
        <w:numPr>
          <w:ilvl w:val="0"/>
          <w:numId w:val="82"/>
        </w:numPr>
        <w:rPr>
          <w:rFonts w:ascii="Calibri" w:hAnsi="Calibri" w:cs="Calibri"/>
          <w:sz w:val="22"/>
          <w:szCs w:val="22"/>
        </w:rPr>
      </w:pPr>
      <w:r w:rsidRPr="008F71BD">
        <w:rPr>
          <w:rFonts w:ascii="Calibri" w:hAnsi="Calibri" w:cs="Calibri"/>
          <w:sz w:val="22"/>
          <w:szCs w:val="22"/>
          <w:u w:val="single"/>
        </w:rPr>
        <w:t xml:space="preserve">Updates in </w:t>
      </w:r>
      <w:r>
        <w:rPr>
          <w:rFonts w:ascii="Calibri" w:hAnsi="Calibri" w:cs="Calibri"/>
          <w:sz w:val="22"/>
          <w:szCs w:val="22"/>
          <w:u w:val="single"/>
        </w:rPr>
        <w:t>Medicaid renewal</w:t>
      </w:r>
      <w:r w:rsidR="00BA3B2B">
        <w:rPr>
          <w:rFonts w:ascii="Calibri" w:hAnsi="Calibri" w:cs="Calibri"/>
          <w:sz w:val="22"/>
          <w:szCs w:val="22"/>
          <w:u w:val="single"/>
        </w:rPr>
        <w:t xml:space="preserve"> </w:t>
      </w:r>
      <w:r w:rsidRPr="008F71BD">
        <w:rPr>
          <w:rFonts w:ascii="Calibri" w:hAnsi="Calibri" w:cs="Calibri"/>
          <w:sz w:val="22"/>
          <w:szCs w:val="22"/>
          <w:u w:val="single"/>
        </w:rPr>
        <w:t>process</w:t>
      </w:r>
      <w:r w:rsidR="006F56AD">
        <w:rPr>
          <w:rFonts w:ascii="Calibri" w:hAnsi="Calibri" w:cs="Calibri"/>
          <w:sz w:val="22"/>
          <w:szCs w:val="22"/>
          <w:u w:val="single"/>
        </w:rPr>
        <w:t xml:space="preserve"> when the “Allow RFI Verification” is ON</w:t>
      </w:r>
      <w:r w:rsidRPr="007F7E30">
        <w:rPr>
          <w:rFonts w:ascii="Calibri" w:hAnsi="Calibri" w:cs="Calibri"/>
          <w:sz w:val="22"/>
          <w:szCs w:val="22"/>
          <w:u w:val="single"/>
        </w:rPr>
        <w:t>:</w:t>
      </w:r>
    </w:p>
    <w:p w14:paraId="2B37503B" w14:textId="77777777" w:rsidR="00A5007B" w:rsidRDefault="00A5007B" w:rsidP="00E00038">
      <w:pPr>
        <w:rPr>
          <w:rFonts w:ascii="Calibri" w:hAnsi="Calibri" w:cs="Calibri"/>
          <w:sz w:val="22"/>
          <w:szCs w:val="22"/>
        </w:rPr>
      </w:pPr>
    </w:p>
    <w:p w14:paraId="6C63FADA" w14:textId="387AA3F3" w:rsidR="00BA3B2B" w:rsidRDefault="00BA3B2B" w:rsidP="00AD5454">
      <w:pPr>
        <w:pStyle w:val="ListParagraph"/>
        <w:numPr>
          <w:ilvl w:val="0"/>
          <w:numId w:val="84"/>
        </w:numPr>
        <w:rPr>
          <w:rFonts w:ascii="Calibri" w:hAnsi="Calibri" w:cs="Calibri"/>
          <w:sz w:val="22"/>
          <w:szCs w:val="22"/>
        </w:rPr>
      </w:pPr>
      <w:r w:rsidRPr="00BA3B2B">
        <w:rPr>
          <w:rFonts w:ascii="Calibri" w:hAnsi="Calibri" w:cs="Calibri"/>
          <w:sz w:val="22"/>
          <w:szCs w:val="22"/>
        </w:rPr>
        <w:t xml:space="preserve">Provide an ability to perform RFI verification </w:t>
      </w:r>
      <w:r>
        <w:rPr>
          <w:rFonts w:ascii="Calibri" w:hAnsi="Calibri" w:cs="Calibri"/>
          <w:sz w:val="22"/>
          <w:szCs w:val="22"/>
        </w:rPr>
        <w:t xml:space="preserve">when the application is being processed through any stage </w:t>
      </w:r>
      <w:r w:rsidRPr="00BA3B2B">
        <w:rPr>
          <w:rFonts w:ascii="Calibri" w:hAnsi="Calibri" w:cs="Calibri"/>
          <w:sz w:val="22"/>
          <w:szCs w:val="22"/>
        </w:rPr>
        <w:t>during Medicaid renewals</w:t>
      </w:r>
      <w:r>
        <w:rPr>
          <w:rFonts w:ascii="Calibri" w:hAnsi="Calibri" w:cs="Calibri"/>
          <w:sz w:val="22"/>
          <w:szCs w:val="22"/>
        </w:rPr>
        <w:t xml:space="preserve"> without stopping the renewals.</w:t>
      </w:r>
    </w:p>
    <w:p w14:paraId="77D76964" w14:textId="77777777" w:rsidR="006F56AD" w:rsidRDefault="00BA3B2B" w:rsidP="00AD5454">
      <w:pPr>
        <w:pStyle w:val="ListParagraph"/>
        <w:numPr>
          <w:ilvl w:val="0"/>
          <w:numId w:val="84"/>
        </w:numPr>
        <w:rPr>
          <w:rFonts w:ascii="Calibri" w:hAnsi="Calibri" w:cs="Calibri"/>
          <w:sz w:val="22"/>
          <w:szCs w:val="22"/>
        </w:rPr>
      </w:pPr>
      <w:r w:rsidRPr="00BA3B2B">
        <w:rPr>
          <w:rFonts w:ascii="Calibri" w:hAnsi="Calibri" w:cs="Calibri"/>
          <w:sz w:val="22"/>
          <w:szCs w:val="22"/>
        </w:rPr>
        <w:t>Provide an ability to perform RFI verification</w:t>
      </w:r>
      <w:r>
        <w:rPr>
          <w:rFonts w:ascii="Calibri" w:hAnsi="Calibri" w:cs="Calibri"/>
          <w:sz w:val="22"/>
          <w:szCs w:val="22"/>
        </w:rPr>
        <w:t xml:space="preserve"> when the Medicaid renewal </w:t>
      </w:r>
      <w:r w:rsidR="009F3ABE">
        <w:rPr>
          <w:rFonts w:ascii="Calibri" w:hAnsi="Calibri" w:cs="Calibri"/>
          <w:sz w:val="22"/>
          <w:szCs w:val="22"/>
        </w:rPr>
        <w:t>time clock</w:t>
      </w:r>
      <w:r>
        <w:rPr>
          <w:rFonts w:ascii="Calibri" w:hAnsi="Calibri" w:cs="Calibri"/>
          <w:sz w:val="22"/>
          <w:szCs w:val="22"/>
        </w:rPr>
        <w:t xml:space="preserve"> </w:t>
      </w:r>
      <w:r w:rsidR="009F3ABE">
        <w:rPr>
          <w:rFonts w:ascii="Calibri" w:hAnsi="Calibri" w:cs="Calibri"/>
          <w:sz w:val="22"/>
          <w:szCs w:val="22"/>
        </w:rPr>
        <w:t>due to reinstatement process is in progress.</w:t>
      </w:r>
    </w:p>
    <w:p w14:paraId="77716462" w14:textId="71BE5BC7" w:rsidR="00E00038" w:rsidRDefault="009F3ABE" w:rsidP="00E00038">
      <w:pPr>
        <w:rPr>
          <w:rFonts w:ascii="Calibri" w:hAnsi="Calibri" w:cs="Calibri"/>
          <w:sz w:val="22"/>
          <w:szCs w:val="22"/>
        </w:rPr>
      </w:pPr>
      <w:r w:rsidRPr="006F56AD">
        <w:rPr>
          <w:rFonts w:ascii="Calibri" w:hAnsi="Calibri" w:cs="Calibri"/>
          <w:sz w:val="22"/>
          <w:szCs w:val="22"/>
        </w:rPr>
        <w:t xml:space="preserve"> </w:t>
      </w:r>
    </w:p>
    <w:p w14:paraId="5449683D" w14:textId="288EB8E1" w:rsidR="009F3ABE" w:rsidRPr="003C56B4" w:rsidRDefault="0049653B" w:rsidP="00AD5454">
      <w:pPr>
        <w:pStyle w:val="ListParagraph"/>
        <w:numPr>
          <w:ilvl w:val="0"/>
          <w:numId w:val="81"/>
        </w:numPr>
        <w:rPr>
          <w:rFonts w:ascii="Calibri" w:hAnsi="Calibri" w:cs="Calibri"/>
          <w:sz w:val="22"/>
          <w:szCs w:val="22"/>
        </w:rPr>
      </w:pPr>
      <w:r w:rsidRPr="003C56B4">
        <w:rPr>
          <w:rFonts w:ascii="Calibri" w:hAnsi="Calibri" w:cs="Calibri"/>
          <w:sz w:val="22"/>
          <w:szCs w:val="22"/>
          <w:u w:val="single"/>
        </w:rPr>
        <w:t xml:space="preserve">Enhancement in </w:t>
      </w:r>
      <w:r w:rsidR="00837355" w:rsidRPr="003C56B4">
        <w:rPr>
          <w:rFonts w:ascii="Calibri" w:hAnsi="Calibri" w:cs="Calibri"/>
          <w:sz w:val="22"/>
          <w:szCs w:val="22"/>
          <w:u w:val="single"/>
        </w:rPr>
        <w:t>Next renewal date logic across all process</w:t>
      </w:r>
      <w:r w:rsidR="009F3ABE" w:rsidRPr="003C56B4">
        <w:rPr>
          <w:rFonts w:ascii="Calibri" w:hAnsi="Calibri" w:cs="Calibri"/>
          <w:sz w:val="22"/>
          <w:szCs w:val="22"/>
        </w:rPr>
        <w:t>:</w:t>
      </w:r>
    </w:p>
    <w:p w14:paraId="27021659" w14:textId="77777777" w:rsidR="00E00038" w:rsidRDefault="00E00038" w:rsidP="00E00038">
      <w:pPr>
        <w:rPr>
          <w:rFonts w:ascii="Calibri" w:hAnsi="Calibri" w:cs="Calibri"/>
          <w:sz w:val="22"/>
          <w:szCs w:val="22"/>
        </w:rPr>
      </w:pPr>
    </w:p>
    <w:p w14:paraId="56F931E8" w14:textId="2BA29589" w:rsidR="00681AEB" w:rsidRDefault="00681AEB" w:rsidP="00AD5454">
      <w:pPr>
        <w:pStyle w:val="ListParagraph"/>
        <w:numPr>
          <w:ilvl w:val="0"/>
          <w:numId w:val="85"/>
        </w:numPr>
        <w:rPr>
          <w:rFonts w:ascii="Calibri" w:hAnsi="Calibri" w:cs="Calibri"/>
          <w:sz w:val="22"/>
          <w:szCs w:val="22"/>
        </w:rPr>
      </w:pPr>
      <w:r>
        <w:rPr>
          <w:rFonts w:ascii="Calibri" w:hAnsi="Calibri" w:cs="Calibri"/>
          <w:sz w:val="22"/>
          <w:szCs w:val="22"/>
        </w:rPr>
        <w:t>T</w:t>
      </w:r>
      <w:r w:rsidRPr="00681AEB">
        <w:rPr>
          <w:rFonts w:ascii="Calibri" w:hAnsi="Calibri" w:cs="Calibri"/>
          <w:sz w:val="22"/>
          <w:szCs w:val="22"/>
        </w:rPr>
        <w:t>he system logic for setting/resetting the next renewal date will be enhanced</w:t>
      </w:r>
      <w:r>
        <w:rPr>
          <w:rFonts w:ascii="Calibri" w:hAnsi="Calibri" w:cs="Calibri"/>
          <w:sz w:val="22"/>
          <w:szCs w:val="22"/>
        </w:rPr>
        <w:t xml:space="preserve"> for the Medicaid expanded population</w:t>
      </w:r>
      <w:r w:rsidRPr="00681AEB">
        <w:rPr>
          <w:rFonts w:ascii="Calibri" w:hAnsi="Calibri" w:cs="Calibri"/>
          <w:sz w:val="22"/>
          <w:szCs w:val="22"/>
        </w:rPr>
        <w:t>.</w:t>
      </w:r>
    </w:p>
    <w:p w14:paraId="711B1794" w14:textId="504F1215" w:rsidR="003C56B4" w:rsidRDefault="003C56B4" w:rsidP="00AD5454">
      <w:pPr>
        <w:pStyle w:val="ListParagraph"/>
        <w:numPr>
          <w:ilvl w:val="0"/>
          <w:numId w:val="85"/>
        </w:numPr>
        <w:rPr>
          <w:rFonts w:ascii="Calibri" w:hAnsi="Calibri" w:cs="Calibri"/>
          <w:sz w:val="22"/>
          <w:szCs w:val="22"/>
        </w:rPr>
      </w:pPr>
      <w:r w:rsidRPr="009F3ABE">
        <w:rPr>
          <w:rFonts w:ascii="Calibri" w:hAnsi="Calibri" w:cs="Calibri"/>
          <w:sz w:val="22"/>
          <w:szCs w:val="22"/>
        </w:rPr>
        <w:t xml:space="preserve">Enhancement to next renewal date calculation logic configurability </w:t>
      </w:r>
      <w:r>
        <w:rPr>
          <w:rFonts w:ascii="Calibri" w:hAnsi="Calibri" w:cs="Calibri"/>
          <w:sz w:val="22"/>
          <w:szCs w:val="22"/>
        </w:rPr>
        <w:t xml:space="preserve">will be </w:t>
      </w:r>
      <w:r w:rsidRPr="009F3ABE">
        <w:rPr>
          <w:rFonts w:ascii="Calibri" w:hAnsi="Calibri" w:cs="Calibri"/>
          <w:sz w:val="22"/>
          <w:szCs w:val="22"/>
        </w:rPr>
        <w:t xml:space="preserve">based on </w:t>
      </w:r>
      <w:r w:rsidR="001F644B" w:rsidRPr="009F3ABE">
        <w:rPr>
          <w:rFonts w:ascii="Calibri" w:hAnsi="Calibri" w:cs="Calibri"/>
          <w:sz w:val="22"/>
          <w:szCs w:val="22"/>
        </w:rPr>
        <w:t xml:space="preserve">the </w:t>
      </w:r>
      <w:r w:rsidR="001F644B">
        <w:rPr>
          <w:rFonts w:ascii="Calibri" w:hAnsi="Calibri" w:cs="Calibri"/>
          <w:sz w:val="22"/>
          <w:szCs w:val="22"/>
        </w:rPr>
        <w:t>unique</w:t>
      </w:r>
      <w:r w:rsidR="00C52C3E">
        <w:rPr>
          <w:rFonts w:ascii="Calibri" w:hAnsi="Calibri" w:cs="Calibri"/>
          <w:sz w:val="22"/>
          <w:szCs w:val="22"/>
        </w:rPr>
        <w:t xml:space="preserve"> combination of the </w:t>
      </w:r>
      <w:r w:rsidR="00892BFF">
        <w:rPr>
          <w:rFonts w:ascii="Calibri" w:hAnsi="Calibri" w:cs="Calibri"/>
          <w:sz w:val="22"/>
          <w:szCs w:val="22"/>
        </w:rPr>
        <w:t>input parameters</w:t>
      </w:r>
      <w:r w:rsidR="00C52C3E">
        <w:rPr>
          <w:rFonts w:ascii="Calibri" w:hAnsi="Calibri" w:cs="Calibri"/>
          <w:sz w:val="22"/>
          <w:szCs w:val="22"/>
        </w:rPr>
        <w:t xml:space="preserve"> defined under </w:t>
      </w:r>
      <w:r w:rsidR="005C0604" w:rsidRPr="0070340A">
        <w:rPr>
          <w:rFonts w:ascii="Calibri" w:hAnsi="Calibri" w:cs="Calibri"/>
          <w:sz w:val="22"/>
          <w:szCs w:val="22"/>
        </w:rPr>
        <w:t>BR-MED-</w:t>
      </w:r>
      <w:r w:rsidR="005C0604">
        <w:rPr>
          <w:rFonts w:ascii="Calibri" w:hAnsi="Calibri" w:cs="Calibri"/>
          <w:sz w:val="22"/>
          <w:szCs w:val="22"/>
        </w:rPr>
        <w:t>6</w:t>
      </w:r>
      <w:r w:rsidR="00C52C3E">
        <w:rPr>
          <w:rFonts w:ascii="Calibri" w:hAnsi="Calibri" w:cs="Calibri"/>
          <w:sz w:val="22"/>
          <w:szCs w:val="22"/>
        </w:rPr>
        <w:t>9.</w:t>
      </w:r>
    </w:p>
    <w:p w14:paraId="1F5A571B" w14:textId="77777777" w:rsidR="00DE1CBA" w:rsidRDefault="00DE1CBA" w:rsidP="00DE1CBA">
      <w:pPr>
        <w:pStyle w:val="ListParagraph"/>
        <w:rPr>
          <w:rFonts w:ascii="Calibri" w:hAnsi="Calibri" w:cs="Calibri"/>
          <w:sz w:val="22"/>
          <w:szCs w:val="22"/>
        </w:rPr>
      </w:pPr>
    </w:p>
    <w:p w14:paraId="5CF823B2" w14:textId="72615347" w:rsidR="00DE1CBA" w:rsidRPr="00DE1CBA" w:rsidRDefault="00DE1CBA" w:rsidP="00AD5454">
      <w:pPr>
        <w:pStyle w:val="ListParagraph"/>
        <w:numPr>
          <w:ilvl w:val="0"/>
          <w:numId w:val="81"/>
        </w:numPr>
        <w:rPr>
          <w:rFonts w:ascii="Calibri" w:hAnsi="Calibri" w:cs="Calibri"/>
          <w:sz w:val="22"/>
          <w:szCs w:val="22"/>
        </w:rPr>
      </w:pPr>
      <w:r w:rsidRPr="00DE1CBA">
        <w:rPr>
          <w:rFonts w:ascii="Calibri" w:hAnsi="Calibri" w:cs="Calibri"/>
          <w:sz w:val="22"/>
          <w:szCs w:val="22"/>
        </w:rPr>
        <w:t xml:space="preserve">Provide an ability to </w:t>
      </w:r>
      <w:r w:rsidR="001F644B" w:rsidRPr="00DE1CBA">
        <w:rPr>
          <w:rFonts w:ascii="Calibri" w:hAnsi="Calibri" w:cs="Calibri"/>
          <w:sz w:val="22"/>
          <w:szCs w:val="22"/>
        </w:rPr>
        <w:t>Trigger Adverse</w:t>
      </w:r>
      <w:r w:rsidRPr="00DE1CBA">
        <w:rPr>
          <w:rFonts w:ascii="Calibri" w:hAnsi="Calibri" w:cs="Calibri"/>
          <w:sz w:val="22"/>
          <w:szCs w:val="22"/>
        </w:rPr>
        <w:t xml:space="preserve"> Action</w:t>
      </w:r>
      <w:r w:rsidR="004345FD">
        <w:rPr>
          <w:rFonts w:ascii="Calibri" w:hAnsi="Calibri" w:cs="Calibri"/>
          <w:sz w:val="22"/>
          <w:szCs w:val="22"/>
        </w:rPr>
        <w:t xml:space="preserve"> Warning notice</w:t>
      </w:r>
      <w:r w:rsidRPr="00DE1CBA">
        <w:rPr>
          <w:rFonts w:ascii="Calibri" w:hAnsi="Calibri" w:cs="Calibri"/>
          <w:sz w:val="22"/>
          <w:szCs w:val="22"/>
        </w:rPr>
        <w:t xml:space="preserve"> XML during QHP and Mixed Household renewals</w:t>
      </w:r>
    </w:p>
    <w:p w14:paraId="48DA0EE9" w14:textId="40BEAE1E" w:rsidR="00DE1CBA" w:rsidRPr="00DE1CBA" w:rsidRDefault="00DE1CBA" w:rsidP="00DE1CBA">
      <w:pPr>
        <w:pStyle w:val="ListParagraph"/>
        <w:rPr>
          <w:rFonts w:ascii="Calibri" w:hAnsi="Calibri" w:cs="Calibri"/>
          <w:sz w:val="22"/>
          <w:szCs w:val="22"/>
        </w:rPr>
      </w:pPr>
    </w:p>
    <w:p w14:paraId="03B6C798" w14:textId="77777777" w:rsidR="003D2567" w:rsidRPr="00B379F9" w:rsidRDefault="003D2567" w:rsidP="003D2567">
      <w:pPr>
        <w:ind w:left="360"/>
        <w:rPr>
          <w:rFonts w:ascii="Calibri" w:hAnsi="Calibri" w:cs="Calibri"/>
          <w:sz w:val="22"/>
          <w:szCs w:val="22"/>
        </w:rPr>
      </w:pPr>
      <w:r w:rsidRPr="00B379F9">
        <w:rPr>
          <w:rFonts w:ascii="Calibri" w:hAnsi="Calibri" w:cs="Calibri"/>
          <w:sz w:val="22"/>
          <w:szCs w:val="22"/>
        </w:rPr>
        <w:t xml:space="preserve">Throughout this document. </w:t>
      </w:r>
    </w:p>
    <w:p w14:paraId="1613B98F" w14:textId="18E42534" w:rsidR="003D2567" w:rsidRPr="00B379F9" w:rsidRDefault="003D2567" w:rsidP="008A0B97">
      <w:pPr>
        <w:pStyle w:val="ListParagraph"/>
        <w:numPr>
          <w:ilvl w:val="0"/>
          <w:numId w:val="26"/>
        </w:numPr>
        <w:ind w:left="1080"/>
        <w:rPr>
          <w:rFonts w:ascii="Calibri" w:hAnsi="Calibri" w:cs="Calibri"/>
          <w:sz w:val="22"/>
          <w:szCs w:val="22"/>
        </w:rPr>
      </w:pPr>
      <w:r w:rsidRPr="00B379F9">
        <w:rPr>
          <w:rFonts w:ascii="Calibri" w:hAnsi="Calibri" w:cs="Calibri"/>
          <w:sz w:val="22"/>
          <w:szCs w:val="22"/>
        </w:rPr>
        <w:t xml:space="preserve">A member </w:t>
      </w:r>
      <w:r>
        <w:rPr>
          <w:rFonts w:ascii="Calibri" w:hAnsi="Calibri" w:cs="Calibri"/>
          <w:sz w:val="22"/>
          <w:szCs w:val="22"/>
        </w:rPr>
        <w:t xml:space="preserve">is considered as </w:t>
      </w:r>
      <w:r w:rsidRPr="00B379F9">
        <w:rPr>
          <w:rFonts w:ascii="Calibri" w:hAnsi="Calibri" w:cs="Calibri"/>
          <w:sz w:val="22"/>
          <w:szCs w:val="22"/>
        </w:rPr>
        <w:t>“</w:t>
      </w:r>
      <w:r w:rsidRPr="00B379F9">
        <w:rPr>
          <w:rFonts w:ascii="Calibri" w:hAnsi="Calibri" w:cs="Calibri"/>
          <w:b/>
          <w:sz w:val="22"/>
          <w:szCs w:val="22"/>
        </w:rPr>
        <w:t xml:space="preserve">eligible for </w:t>
      </w:r>
      <w:r w:rsidRPr="00B379F9">
        <w:rPr>
          <w:rFonts w:ascii="Calibri" w:hAnsi="Calibri" w:cs="Calibri"/>
          <w:b/>
          <w:bCs/>
          <w:sz w:val="22"/>
          <w:szCs w:val="22"/>
        </w:rPr>
        <w:t>renewal</w:t>
      </w:r>
      <w:r w:rsidRPr="00B379F9">
        <w:rPr>
          <w:rFonts w:ascii="Calibri" w:hAnsi="Calibri" w:cs="Calibri"/>
          <w:sz w:val="22"/>
          <w:szCs w:val="22"/>
        </w:rPr>
        <w:t xml:space="preserve">” </w:t>
      </w:r>
      <w:r>
        <w:rPr>
          <w:rFonts w:ascii="Calibri" w:hAnsi="Calibri" w:cs="Calibri"/>
          <w:sz w:val="22"/>
          <w:szCs w:val="22"/>
        </w:rPr>
        <w:t>if the</w:t>
      </w:r>
      <w:r w:rsidRPr="00B379F9">
        <w:rPr>
          <w:rFonts w:ascii="Calibri" w:hAnsi="Calibri" w:cs="Calibri"/>
          <w:sz w:val="22"/>
          <w:szCs w:val="22"/>
        </w:rPr>
        <w:t xml:space="preserve"> member who satisfies the renewal (Medicaid renewal or QHP </w:t>
      </w:r>
      <w:r>
        <w:rPr>
          <w:rFonts w:ascii="Calibri" w:hAnsi="Calibri" w:cs="Calibri"/>
          <w:sz w:val="22"/>
          <w:szCs w:val="22"/>
        </w:rPr>
        <w:t xml:space="preserve">&amp; </w:t>
      </w:r>
      <w:r w:rsidR="00013309">
        <w:rPr>
          <w:rFonts w:ascii="Calibri" w:hAnsi="Calibri" w:cs="Calibri"/>
          <w:sz w:val="22"/>
          <w:szCs w:val="22"/>
        </w:rPr>
        <w:t>M</w:t>
      </w:r>
      <w:r>
        <w:rPr>
          <w:rFonts w:ascii="Calibri" w:hAnsi="Calibri" w:cs="Calibri"/>
          <w:sz w:val="22"/>
          <w:szCs w:val="22"/>
        </w:rPr>
        <w:t xml:space="preserve">ixed HH </w:t>
      </w:r>
      <w:r w:rsidRPr="00B379F9">
        <w:rPr>
          <w:rFonts w:ascii="Calibri" w:hAnsi="Calibri" w:cs="Calibri"/>
          <w:sz w:val="22"/>
          <w:szCs w:val="22"/>
        </w:rPr>
        <w:t>renewal) selection criteria.</w:t>
      </w:r>
    </w:p>
    <w:p w14:paraId="0DC2644A" w14:textId="7EF0884D" w:rsidR="003D2567" w:rsidRPr="00B379F9" w:rsidRDefault="003D2567" w:rsidP="008A0B97">
      <w:pPr>
        <w:pStyle w:val="ListParagraph"/>
        <w:numPr>
          <w:ilvl w:val="0"/>
          <w:numId w:val="26"/>
        </w:numPr>
        <w:ind w:left="1080"/>
        <w:rPr>
          <w:rFonts w:ascii="Calibri" w:hAnsi="Calibri" w:cs="Calibri"/>
          <w:sz w:val="22"/>
          <w:szCs w:val="22"/>
        </w:rPr>
      </w:pPr>
      <w:r w:rsidRPr="00B379F9">
        <w:rPr>
          <w:rFonts w:ascii="Calibri" w:hAnsi="Calibri" w:cs="Calibri"/>
          <w:sz w:val="22"/>
          <w:szCs w:val="22"/>
        </w:rPr>
        <w:t>A “</w:t>
      </w:r>
      <w:r w:rsidRPr="00B379F9">
        <w:rPr>
          <w:rFonts w:ascii="Calibri" w:hAnsi="Calibri" w:cs="Calibri"/>
          <w:b/>
          <w:sz w:val="22"/>
          <w:szCs w:val="22"/>
        </w:rPr>
        <w:t>Qualified member</w:t>
      </w:r>
      <w:r w:rsidRPr="00B379F9">
        <w:rPr>
          <w:rFonts w:ascii="Calibri" w:hAnsi="Calibri" w:cs="Calibri"/>
          <w:sz w:val="22"/>
          <w:szCs w:val="22"/>
        </w:rPr>
        <w:t xml:space="preserve">” is a member who is </w:t>
      </w:r>
      <w:r>
        <w:rPr>
          <w:rFonts w:ascii="Calibri" w:hAnsi="Calibri" w:cs="Calibri"/>
          <w:sz w:val="22"/>
          <w:szCs w:val="22"/>
        </w:rPr>
        <w:t xml:space="preserve">“eligible for renewal </w:t>
      </w:r>
      <w:r w:rsidRPr="00B379F9">
        <w:rPr>
          <w:rFonts w:ascii="Calibri" w:hAnsi="Calibri" w:cs="Calibri"/>
          <w:sz w:val="22"/>
          <w:szCs w:val="22"/>
        </w:rPr>
        <w:t xml:space="preserve">“and for whom the system will execute the renewal rules, i.e., a member who satisfies the specific renewal (Medicaid or QHP Renewal) selection criteria and </w:t>
      </w:r>
      <w:r>
        <w:rPr>
          <w:rFonts w:ascii="Calibri" w:hAnsi="Calibri" w:cs="Calibri"/>
          <w:sz w:val="22"/>
          <w:szCs w:val="22"/>
        </w:rPr>
        <w:t>does not meet the bypass criteria for</w:t>
      </w:r>
      <w:r w:rsidRPr="00B379F9">
        <w:rPr>
          <w:rFonts w:ascii="Calibri" w:hAnsi="Calibri" w:cs="Calibri"/>
          <w:sz w:val="22"/>
          <w:szCs w:val="22"/>
        </w:rPr>
        <w:t xml:space="preserve"> that specific renewal (Medicaid or QHP </w:t>
      </w:r>
      <w:r>
        <w:rPr>
          <w:rFonts w:ascii="Calibri" w:hAnsi="Calibri" w:cs="Calibri"/>
          <w:sz w:val="22"/>
          <w:szCs w:val="22"/>
        </w:rPr>
        <w:t xml:space="preserve">&amp; </w:t>
      </w:r>
      <w:r w:rsidR="00013309">
        <w:rPr>
          <w:rFonts w:ascii="Calibri" w:hAnsi="Calibri" w:cs="Calibri"/>
          <w:sz w:val="22"/>
          <w:szCs w:val="22"/>
        </w:rPr>
        <w:t>M</w:t>
      </w:r>
      <w:r>
        <w:rPr>
          <w:rFonts w:ascii="Calibri" w:hAnsi="Calibri" w:cs="Calibri"/>
          <w:sz w:val="22"/>
          <w:szCs w:val="22"/>
        </w:rPr>
        <w:t xml:space="preserve">ixed HH </w:t>
      </w:r>
      <w:r w:rsidRPr="00B379F9">
        <w:rPr>
          <w:rFonts w:ascii="Calibri" w:hAnsi="Calibri" w:cs="Calibri"/>
          <w:sz w:val="22"/>
          <w:szCs w:val="22"/>
        </w:rPr>
        <w:t>Renewal).</w:t>
      </w:r>
    </w:p>
    <w:p w14:paraId="758E2D57" w14:textId="56431A27" w:rsidR="003D2567" w:rsidRPr="00B379F9" w:rsidRDefault="003D2567" w:rsidP="008A0B97">
      <w:pPr>
        <w:pStyle w:val="ListParagraph"/>
        <w:numPr>
          <w:ilvl w:val="0"/>
          <w:numId w:val="26"/>
        </w:numPr>
        <w:ind w:left="1080"/>
        <w:rPr>
          <w:rFonts w:ascii="Calibri" w:hAnsi="Calibri" w:cs="Calibri"/>
          <w:sz w:val="22"/>
          <w:szCs w:val="22"/>
        </w:rPr>
      </w:pPr>
      <w:r w:rsidRPr="00B379F9">
        <w:rPr>
          <w:rFonts w:ascii="Calibri" w:hAnsi="Calibri" w:cs="Calibri"/>
          <w:sz w:val="22"/>
          <w:szCs w:val="22"/>
        </w:rPr>
        <w:lastRenderedPageBreak/>
        <w:t>A</w:t>
      </w:r>
      <w:r>
        <w:rPr>
          <w:rFonts w:ascii="Calibri" w:hAnsi="Calibri" w:cs="Calibri"/>
          <w:sz w:val="22"/>
          <w:szCs w:val="22"/>
        </w:rPr>
        <w:t>n</w:t>
      </w:r>
      <w:r w:rsidRPr="00B379F9">
        <w:rPr>
          <w:rFonts w:ascii="Calibri" w:hAnsi="Calibri" w:cs="Calibri"/>
          <w:sz w:val="22"/>
          <w:szCs w:val="22"/>
        </w:rPr>
        <w:t xml:space="preserve"> “</w:t>
      </w:r>
      <w:r w:rsidRPr="00B379F9">
        <w:rPr>
          <w:rFonts w:ascii="Calibri" w:hAnsi="Calibri" w:cs="Calibri"/>
          <w:b/>
          <w:bCs/>
          <w:sz w:val="22"/>
          <w:szCs w:val="22"/>
        </w:rPr>
        <w:t>Impacted</w:t>
      </w:r>
      <w:r w:rsidRPr="00B379F9">
        <w:rPr>
          <w:rFonts w:ascii="Calibri" w:hAnsi="Calibri" w:cs="Calibri"/>
          <w:b/>
          <w:sz w:val="22"/>
          <w:szCs w:val="22"/>
        </w:rPr>
        <w:t xml:space="preserve"> member</w:t>
      </w:r>
      <w:r w:rsidRPr="00B379F9">
        <w:rPr>
          <w:rFonts w:ascii="Calibri" w:hAnsi="Calibri" w:cs="Calibri"/>
          <w:sz w:val="22"/>
          <w:szCs w:val="22"/>
        </w:rPr>
        <w:t xml:space="preserve">” is a member who is part of the application </w:t>
      </w:r>
      <w:r>
        <w:rPr>
          <w:rFonts w:ascii="Calibri" w:hAnsi="Calibri" w:cs="Calibri"/>
          <w:sz w:val="22"/>
          <w:szCs w:val="22"/>
        </w:rPr>
        <w:t xml:space="preserve">being processed by renewals </w:t>
      </w:r>
      <w:r w:rsidRPr="00B379F9">
        <w:rPr>
          <w:rFonts w:ascii="Calibri" w:hAnsi="Calibri" w:cs="Calibri"/>
          <w:sz w:val="22"/>
          <w:szCs w:val="22"/>
        </w:rPr>
        <w:t xml:space="preserve">and who is NOT </w:t>
      </w:r>
      <w:r w:rsidR="00E2369E">
        <w:rPr>
          <w:rFonts w:ascii="Calibri" w:hAnsi="Calibri" w:cs="Calibri"/>
          <w:sz w:val="22"/>
          <w:szCs w:val="22"/>
        </w:rPr>
        <w:t>“</w:t>
      </w:r>
      <w:r>
        <w:rPr>
          <w:rFonts w:ascii="Calibri" w:hAnsi="Calibri" w:cs="Calibri"/>
          <w:sz w:val="22"/>
          <w:szCs w:val="22"/>
        </w:rPr>
        <w:t>eligible for renewal”</w:t>
      </w:r>
      <w:r w:rsidRPr="00B379F9">
        <w:rPr>
          <w:rFonts w:ascii="Calibri" w:hAnsi="Calibri" w:cs="Calibri"/>
          <w:sz w:val="22"/>
          <w:szCs w:val="22"/>
        </w:rPr>
        <w:t xml:space="preserve"> but meets the below criteria for each renewal. </w:t>
      </w:r>
    </w:p>
    <w:p w14:paraId="6A6E673A" w14:textId="77777777" w:rsidR="003D2567" w:rsidRPr="00B379F9" w:rsidRDefault="003D2567" w:rsidP="008A0B97">
      <w:pPr>
        <w:pStyle w:val="ListParagraph"/>
        <w:numPr>
          <w:ilvl w:val="1"/>
          <w:numId w:val="26"/>
        </w:numPr>
        <w:rPr>
          <w:rFonts w:ascii="Calibri" w:hAnsi="Calibri" w:cs="Calibri"/>
          <w:sz w:val="22"/>
          <w:szCs w:val="22"/>
        </w:rPr>
      </w:pPr>
      <w:r w:rsidRPr="00B379F9">
        <w:rPr>
          <w:rFonts w:ascii="Calibri" w:hAnsi="Calibri" w:cs="Calibri"/>
          <w:sz w:val="22"/>
          <w:szCs w:val="22"/>
        </w:rPr>
        <w:t xml:space="preserve">Is present in the Disability HH and/or MAGI HH </w:t>
      </w:r>
      <w:r>
        <w:rPr>
          <w:rFonts w:ascii="Calibri" w:hAnsi="Calibri" w:cs="Calibri"/>
          <w:sz w:val="22"/>
          <w:szCs w:val="22"/>
        </w:rPr>
        <w:t>and/or Tax Household</w:t>
      </w:r>
      <w:r w:rsidRPr="00B379F9">
        <w:rPr>
          <w:rFonts w:ascii="Calibri" w:hAnsi="Calibri" w:cs="Calibri"/>
          <w:sz w:val="22"/>
          <w:szCs w:val="22"/>
        </w:rPr>
        <w:t xml:space="preserve"> of a qualified member. </w:t>
      </w:r>
    </w:p>
    <w:p w14:paraId="287B0964" w14:textId="1A328420" w:rsidR="003D2567" w:rsidRPr="00B379F9" w:rsidRDefault="003D2567" w:rsidP="008A0B97">
      <w:pPr>
        <w:pStyle w:val="ListParagraph"/>
        <w:numPr>
          <w:ilvl w:val="0"/>
          <w:numId w:val="26"/>
        </w:numPr>
        <w:ind w:left="1080"/>
        <w:rPr>
          <w:rFonts w:ascii="Calibri" w:hAnsi="Calibri" w:cs="Calibri"/>
          <w:sz w:val="22"/>
          <w:szCs w:val="22"/>
        </w:rPr>
      </w:pPr>
      <w:r w:rsidRPr="00B379F9">
        <w:rPr>
          <w:rFonts w:ascii="Calibri" w:hAnsi="Calibri" w:cs="Calibri"/>
          <w:sz w:val="22"/>
          <w:szCs w:val="22"/>
        </w:rPr>
        <w:t>A “</w:t>
      </w:r>
      <w:r w:rsidRPr="00B379F9">
        <w:rPr>
          <w:rFonts w:ascii="Calibri" w:hAnsi="Calibri" w:cs="Calibri"/>
          <w:b/>
          <w:bCs/>
          <w:sz w:val="22"/>
          <w:szCs w:val="22"/>
        </w:rPr>
        <w:t>non-qualified member”</w:t>
      </w:r>
      <w:r w:rsidRPr="00B379F9">
        <w:rPr>
          <w:rFonts w:ascii="Calibri" w:hAnsi="Calibri" w:cs="Calibri"/>
          <w:sz w:val="22"/>
          <w:szCs w:val="22"/>
        </w:rPr>
        <w:t xml:space="preserve"> is a member who is part of application </w:t>
      </w:r>
      <w:r>
        <w:rPr>
          <w:rFonts w:ascii="Calibri" w:hAnsi="Calibri" w:cs="Calibri"/>
          <w:sz w:val="22"/>
          <w:szCs w:val="22"/>
        </w:rPr>
        <w:t xml:space="preserve">being processed by renewals </w:t>
      </w:r>
      <w:r w:rsidRPr="00B379F9">
        <w:rPr>
          <w:rFonts w:ascii="Calibri" w:hAnsi="Calibri" w:cs="Calibri"/>
          <w:sz w:val="22"/>
          <w:szCs w:val="22"/>
        </w:rPr>
        <w:t xml:space="preserve">and who is NOT </w:t>
      </w:r>
      <w:r w:rsidR="00E2369E">
        <w:rPr>
          <w:rFonts w:ascii="Calibri" w:hAnsi="Calibri" w:cs="Calibri"/>
          <w:sz w:val="22"/>
          <w:szCs w:val="22"/>
        </w:rPr>
        <w:t>“</w:t>
      </w:r>
      <w:r>
        <w:rPr>
          <w:rFonts w:ascii="Calibri" w:hAnsi="Calibri" w:cs="Calibri"/>
          <w:sz w:val="22"/>
          <w:szCs w:val="22"/>
        </w:rPr>
        <w:t>eligible for renewal”</w:t>
      </w:r>
      <w:r w:rsidRPr="00B379F9">
        <w:rPr>
          <w:rFonts w:ascii="Calibri" w:hAnsi="Calibri" w:cs="Calibri"/>
          <w:sz w:val="22"/>
          <w:szCs w:val="22"/>
        </w:rPr>
        <w:t xml:space="preserve"> and is NOT present in the MAGI HH or Disability HH or Tax HH of the qualified member. </w:t>
      </w:r>
    </w:p>
    <w:p w14:paraId="10D56FFC" w14:textId="3F33B63E" w:rsidR="007746D1" w:rsidRPr="00747B75" w:rsidRDefault="008268BA" w:rsidP="000E3B3C">
      <w:pPr>
        <w:keepNext/>
        <w:numPr>
          <w:ilvl w:val="1"/>
          <w:numId w:val="9"/>
        </w:numPr>
        <w:tabs>
          <w:tab w:val="num" w:pos="576"/>
        </w:tabs>
        <w:spacing w:before="200" w:after="60" w:line="276" w:lineRule="auto"/>
        <w:ind w:left="576" w:hanging="576"/>
        <w:outlineLvl w:val="1"/>
        <w:rPr>
          <w:rFonts w:ascii="Calibri" w:hAnsi="Calibri" w:cs="Calibri"/>
          <w:b/>
        </w:rPr>
      </w:pPr>
      <w:bookmarkStart w:id="77" w:name="_Toc33192741"/>
      <w:bookmarkStart w:id="78" w:name="_Toc148466479"/>
      <w:bookmarkStart w:id="79" w:name="_Toc212474257"/>
      <w:bookmarkEnd w:id="77"/>
      <w:r w:rsidRPr="00747B75">
        <w:rPr>
          <w:rFonts w:ascii="Calibri" w:hAnsi="Calibri" w:cs="Calibri"/>
          <w:b/>
        </w:rPr>
        <w:t>In-</w:t>
      </w:r>
      <w:r w:rsidR="00F54250" w:rsidRPr="00747B75">
        <w:rPr>
          <w:rFonts w:ascii="Calibri" w:hAnsi="Calibri" w:cs="Calibri"/>
          <w:b/>
        </w:rPr>
        <w:t>Scope</w:t>
      </w:r>
      <w:bookmarkEnd w:id="78"/>
      <w:bookmarkEnd w:id="79"/>
    </w:p>
    <w:p w14:paraId="502A0833" w14:textId="629E988D" w:rsidR="004B520E" w:rsidRDefault="00934CE9" w:rsidP="00934CE9">
      <w:pPr>
        <w:rPr>
          <w:rFonts w:ascii="Calibri" w:hAnsi="Calibri" w:cs="Calibri"/>
          <w:sz w:val="22"/>
          <w:szCs w:val="22"/>
        </w:rPr>
      </w:pPr>
      <w:r w:rsidRPr="008F71BD">
        <w:rPr>
          <w:rFonts w:ascii="Calibri" w:hAnsi="Calibri" w:cs="Calibri"/>
          <w:sz w:val="22"/>
          <w:szCs w:val="22"/>
        </w:rPr>
        <w:t xml:space="preserve">The following </w:t>
      </w:r>
      <w:r w:rsidR="00DD799D" w:rsidRPr="008F71BD">
        <w:rPr>
          <w:rFonts w:ascii="Calibri" w:hAnsi="Calibri" w:cs="Calibri"/>
          <w:sz w:val="22"/>
          <w:szCs w:val="22"/>
        </w:rPr>
        <w:t>capabilities</w:t>
      </w:r>
      <w:r w:rsidRPr="008F71BD">
        <w:rPr>
          <w:rFonts w:ascii="Calibri" w:hAnsi="Calibri" w:cs="Calibri"/>
          <w:sz w:val="22"/>
          <w:szCs w:val="22"/>
        </w:rPr>
        <w:t xml:space="preserve"> will be covered as part of the scope of this feature.</w:t>
      </w:r>
    </w:p>
    <w:p w14:paraId="54B76BDA" w14:textId="3A7D487A" w:rsidR="0087444D" w:rsidRDefault="003A5F2E" w:rsidP="00BD4032">
      <w:pPr>
        <w:pStyle w:val="ListParagraph"/>
        <w:numPr>
          <w:ilvl w:val="0"/>
          <w:numId w:val="38"/>
        </w:numPr>
        <w:rPr>
          <w:rFonts w:ascii="Calibri" w:hAnsi="Calibri" w:cs="Calibri"/>
          <w:sz w:val="22"/>
          <w:szCs w:val="22"/>
        </w:rPr>
      </w:pPr>
      <w:r w:rsidRPr="00D4644C">
        <w:rPr>
          <w:rFonts w:ascii="Calibri" w:hAnsi="Calibri" w:cs="Calibri"/>
          <w:sz w:val="22"/>
          <w:szCs w:val="22"/>
        </w:rPr>
        <w:t xml:space="preserve">Provide a configurable </w:t>
      </w:r>
      <w:r w:rsidR="007F7E90">
        <w:rPr>
          <w:rFonts w:ascii="Calibri" w:hAnsi="Calibri" w:cs="Calibri"/>
          <w:sz w:val="22"/>
          <w:szCs w:val="22"/>
        </w:rPr>
        <w:t xml:space="preserve">setting </w:t>
      </w:r>
      <w:r>
        <w:rPr>
          <w:rFonts w:ascii="Calibri" w:hAnsi="Calibri" w:cs="Calibri"/>
          <w:sz w:val="22"/>
          <w:szCs w:val="22"/>
        </w:rPr>
        <w:t xml:space="preserve">(Allow RFI Verification) </w:t>
      </w:r>
      <w:r w:rsidRPr="00D4644C">
        <w:rPr>
          <w:rFonts w:ascii="Calibri" w:hAnsi="Calibri" w:cs="Calibri"/>
          <w:sz w:val="22"/>
          <w:szCs w:val="22"/>
        </w:rPr>
        <w:t xml:space="preserve">to </w:t>
      </w:r>
      <w:r>
        <w:rPr>
          <w:rFonts w:ascii="Calibri" w:hAnsi="Calibri" w:cs="Calibri"/>
          <w:sz w:val="22"/>
          <w:szCs w:val="22"/>
        </w:rPr>
        <w:t>enable</w:t>
      </w:r>
      <w:r w:rsidR="007F7E90">
        <w:rPr>
          <w:rFonts w:ascii="Calibri" w:hAnsi="Calibri" w:cs="Calibri"/>
          <w:sz w:val="22"/>
          <w:szCs w:val="22"/>
        </w:rPr>
        <w:t xml:space="preserve"> or </w:t>
      </w:r>
      <w:r w:rsidR="002A73F6">
        <w:rPr>
          <w:rFonts w:ascii="Calibri" w:hAnsi="Calibri" w:cs="Calibri"/>
          <w:sz w:val="22"/>
          <w:szCs w:val="22"/>
        </w:rPr>
        <w:t>disable</w:t>
      </w:r>
      <w:r w:rsidRPr="00D4644C">
        <w:rPr>
          <w:rFonts w:ascii="Calibri" w:hAnsi="Calibri" w:cs="Calibri"/>
          <w:sz w:val="22"/>
          <w:szCs w:val="22"/>
        </w:rPr>
        <w:t xml:space="preserve"> the </w:t>
      </w:r>
      <w:r w:rsidR="007F7E90">
        <w:rPr>
          <w:rFonts w:ascii="Calibri" w:hAnsi="Calibri" w:cs="Calibri"/>
          <w:sz w:val="22"/>
          <w:szCs w:val="22"/>
        </w:rPr>
        <w:t xml:space="preserve">agent portal </w:t>
      </w:r>
      <w:r w:rsidRPr="00D4644C">
        <w:rPr>
          <w:rFonts w:ascii="Calibri" w:hAnsi="Calibri" w:cs="Calibri"/>
          <w:sz w:val="22"/>
          <w:szCs w:val="22"/>
        </w:rPr>
        <w:t>user</w:t>
      </w:r>
      <w:r w:rsidR="007F7E90">
        <w:rPr>
          <w:rFonts w:ascii="Calibri" w:hAnsi="Calibri" w:cs="Calibri"/>
          <w:sz w:val="22"/>
          <w:szCs w:val="22"/>
        </w:rPr>
        <w:t>’s ability</w:t>
      </w:r>
      <w:r w:rsidRPr="00D4644C">
        <w:rPr>
          <w:rFonts w:ascii="Calibri" w:hAnsi="Calibri" w:cs="Calibri"/>
          <w:sz w:val="22"/>
          <w:szCs w:val="22"/>
        </w:rPr>
        <w:t xml:space="preserve"> to verify the RFI in the </w:t>
      </w:r>
      <w:r w:rsidR="0087444D">
        <w:rPr>
          <w:rFonts w:ascii="Calibri" w:hAnsi="Calibri" w:cs="Calibri"/>
          <w:sz w:val="22"/>
          <w:szCs w:val="22"/>
        </w:rPr>
        <w:t xml:space="preserve">below-mentioned </w:t>
      </w:r>
      <w:r w:rsidRPr="00D4644C">
        <w:rPr>
          <w:rFonts w:ascii="Calibri" w:hAnsi="Calibri" w:cs="Calibri"/>
          <w:sz w:val="22"/>
          <w:szCs w:val="22"/>
        </w:rPr>
        <w:t xml:space="preserve">circumstances </w:t>
      </w:r>
    </w:p>
    <w:p w14:paraId="3C7AE360" w14:textId="2E7835DF" w:rsidR="003A5F2E" w:rsidRDefault="003A5F2E" w:rsidP="002A73F6">
      <w:pPr>
        <w:pStyle w:val="ListParagraph"/>
        <w:numPr>
          <w:ilvl w:val="0"/>
          <w:numId w:val="114"/>
        </w:numPr>
        <w:rPr>
          <w:rFonts w:ascii="Calibri" w:hAnsi="Calibri" w:cs="Calibri"/>
          <w:sz w:val="22"/>
          <w:szCs w:val="22"/>
        </w:rPr>
      </w:pPr>
      <w:r w:rsidRPr="00D4644C">
        <w:rPr>
          <w:rFonts w:ascii="Calibri" w:hAnsi="Calibri" w:cs="Calibri"/>
          <w:sz w:val="22"/>
          <w:szCs w:val="22"/>
        </w:rPr>
        <w:t>when the application is being processed through Medicaid renewal process or QHP and Mixed HH renewal process</w:t>
      </w:r>
    </w:p>
    <w:p w14:paraId="035F619B" w14:textId="4CFB2353" w:rsidR="00532F47" w:rsidRPr="000E6483" w:rsidRDefault="00532F47" w:rsidP="002A73F6">
      <w:pPr>
        <w:pStyle w:val="ListParagraph"/>
        <w:numPr>
          <w:ilvl w:val="0"/>
          <w:numId w:val="114"/>
        </w:numPr>
        <w:rPr>
          <w:rFonts w:ascii="Calibri" w:hAnsi="Calibri" w:cs="Calibri"/>
          <w:sz w:val="22"/>
          <w:szCs w:val="22"/>
        </w:rPr>
      </w:pPr>
      <w:r>
        <w:rPr>
          <w:rFonts w:ascii="Calibri" w:hAnsi="Calibri" w:cs="Calibri"/>
          <w:sz w:val="22"/>
          <w:szCs w:val="22"/>
        </w:rPr>
        <w:t xml:space="preserve">when the application is being processed through any stage </w:t>
      </w:r>
      <w:r w:rsidRPr="00BA3B2B">
        <w:rPr>
          <w:rFonts w:ascii="Calibri" w:hAnsi="Calibri" w:cs="Calibri"/>
          <w:sz w:val="22"/>
          <w:szCs w:val="22"/>
        </w:rPr>
        <w:t>during Medicaid renewals</w:t>
      </w:r>
      <w:r>
        <w:rPr>
          <w:rFonts w:ascii="Calibri" w:hAnsi="Calibri" w:cs="Calibri"/>
          <w:sz w:val="22"/>
          <w:szCs w:val="22"/>
        </w:rPr>
        <w:t xml:space="preserve"> without stopping the renewals</w:t>
      </w:r>
      <w:r w:rsidRPr="000E6483">
        <w:rPr>
          <w:rFonts w:ascii="Calibri" w:hAnsi="Calibri" w:cs="Calibri"/>
          <w:sz w:val="22"/>
          <w:szCs w:val="22"/>
        </w:rPr>
        <w:t>.</w:t>
      </w:r>
    </w:p>
    <w:p w14:paraId="7D3032CC" w14:textId="2A5DAC09" w:rsidR="00532F47" w:rsidRDefault="00532F47" w:rsidP="002A73F6">
      <w:pPr>
        <w:pStyle w:val="ListParagraph"/>
        <w:numPr>
          <w:ilvl w:val="0"/>
          <w:numId w:val="114"/>
        </w:numPr>
        <w:rPr>
          <w:rFonts w:ascii="Calibri" w:hAnsi="Calibri" w:cs="Calibri"/>
          <w:sz w:val="22"/>
          <w:szCs w:val="22"/>
        </w:rPr>
      </w:pPr>
      <w:r>
        <w:rPr>
          <w:rFonts w:ascii="Calibri" w:hAnsi="Calibri" w:cs="Calibri"/>
          <w:sz w:val="22"/>
          <w:szCs w:val="22"/>
        </w:rPr>
        <w:t xml:space="preserve">when the Medicaid renewal time clock due to reinstatement process is in progress. </w:t>
      </w:r>
    </w:p>
    <w:p w14:paraId="142DCD06" w14:textId="77777777" w:rsidR="00B60447" w:rsidRDefault="00B60447" w:rsidP="00B60447">
      <w:pPr>
        <w:pStyle w:val="ListParagraph"/>
        <w:ind w:left="1080"/>
        <w:rPr>
          <w:rFonts w:ascii="Calibri" w:hAnsi="Calibri" w:cs="Calibri"/>
          <w:sz w:val="22"/>
          <w:szCs w:val="22"/>
        </w:rPr>
      </w:pPr>
    </w:p>
    <w:p w14:paraId="7DC535CE" w14:textId="5AE6E967" w:rsidR="002A73F6" w:rsidRDefault="002A73F6" w:rsidP="005B68DC">
      <w:pPr>
        <w:ind w:left="360"/>
        <w:rPr>
          <w:rFonts w:ascii="Calibri" w:hAnsi="Calibri" w:cs="Calibri"/>
          <w:i/>
          <w:iCs/>
          <w:sz w:val="22"/>
          <w:szCs w:val="22"/>
        </w:rPr>
      </w:pPr>
      <w:r w:rsidRPr="00B60447">
        <w:rPr>
          <w:rFonts w:ascii="Calibri" w:hAnsi="Calibri" w:cs="Calibri"/>
          <w:i/>
          <w:iCs/>
          <w:sz w:val="22"/>
          <w:szCs w:val="22"/>
        </w:rPr>
        <w:t xml:space="preserve">Note- </w:t>
      </w:r>
      <w:r w:rsidR="00B60447" w:rsidRPr="00B60447">
        <w:rPr>
          <w:rFonts w:ascii="Calibri" w:hAnsi="Calibri" w:cs="Calibri"/>
          <w:i/>
          <w:iCs/>
          <w:sz w:val="22"/>
          <w:szCs w:val="22"/>
        </w:rPr>
        <w:t xml:space="preserve">By default, the “Allow RFI Verification” configuration will be set to OFF </w:t>
      </w:r>
      <w:r w:rsidR="006B6E59">
        <w:rPr>
          <w:rFonts w:ascii="Calibri" w:hAnsi="Calibri" w:cs="Calibri"/>
          <w:i/>
          <w:iCs/>
          <w:sz w:val="22"/>
          <w:szCs w:val="22"/>
        </w:rPr>
        <w:t>such that the</w:t>
      </w:r>
      <w:r w:rsidR="002C261E">
        <w:rPr>
          <w:rFonts w:ascii="Calibri" w:hAnsi="Calibri" w:cs="Calibri"/>
          <w:i/>
          <w:iCs/>
          <w:sz w:val="22"/>
          <w:szCs w:val="22"/>
        </w:rPr>
        <w:t xml:space="preserve"> system behavior </w:t>
      </w:r>
      <w:r w:rsidR="009362A6">
        <w:rPr>
          <w:rFonts w:ascii="Calibri" w:hAnsi="Calibri" w:cs="Calibri"/>
          <w:i/>
          <w:iCs/>
          <w:sz w:val="22"/>
          <w:szCs w:val="22"/>
        </w:rPr>
        <w:t>will be as usual</w:t>
      </w:r>
      <w:r w:rsidR="006B6E59">
        <w:rPr>
          <w:rFonts w:ascii="Calibri" w:hAnsi="Calibri" w:cs="Calibri"/>
          <w:i/>
          <w:iCs/>
          <w:sz w:val="22"/>
          <w:szCs w:val="22"/>
        </w:rPr>
        <w:t xml:space="preserve"> i.e. the </w:t>
      </w:r>
      <w:r w:rsidR="00BA4D64">
        <w:rPr>
          <w:rFonts w:ascii="Calibri" w:hAnsi="Calibri" w:cs="Calibri"/>
          <w:i/>
          <w:iCs/>
          <w:sz w:val="22"/>
          <w:szCs w:val="22"/>
        </w:rPr>
        <w:t xml:space="preserve">agent portal user will </w:t>
      </w:r>
      <w:r w:rsidR="006860EF">
        <w:rPr>
          <w:rFonts w:ascii="Calibri" w:hAnsi="Calibri" w:cs="Calibri"/>
          <w:i/>
          <w:iCs/>
          <w:sz w:val="22"/>
          <w:szCs w:val="22"/>
        </w:rPr>
        <w:t xml:space="preserve">not </w:t>
      </w:r>
      <w:r w:rsidR="009F0EEF">
        <w:rPr>
          <w:rFonts w:ascii="Calibri" w:hAnsi="Calibri" w:cs="Calibri"/>
          <w:i/>
          <w:iCs/>
          <w:sz w:val="22"/>
          <w:szCs w:val="22"/>
        </w:rPr>
        <w:t xml:space="preserve">be </w:t>
      </w:r>
      <w:r w:rsidR="006860EF">
        <w:rPr>
          <w:rFonts w:ascii="Calibri" w:hAnsi="Calibri" w:cs="Calibri"/>
          <w:i/>
          <w:iCs/>
          <w:sz w:val="22"/>
          <w:szCs w:val="22"/>
        </w:rPr>
        <w:t>a</w:t>
      </w:r>
      <w:r w:rsidR="005B68DC">
        <w:rPr>
          <w:rFonts w:ascii="Calibri" w:hAnsi="Calibri" w:cs="Calibri"/>
          <w:i/>
          <w:iCs/>
          <w:sz w:val="22"/>
          <w:szCs w:val="22"/>
        </w:rPr>
        <w:t>llowed to verify RFI for the above-mentioned scenarios.</w:t>
      </w:r>
    </w:p>
    <w:p w14:paraId="593098FA" w14:textId="77777777" w:rsidR="0041769F" w:rsidRDefault="0041769F" w:rsidP="0041769F">
      <w:pPr>
        <w:ind w:firstLine="360"/>
        <w:rPr>
          <w:rFonts w:ascii="Calibri" w:hAnsi="Calibri" w:cs="Calibri"/>
          <w:i/>
          <w:iCs/>
          <w:sz w:val="22"/>
          <w:szCs w:val="22"/>
        </w:rPr>
      </w:pPr>
    </w:p>
    <w:p w14:paraId="5AD91232" w14:textId="7F8E0572" w:rsidR="000E6483" w:rsidRDefault="00532F47" w:rsidP="00BD4032">
      <w:pPr>
        <w:pStyle w:val="ListParagraph"/>
        <w:numPr>
          <w:ilvl w:val="0"/>
          <w:numId w:val="38"/>
        </w:numPr>
        <w:rPr>
          <w:rFonts w:ascii="Calibri" w:hAnsi="Calibri" w:cs="Calibri"/>
          <w:sz w:val="22"/>
          <w:szCs w:val="22"/>
        </w:rPr>
      </w:pPr>
      <w:r w:rsidRPr="00532F47">
        <w:rPr>
          <w:rFonts w:ascii="Calibri" w:hAnsi="Calibri" w:cs="Calibri"/>
          <w:sz w:val="22"/>
          <w:szCs w:val="22"/>
        </w:rPr>
        <w:t xml:space="preserve">Enhancement to next renewal date calculation logic </w:t>
      </w:r>
      <w:r w:rsidR="0077348D">
        <w:rPr>
          <w:rFonts w:ascii="Calibri" w:hAnsi="Calibri" w:cs="Calibri"/>
          <w:sz w:val="22"/>
          <w:szCs w:val="22"/>
        </w:rPr>
        <w:t xml:space="preserve">to make </w:t>
      </w:r>
      <w:r w:rsidRPr="00532F47">
        <w:rPr>
          <w:rFonts w:ascii="Calibri" w:hAnsi="Calibri" w:cs="Calibri"/>
          <w:sz w:val="22"/>
          <w:szCs w:val="22"/>
        </w:rPr>
        <w:t xml:space="preserve">configurability based on the </w:t>
      </w:r>
      <w:r w:rsidR="00AB6B5A">
        <w:rPr>
          <w:rFonts w:ascii="Calibri" w:hAnsi="Calibri" w:cs="Calibri"/>
          <w:sz w:val="22"/>
          <w:szCs w:val="22"/>
        </w:rPr>
        <w:t xml:space="preserve">input parameters defined in the requirements </w:t>
      </w:r>
      <w:r w:rsidRPr="00532F47">
        <w:rPr>
          <w:rFonts w:ascii="Calibri" w:hAnsi="Calibri" w:cs="Calibri"/>
          <w:sz w:val="22"/>
          <w:szCs w:val="22"/>
        </w:rPr>
        <w:t>across all processes.</w:t>
      </w:r>
    </w:p>
    <w:p w14:paraId="2ED106DE" w14:textId="7AC29B37" w:rsidR="00532F47" w:rsidRPr="00532F47" w:rsidRDefault="000E6483" w:rsidP="00926651">
      <w:pPr>
        <w:pStyle w:val="ListParagraph"/>
        <w:numPr>
          <w:ilvl w:val="0"/>
          <w:numId w:val="38"/>
        </w:numPr>
        <w:rPr>
          <w:rFonts w:ascii="Calibri" w:hAnsi="Calibri" w:cs="Calibri"/>
          <w:sz w:val="22"/>
          <w:szCs w:val="22"/>
        </w:rPr>
      </w:pPr>
      <w:r w:rsidRPr="00DE1CBA">
        <w:rPr>
          <w:rFonts w:ascii="Calibri" w:hAnsi="Calibri" w:cs="Calibri"/>
          <w:sz w:val="22"/>
          <w:szCs w:val="22"/>
        </w:rPr>
        <w:t xml:space="preserve">Provide an ability to Trigger Adverse Action </w:t>
      </w:r>
      <w:r w:rsidR="003B1F64">
        <w:rPr>
          <w:rFonts w:ascii="Calibri" w:hAnsi="Calibri" w:cs="Calibri"/>
          <w:sz w:val="22"/>
          <w:szCs w:val="22"/>
        </w:rPr>
        <w:t>Warning Notice</w:t>
      </w:r>
      <w:r w:rsidRPr="00DE1CBA">
        <w:rPr>
          <w:rFonts w:ascii="Calibri" w:hAnsi="Calibri" w:cs="Calibri"/>
          <w:sz w:val="22"/>
          <w:szCs w:val="22"/>
        </w:rPr>
        <w:t xml:space="preserve"> XML during QHP and Mixed Household renewals</w:t>
      </w:r>
    </w:p>
    <w:p w14:paraId="53FFB9E1" w14:textId="02B362B9" w:rsidR="008268BA" w:rsidRPr="00747B75" w:rsidRDefault="008268BA" w:rsidP="000E3B3C">
      <w:pPr>
        <w:keepNext/>
        <w:numPr>
          <w:ilvl w:val="1"/>
          <w:numId w:val="9"/>
        </w:numPr>
        <w:tabs>
          <w:tab w:val="num" w:pos="576"/>
        </w:tabs>
        <w:spacing w:before="200" w:after="60" w:line="276" w:lineRule="auto"/>
        <w:ind w:left="576" w:hanging="576"/>
        <w:outlineLvl w:val="1"/>
        <w:rPr>
          <w:rFonts w:ascii="Calibri" w:hAnsi="Calibri" w:cs="Calibri"/>
          <w:b/>
        </w:rPr>
      </w:pPr>
      <w:bookmarkStart w:id="80" w:name="_Toc147841454"/>
      <w:bookmarkStart w:id="81" w:name="_Toc147850272"/>
      <w:bookmarkStart w:id="82" w:name="_Toc147841455"/>
      <w:bookmarkStart w:id="83" w:name="_Toc147850273"/>
      <w:bookmarkStart w:id="84" w:name="_Toc147841456"/>
      <w:bookmarkStart w:id="85" w:name="_Toc147850274"/>
      <w:bookmarkStart w:id="86" w:name="_Toc147841457"/>
      <w:bookmarkStart w:id="87" w:name="_Toc147850275"/>
      <w:bookmarkStart w:id="88" w:name="_Toc147841458"/>
      <w:bookmarkStart w:id="89" w:name="_Toc147850276"/>
      <w:bookmarkStart w:id="90" w:name="_Toc147841459"/>
      <w:bookmarkStart w:id="91" w:name="_Toc147850277"/>
      <w:bookmarkStart w:id="92" w:name="_Toc147841460"/>
      <w:bookmarkStart w:id="93" w:name="_Toc147850278"/>
      <w:bookmarkStart w:id="94" w:name="_Toc147841461"/>
      <w:bookmarkStart w:id="95" w:name="_Toc147850279"/>
      <w:bookmarkStart w:id="96" w:name="_Toc147841462"/>
      <w:bookmarkStart w:id="97" w:name="_Toc147850280"/>
      <w:bookmarkStart w:id="98" w:name="_Toc91249498"/>
      <w:bookmarkStart w:id="99" w:name="_Toc38435056"/>
      <w:bookmarkStart w:id="100" w:name="_Toc148466480"/>
      <w:bookmarkStart w:id="101" w:name="_Toc212474258"/>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747B75">
        <w:rPr>
          <w:rFonts w:ascii="Calibri" w:hAnsi="Calibri" w:cs="Calibri"/>
          <w:b/>
        </w:rPr>
        <w:t>Out-of-Scope</w:t>
      </w:r>
      <w:bookmarkEnd w:id="100"/>
      <w:bookmarkEnd w:id="101"/>
      <w:r w:rsidRPr="00747B75">
        <w:rPr>
          <w:rFonts w:ascii="Calibri" w:hAnsi="Calibri" w:cs="Calibri"/>
          <w:b/>
        </w:rPr>
        <w:t xml:space="preserve"> </w:t>
      </w:r>
    </w:p>
    <w:p w14:paraId="0DF75F3B" w14:textId="77777777" w:rsidR="00471A2E" w:rsidRPr="00973E39" w:rsidRDefault="00471A2E" w:rsidP="00471A2E">
      <w:pPr>
        <w:tabs>
          <w:tab w:val="left" w:pos="6480"/>
        </w:tabs>
        <w:ind w:left="360"/>
        <w:rPr>
          <w:rFonts w:ascii="Calibri" w:hAnsi="Calibri" w:cs="Calibri"/>
          <w:sz w:val="22"/>
          <w:szCs w:val="22"/>
        </w:rPr>
      </w:pPr>
      <w:r w:rsidRPr="00973E39">
        <w:rPr>
          <w:rFonts w:ascii="Calibri" w:hAnsi="Calibri" w:cs="Calibri"/>
          <w:sz w:val="22"/>
          <w:szCs w:val="22"/>
        </w:rPr>
        <w:t>The following capability is out-of-scope for this document:</w:t>
      </w:r>
    </w:p>
    <w:p w14:paraId="6E214615" w14:textId="77777777" w:rsidR="00DB6A71" w:rsidRPr="00973E39" w:rsidRDefault="00DB6A71" w:rsidP="00066AC2">
      <w:pPr>
        <w:pStyle w:val="ListParagraph"/>
        <w:rPr>
          <w:rFonts w:ascii="Calibri" w:hAnsi="Calibri" w:cs="Calibri"/>
          <w:b/>
          <w:color w:val="060808" w:themeColor="text1"/>
          <w:sz w:val="22"/>
          <w:szCs w:val="22"/>
        </w:rPr>
      </w:pPr>
    </w:p>
    <w:p w14:paraId="66029405" w14:textId="1FBD69E6" w:rsidR="00D73278" w:rsidRPr="00973E39" w:rsidRDefault="00D73278" w:rsidP="00AD5454">
      <w:pPr>
        <w:pStyle w:val="ListParagraph"/>
        <w:numPr>
          <w:ilvl w:val="0"/>
          <w:numId w:val="62"/>
        </w:numPr>
        <w:spacing w:line="252" w:lineRule="auto"/>
        <w:rPr>
          <w:rFonts w:ascii="Calibri" w:hAnsi="Calibri" w:cs="Calibri"/>
          <w:sz w:val="22"/>
          <w:szCs w:val="22"/>
        </w:rPr>
      </w:pPr>
      <w:r w:rsidRPr="00973E39">
        <w:rPr>
          <w:rFonts w:ascii="Calibri" w:hAnsi="Calibri" w:cs="Calibri"/>
          <w:sz w:val="22"/>
          <w:szCs w:val="22"/>
        </w:rPr>
        <w:t xml:space="preserve">Medicaid Downgrade assessment based on </w:t>
      </w:r>
      <w:r w:rsidR="00807DAE">
        <w:rPr>
          <w:rFonts w:ascii="Calibri" w:hAnsi="Calibri" w:cs="Calibri"/>
          <w:sz w:val="22"/>
          <w:szCs w:val="22"/>
        </w:rPr>
        <w:t xml:space="preserve">aid category </w:t>
      </w:r>
      <w:r w:rsidRPr="00973E39">
        <w:rPr>
          <w:rFonts w:ascii="Calibri" w:hAnsi="Calibri" w:cs="Calibri"/>
          <w:sz w:val="22"/>
          <w:szCs w:val="22"/>
        </w:rPr>
        <w:t>tiers during non-renewal processes.</w:t>
      </w:r>
    </w:p>
    <w:p w14:paraId="0BF58080" w14:textId="77777777" w:rsidR="00D73278" w:rsidRPr="00973E39" w:rsidRDefault="00D73278" w:rsidP="00AD5454">
      <w:pPr>
        <w:pStyle w:val="ListParagraph"/>
        <w:numPr>
          <w:ilvl w:val="0"/>
          <w:numId w:val="62"/>
        </w:numPr>
        <w:spacing w:line="252" w:lineRule="auto"/>
        <w:rPr>
          <w:rFonts w:ascii="Calibri" w:hAnsi="Calibri" w:cs="Calibri"/>
          <w:sz w:val="22"/>
          <w:szCs w:val="22"/>
        </w:rPr>
      </w:pPr>
      <w:r w:rsidRPr="00973E39">
        <w:rPr>
          <w:rFonts w:ascii="Calibri" w:hAnsi="Calibri" w:cs="Calibri"/>
          <w:sz w:val="22"/>
          <w:szCs w:val="22"/>
        </w:rPr>
        <w:t>Trigger conditions for existing eligibility related notices</w:t>
      </w:r>
      <w:r>
        <w:rPr>
          <w:rFonts w:ascii="Calibri" w:hAnsi="Calibri" w:cs="Calibri"/>
          <w:sz w:val="22"/>
          <w:szCs w:val="22"/>
        </w:rPr>
        <w:t xml:space="preserve"> (including Eligibility Approval notice, Eligibility Denial Notice, Eligibility Termination Notice, Medicaid Approval notice, Medicaid Termination Notice, Medicaid Denial Notice)</w:t>
      </w:r>
      <w:r w:rsidRPr="00973E39">
        <w:rPr>
          <w:rFonts w:ascii="Calibri" w:hAnsi="Calibri" w:cs="Calibri"/>
          <w:sz w:val="22"/>
          <w:szCs w:val="22"/>
        </w:rPr>
        <w:t>.</w:t>
      </w:r>
    </w:p>
    <w:p w14:paraId="644F6B91" w14:textId="77777777" w:rsidR="00D73278" w:rsidRDefault="00D73278" w:rsidP="00AD5454">
      <w:pPr>
        <w:pStyle w:val="ListParagraph"/>
        <w:numPr>
          <w:ilvl w:val="0"/>
          <w:numId w:val="62"/>
        </w:numPr>
        <w:spacing w:line="252" w:lineRule="auto"/>
        <w:rPr>
          <w:rFonts w:ascii="Calibri" w:hAnsi="Calibri" w:cs="Calibri"/>
          <w:sz w:val="22"/>
          <w:szCs w:val="22"/>
        </w:rPr>
      </w:pPr>
      <w:r w:rsidRPr="00973E39">
        <w:rPr>
          <w:rFonts w:ascii="Calibri" w:hAnsi="Calibri" w:cs="Calibri"/>
          <w:sz w:val="22"/>
          <w:szCs w:val="22"/>
        </w:rPr>
        <w:t>Any changes to Periodic Data Matching process.</w:t>
      </w:r>
    </w:p>
    <w:p w14:paraId="142C95C8" w14:textId="484C2BED" w:rsidR="007E4B7C" w:rsidRPr="007E4B7C" w:rsidRDefault="00E21676" w:rsidP="00AD5454">
      <w:pPr>
        <w:pStyle w:val="ListParagraph"/>
        <w:numPr>
          <w:ilvl w:val="0"/>
          <w:numId w:val="62"/>
        </w:numPr>
        <w:spacing w:line="252" w:lineRule="auto"/>
        <w:rPr>
          <w:rFonts w:ascii="Calibri" w:hAnsi="Calibri" w:cs="Calibri"/>
          <w:b/>
          <w:color w:val="060808" w:themeColor="text1"/>
          <w:sz w:val="22"/>
          <w:szCs w:val="22"/>
        </w:rPr>
      </w:pPr>
      <w:r w:rsidRPr="007E4B7C">
        <w:rPr>
          <w:rFonts w:ascii="Calibri" w:hAnsi="Calibri" w:cs="Calibri"/>
          <w:sz w:val="22"/>
          <w:szCs w:val="22"/>
        </w:rPr>
        <w:t>Following the R35 go-live, the system will support a configurable approach to setting the “Next Renewal Date” for the Medicaid expanded population and those subject to work requirements. During the Medicaid renewal process, the</w:t>
      </w:r>
      <w:r w:rsidR="00CA542B">
        <w:rPr>
          <w:rFonts w:ascii="Calibri" w:hAnsi="Calibri" w:cs="Calibri"/>
          <w:sz w:val="22"/>
          <w:szCs w:val="22"/>
        </w:rPr>
        <w:t xml:space="preserve"> Next renewal</w:t>
      </w:r>
      <w:r w:rsidRPr="007E4B7C">
        <w:rPr>
          <w:rFonts w:ascii="Calibri" w:hAnsi="Calibri" w:cs="Calibri"/>
          <w:sz w:val="22"/>
          <w:szCs w:val="22"/>
        </w:rPr>
        <w:t xml:space="preserve"> date can be configured as either the current next renewal date plus X months (default: 6 months) or the renewal selection date plus X months (default: 6 months). For applications processed outside the renewal process, the next renewal date will be set as the application date plus X months (default: 6 months). Please note that any data corrections </w:t>
      </w:r>
      <w:r w:rsidR="004825FA">
        <w:rPr>
          <w:rFonts w:ascii="Calibri" w:hAnsi="Calibri" w:cs="Calibri"/>
          <w:sz w:val="22"/>
          <w:szCs w:val="22"/>
        </w:rPr>
        <w:t xml:space="preserve">required </w:t>
      </w:r>
      <w:r w:rsidR="002C5B87">
        <w:rPr>
          <w:rFonts w:ascii="Calibri" w:hAnsi="Calibri" w:cs="Calibri"/>
          <w:sz w:val="22"/>
          <w:szCs w:val="22"/>
        </w:rPr>
        <w:t>in</w:t>
      </w:r>
      <w:r w:rsidR="004825FA">
        <w:rPr>
          <w:rFonts w:ascii="Calibri" w:hAnsi="Calibri" w:cs="Calibri"/>
          <w:sz w:val="22"/>
          <w:szCs w:val="22"/>
        </w:rPr>
        <w:t xml:space="preserve"> next renewal date </w:t>
      </w:r>
      <w:r w:rsidRPr="007E4B7C">
        <w:rPr>
          <w:rFonts w:ascii="Calibri" w:hAnsi="Calibri" w:cs="Calibri"/>
          <w:sz w:val="22"/>
          <w:szCs w:val="22"/>
        </w:rPr>
        <w:t xml:space="preserve">for individuals whose next renewal date </w:t>
      </w:r>
      <w:r w:rsidRPr="007E4B7C">
        <w:rPr>
          <w:rFonts w:ascii="Calibri" w:hAnsi="Calibri" w:cs="Calibri"/>
          <w:sz w:val="22"/>
          <w:szCs w:val="22"/>
        </w:rPr>
        <w:lastRenderedPageBreak/>
        <w:t>was already set prior to the R35 release—based on the previous logic—</w:t>
      </w:r>
      <w:r w:rsidR="000E6989">
        <w:rPr>
          <w:rFonts w:ascii="Calibri" w:hAnsi="Calibri" w:cs="Calibri"/>
          <w:sz w:val="22"/>
          <w:szCs w:val="22"/>
        </w:rPr>
        <w:t xml:space="preserve"> </w:t>
      </w:r>
      <w:r w:rsidRPr="007E4B7C">
        <w:rPr>
          <w:rFonts w:ascii="Calibri" w:hAnsi="Calibri" w:cs="Calibri"/>
          <w:sz w:val="22"/>
          <w:szCs w:val="22"/>
        </w:rPr>
        <w:t>will be out of scope from a product standpoint.</w:t>
      </w:r>
    </w:p>
    <w:p w14:paraId="47DEEA07" w14:textId="4E4F2DE2" w:rsidR="002F02BF" w:rsidRPr="00747B75" w:rsidRDefault="002F02BF" w:rsidP="002F02BF">
      <w:pPr>
        <w:rPr>
          <w:rFonts w:ascii="Calibri" w:hAnsi="Calibri" w:cs="Calibri"/>
          <w:b/>
        </w:rPr>
      </w:pPr>
      <w:r w:rsidRPr="00747B75">
        <w:rPr>
          <w:rFonts w:ascii="Calibri" w:hAnsi="Calibri" w:cs="Calibri"/>
          <w:b/>
        </w:rPr>
        <w:br w:type="page"/>
      </w:r>
    </w:p>
    <w:p w14:paraId="3815687C" w14:textId="1292234F" w:rsidR="004F54BA" w:rsidRPr="00747B75" w:rsidRDefault="00D1476B" w:rsidP="000E3B3C">
      <w:pPr>
        <w:keepNext/>
        <w:numPr>
          <w:ilvl w:val="1"/>
          <w:numId w:val="9"/>
        </w:numPr>
        <w:tabs>
          <w:tab w:val="num" w:pos="576"/>
        </w:tabs>
        <w:spacing w:before="200" w:after="60" w:line="276" w:lineRule="auto"/>
        <w:ind w:left="576" w:hanging="576"/>
        <w:outlineLvl w:val="1"/>
        <w:rPr>
          <w:rFonts w:ascii="Calibri" w:hAnsi="Calibri" w:cs="Calibri"/>
        </w:rPr>
      </w:pPr>
      <w:bookmarkStart w:id="102" w:name="_Toc148466481"/>
      <w:bookmarkStart w:id="103" w:name="_Toc212474259"/>
      <w:r w:rsidRPr="00747B75">
        <w:rPr>
          <w:rFonts w:ascii="Calibri" w:hAnsi="Calibri" w:cs="Calibri"/>
          <w:b/>
        </w:rPr>
        <w:lastRenderedPageBreak/>
        <w:t>S</w:t>
      </w:r>
      <w:r w:rsidR="00E97C76" w:rsidRPr="00747B75">
        <w:rPr>
          <w:rFonts w:ascii="Calibri" w:hAnsi="Calibri" w:cs="Calibri"/>
          <w:b/>
        </w:rPr>
        <w:t>ystem Workflow</w:t>
      </w:r>
      <w:bookmarkEnd w:id="102"/>
      <w:bookmarkEnd w:id="103"/>
    </w:p>
    <w:p w14:paraId="7BEF9E64" w14:textId="3DBE6583" w:rsidR="00987D78" w:rsidRPr="00973E39" w:rsidRDefault="00485E9B" w:rsidP="00485E9B">
      <w:pPr>
        <w:rPr>
          <w:rFonts w:ascii="Calibri" w:hAnsi="Calibri" w:cs="Calibri"/>
          <w:sz w:val="22"/>
          <w:szCs w:val="22"/>
        </w:rPr>
      </w:pPr>
      <w:r w:rsidRPr="00973E39">
        <w:rPr>
          <w:rFonts w:ascii="Calibri" w:hAnsi="Calibri" w:cs="Calibri"/>
          <w:sz w:val="22"/>
          <w:szCs w:val="22"/>
        </w:rPr>
        <w:t>Not Applicable</w:t>
      </w:r>
    </w:p>
    <w:p w14:paraId="07DA9BDE" w14:textId="51D48331" w:rsidR="008268BA" w:rsidRPr="00747B75" w:rsidRDefault="008268BA" w:rsidP="00B460B5">
      <w:pPr>
        <w:keepNext/>
        <w:numPr>
          <w:ilvl w:val="1"/>
          <w:numId w:val="9"/>
        </w:numPr>
        <w:tabs>
          <w:tab w:val="num" w:pos="576"/>
        </w:tabs>
        <w:spacing w:before="200" w:after="60" w:line="276" w:lineRule="auto"/>
        <w:ind w:left="576" w:hanging="576"/>
        <w:outlineLvl w:val="1"/>
        <w:rPr>
          <w:rFonts w:ascii="Calibri" w:hAnsi="Calibri" w:cs="Calibri"/>
          <w:b/>
        </w:rPr>
      </w:pPr>
      <w:bookmarkStart w:id="104" w:name="_Toc148466482"/>
      <w:bookmarkStart w:id="105" w:name="_Toc212474260"/>
      <w:r w:rsidRPr="00747B75">
        <w:rPr>
          <w:rFonts w:ascii="Calibri" w:hAnsi="Calibri" w:cs="Calibri"/>
          <w:b/>
        </w:rPr>
        <w:t>Assumptions</w:t>
      </w:r>
      <w:bookmarkEnd w:id="104"/>
      <w:bookmarkEnd w:id="105"/>
    </w:p>
    <w:p w14:paraId="4A513D68" w14:textId="77777777" w:rsidR="00737AE3" w:rsidRPr="00973E39" w:rsidRDefault="00737AE3" w:rsidP="00737AE3">
      <w:pPr>
        <w:tabs>
          <w:tab w:val="left" w:pos="6480"/>
        </w:tabs>
        <w:ind w:left="360"/>
        <w:jc w:val="both"/>
        <w:rPr>
          <w:rFonts w:ascii="Calibri" w:hAnsi="Calibri" w:cs="Calibri"/>
          <w:sz w:val="22"/>
          <w:szCs w:val="22"/>
        </w:rPr>
      </w:pPr>
      <w:r w:rsidRPr="00973E39">
        <w:rPr>
          <w:rFonts w:ascii="Calibri" w:hAnsi="Calibri" w:cs="Calibri"/>
          <w:color w:val="000000"/>
          <w:sz w:val="22"/>
          <w:szCs w:val="22"/>
        </w:rPr>
        <w:t>Listed below are the assumptions</w:t>
      </w:r>
      <w:r w:rsidRPr="00973E39">
        <w:rPr>
          <w:rFonts w:ascii="Calibri" w:hAnsi="Calibri" w:cs="Calibri"/>
          <w:sz w:val="22"/>
          <w:szCs w:val="22"/>
        </w:rPr>
        <w:t xml:space="preserve"> identified for this feature:</w:t>
      </w:r>
    </w:p>
    <w:p w14:paraId="13267B9F" w14:textId="77E49792" w:rsidR="00D723C9" w:rsidRPr="00973E39" w:rsidRDefault="00D723C9" w:rsidP="008A0B97">
      <w:pPr>
        <w:pStyle w:val="ListParagraph"/>
        <w:numPr>
          <w:ilvl w:val="0"/>
          <w:numId w:val="25"/>
        </w:numPr>
        <w:tabs>
          <w:tab w:val="left" w:pos="6480"/>
        </w:tabs>
        <w:contextualSpacing/>
        <w:rPr>
          <w:rFonts w:ascii="Calibri" w:hAnsi="Calibri" w:cs="Calibri"/>
          <w:sz w:val="22"/>
          <w:szCs w:val="22"/>
        </w:rPr>
      </w:pPr>
      <w:r w:rsidRPr="00973E39">
        <w:rPr>
          <w:rFonts w:ascii="Calibri" w:hAnsi="Calibri" w:cs="Calibri"/>
          <w:sz w:val="22"/>
          <w:szCs w:val="22"/>
        </w:rPr>
        <w:t xml:space="preserve">There are no changes </w:t>
      </w:r>
      <w:r w:rsidR="005B04F7" w:rsidRPr="00973E39">
        <w:rPr>
          <w:rFonts w:ascii="Calibri" w:hAnsi="Calibri" w:cs="Calibri"/>
          <w:sz w:val="22"/>
          <w:szCs w:val="22"/>
        </w:rPr>
        <w:t>to</w:t>
      </w:r>
      <w:r w:rsidRPr="00973E39">
        <w:rPr>
          <w:rFonts w:ascii="Calibri" w:hAnsi="Calibri" w:cs="Calibri"/>
          <w:sz w:val="22"/>
          <w:szCs w:val="22"/>
        </w:rPr>
        <w:t xml:space="preserve"> the existing Medicaid Renewal process for areas/scenarios other than the ones mentioned in this document.</w:t>
      </w:r>
    </w:p>
    <w:p w14:paraId="4A3893F8" w14:textId="77777777" w:rsidR="00517D82" w:rsidRPr="00973E39" w:rsidRDefault="00517D82" w:rsidP="008A0B97">
      <w:pPr>
        <w:pStyle w:val="ListParagraph"/>
        <w:numPr>
          <w:ilvl w:val="0"/>
          <w:numId w:val="25"/>
        </w:numPr>
        <w:tabs>
          <w:tab w:val="left" w:pos="6480"/>
        </w:tabs>
        <w:contextualSpacing/>
        <w:rPr>
          <w:rFonts w:ascii="Calibri" w:hAnsi="Calibri" w:cs="Calibri"/>
          <w:sz w:val="22"/>
          <w:szCs w:val="22"/>
        </w:rPr>
      </w:pPr>
      <w:r w:rsidRPr="00973E39">
        <w:rPr>
          <w:rFonts w:ascii="Calibri" w:hAnsi="Calibri" w:cs="Calibri"/>
          <w:sz w:val="22"/>
          <w:szCs w:val="22"/>
        </w:rPr>
        <w:t>There is no change to the existing requirements of QHP &amp; Mixed HH Renewal and Medicaid renewals unless it is specifically mentioned in this document.</w:t>
      </w:r>
    </w:p>
    <w:p w14:paraId="6C318D2E" w14:textId="06720E12" w:rsidR="008A5EB9" w:rsidRPr="00973E39" w:rsidRDefault="008A5EB9" w:rsidP="008A0B97">
      <w:pPr>
        <w:pStyle w:val="ListParagraph"/>
        <w:numPr>
          <w:ilvl w:val="0"/>
          <w:numId w:val="25"/>
        </w:numPr>
        <w:tabs>
          <w:tab w:val="left" w:pos="6480"/>
        </w:tabs>
        <w:contextualSpacing/>
        <w:rPr>
          <w:rFonts w:ascii="Calibri" w:hAnsi="Calibri" w:cs="Calibri"/>
          <w:sz w:val="22"/>
          <w:szCs w:val="22"/>
        </w:rPr>
      </w:pPr>
      <w:r w:rsidRPr="00973E39">
        <w:rPr>
          <w:rFonts w:ascii="Calibri" w:hAnsi="Calibri" w:cs="Calibri"/>
          <w:sz w:val="22"/>
          <w:szCs w:val="22"/>
        </w:rPr>
        <w:t xml:space="preserve">There is no </w:t>
      </w:r>
      <w:r w:rsidR="004212AC">
        <w:rPr>
          <w:rFonts w:ascii="Calibri" w:hAnsi="Calibri" w:cs="Calibri"/>
          <w:sz w:val="22"/>
          <w:szCs w:val="22"/>
        </w:rPr>
        <w:t>c</w:t>
      </w:r>
      <w:r w:rsidRPr="00973E39">
        <w:rPr>
          <w:rFonts w:ascii="Calibri" w:hAnsi="Calibri" w:cs="Calibri"/>
          <w:sz w:val="22"/>
          <w:szCs w:val="22"/>
        </w:rPr>
        <w:t>hange in the factor compatibility rules to determine if a factor is compatible or not.</w:t>
      </w:r>
    </w:p>
    <w:p w14:paraId="440201BE" w14:textId="5DE381F5" w:rsidR="008A5EB9" w:rsidRPr="00973E39" w:rsidRDefault="008A5EB9" w:rsidP="008A0B97">
      <w:pPr>
        <w:pStyle w:val="ListParagraph"/>
        <w:numPr>
          <w:ilvl w:val="0"/>
          <w:numId w:val="25"/>
        </w:numPr>
        <w:tabs>
          <w:tab w:val="left" w:pos="6480"/>
        </w:tabs>
        <w:contextualSpacing/>
        <w:rPr>
          <w:rFonts w:ascii="Calibri" w:hAnsi="Calibri" w:cs="Calibri"/>
          <w:sz w:val="22"/>
          <w:szCs w:val="22"/>
        </w:rPr>
      </w:pPr>
      <w:r w:rsidRPr="00973E39">
        <w:rPr>
          <w:rFonts w:ascii="Calibri" w:hAnsi="Calibri" w:cs="Calibri"/>
          <w:sz w:val="22"/>
          <w:szCs w:val="22"/>
        </w:rPr>
        <w:t xml:space="preserve">There is no change in the error handling </w:t>
      </w:r>
      <w:r w:rsidR="009F706B" w:rsidRPr="00973E39">
        <w:rPr>
          <w:rFonts w:ascii="Calibri" w:hAnsi="Calibri" w:cs="Calibri"/>
          <w:sz w:val="22"/>
          <w:szCs w:val="22"/>
        </w:rPr>
        <w:t>of</w:t>
      </w:r>
      <w:r w:rsidRPr="00973E39">
        <w:rPr>
          <w:rFonts w:ascii="Calibri" w:hAnsi="Calibri" w:cs="Calibri"/>
          <w:sz w:val="22"/>
          <w:szCs w:val="22"/>
        </w:rPr>
        <w:t xml:space="preserve"> RRV-IRS, RRV-SSA, DOR services. </w:t>
      </w:r>
    </w:p>
    <w:p w14:paraId="1C099C62" w14:textId="30290A0F" w:rsidR="008A5EB9" w:rsidRPr="00973E39" w:rsidRDefault="008A5EB9" w:rsidP="008A0B97">
      <w:pPr>
        <w:pStyle w:val="ListParagraph"/>
        <w:numPr>
          <w:ilvl w:val="0"/>
          <w:numId w:val="25"/>
        </w:numPr>
        <w:tabs>
          <w:tab w:val="left" w:pos="6480"/>
        </w:tabs>
        <w:contextualSpacing/>
        <w:rPr>
          <w:rFonts w:ascii="Calibri" w:hAnsi="Calibri" w:cs="Calibri"/>
          <w:sz w:val="22"/>
          <w:szCs w:val="22"/>
        </w:rPr>
      </w:pPr>
      <w:r w:rsidRPr="00973E39">
        <w:rPr>
          <w:rFonts w:ascii="Calibri" w:hAnsi="Calibri" w:cs="Calibri"/>
          <w:sz w:val="22"/>
          <w:szCs w:val="22"/>
        </w:rPr>
        <w:t xml:space="preserve">There is no </w:t>
      </w:r>
      <w:r w:rsidR="004212AC">
        <w:rPr>
          <w:rFonts w:ascii="Calibri" w:hAnsi="Calibri" w:cs="Calibri"/>
          <w:sz w:val="22"/>
          <w:szCs w:val="22"/>
        </w:rPr>
        <w:t>c</w:t>
      </w:r>
      <w:r w:rsidRPr="00973E39">
        <w:rPr>
          <w:rFonts w:ascii="Calibri" w:hAnsi="Calibri" w:cs="Calibri"/>
          <w:sz w:val="22"/>
          <w:szCs w:val="22"/>
        </w:rPr>
        <w:t>hange in fallback mechanism for Non-ESI MEC, APTC, and MMIS services.</w:t>
      </w:r>
    </w:p>
    <w:p w14:paraId="75066A3B" w14:textId="15049D8B" w:rsidR="00712BA2" w:rsidRDefault="00712BA2" w:rsidP="008A0B97">
      <w:pPr>
        <w:pStyle w:val="ListParagraph"/>
        <w:numPr>
          <w:ilvl w:val="0"/>
          <w:numId w:val="25"/>
        </w:numPr>
        <w:tabs>
          <w:tab w:val="left" w:pos="6480"/>
        </w:tabs>
        <w:contextualSpacing/>
        <w:rPr>
          <w:rFonts w:ascii="Calibri" w:hAnsi="Calibri" w:cs="Calibri"/>
          <w:sz w:val="22"/>
          <w:szCs w:val="22"/>
        </w:rPr>
      </w:pPr>
      <w:r w:rsidRPr="00973E39">
        <w:rPr>
          <w:rFonts w:ascii="Calibri" w:hAnsi="Calibri" w:cs="Calibri"/>
          <w:sz w:val="22"/>
          <w:szCs w:val="22"/>
        </w:rPr>
        <w:t xml:space="preserve">There is no change in the existing system behavior for RFI generation, and expiration process when the case </w:t>
      </w:r>
      <w:r w:rsidR="009F706B" w:rsidRPr="00973E39">
        <w:rPr>
          <w:rFonts w:ascii="Calibri" w:hAnsi="Calibri" w:cs="Calibri"/>
          <w:sz w:val="22"/>
          <w:szCs w:val="22"/>
        </w:rPr>
        <w:t>is</w:t>
      </w:r>
      <w:r w:rsidRPr="00973E39">
        <w:rPr>
          <w:rFonts w:ascii="Calibri" w:hAnsi="Calibri" w:cs="Calibri"/>
          <w:sz w:val="22"/>
          <w:szCs w:val="22"/>
        </w:rPr>
        <w:t xml:space="preserve"> under Medicaid Renewals or QHP &amp; Mixed HH Renewal process.</w:t>
      </w:r>
    </w:p>
    <w:p w14:paraId="024023F0" w14:textId="5DB8D6F6" w:rsidR="00B477B5" w:rsidRDefault="00B477B5" w:rsidP="008A0B97">
      <w:pPr>
        <w:pStyle w:val="ListParagraph"/>
        <w:numPr>
          <w:ilvl w:val="0"/>
          <w:numId w:val="25"/>
        </w:numPr>
        <w:tabs>
          <w:tab w:val="left" w:pos="6480"/>
        </w:tabs>
        <w:contextualSpacing/>
        <w:rPr>
          <w:rFonts w:ascii="Calibri" w:hAnsi="Calibri" w:cs="Calibri"/>
          <w:sz w:val="22"/>
          <w:szCs w:val="22"/>
        </w:rPr>
      </w:pPr>
      <w:bookmarkStart w:id="106" w:name="OLE_LINK36"/>
      <w:r w:rsidRPr="00B477B5">
        <w:rPr>
          <w:rFonts w:ascii="Calibri" w:hAnsi="Calibri" w:cs="Calibri"/>
          <w:sz w:val="22"/>
          <w:szCs w:val="22"/>
        </w:rPr>
        <w:t>The CoM has decided not to review the functionality that enables RFI verification during application processing for Medicaid Renewals and QHP &amp; Mixed Renewals under certain scenarios (as outlined in PC1, PC2, and PC3). The product will deliver this functionality with a configurable option, “Allow RFI Verification,” which can be turned ON or OFF. By default, this configuration will remain OFF.</w:t>
      </w:r>
    </w:p>
    <w:bookmarkEnd w:id="106"/>
    <w:p w14:paraId="4BB58762" w14:textId="2BBCCC8A" w:rsidR="005961EA" w:rsidRPr="00305667" w:rsidRDefault="00305667" w:rsidP="00305667">
      <w:pPr>
        <w:pStyle w:val="ListParagraph"/>
        <w:numPr>
          <w:ilvl w:val="0"/>
          <w:numId w:val="25"/>
        </w:numPr>
        <w:contextualSpacing/>
        <w:rPr>
          <w:rFonts w:ascii="Calibri" w:hAnsi="Calibri" w:cs="Calibri"/>
          <w:sz w:val="22"/>
          <w:szCs w:val="22"/>
        </w:rPr>
      </w:pPr>
      <w:r w:rsidRPr="00305667">
        <w:rPr>
          <w:rFonts w:ascii="Calibri" w:hAnsi="Calibri" w:cs="Calibri"/>
          <w:sz w:val="22"/>
          <w:szCs w:val="22"/>
        </w:rPr>
        <w:t xml:space="preserve">There is no change in </w:t>
      </w:r>
      <w:r w:rsidR="00C30803">
        <w:rPr>
          <w:rFonts w:ascii="Calibri" w:hAnsi="Calibri" w:cs="Calibri"/>
          <w:sz w:val="22"/>
          <w:szCs w:val="22"/>
        </w:rPr>
        <w:t>the</w:t>
      </w:r>
      <w:r w:rsidRPr="00305667">
        <w:rPr>
          <w:rFonts w:ascii="Calibri" w:hAnsi="Calibri" w:cs="Calibri"/>
          <w:sz w:val="22"/>
          <w:szCs w:val="22"/>
        </w:rPr>
        <w:t xml:space="preserve"> trigger rule of </w:t>
      </w:r>
      <w:r w:rsidR="00C30803" w:rsidRPr="00C30803">
        <w:rPr>
          <w:rFonts w:ascii="Calibri" w:hAnsi="Calibri" w:cs="Calibri"/>
          <w:sz w:val="22"/>
          <w:szCs w:val="22"/>
        </w:rPr>
        <w:t>Preliminary Eligibility Determination</w:t>
      </w:r>
      <w:r w:rsidRPr="00305667">
        <w:rPr>
          <w:rFonts w:ascii="Calibri" w:hAnsi="Calibri" w:cs="Calibri"/>
          <w:sz w:val="22"/>
          <w:szCs w:val="22"/>
        </w:rPr>
        <w:t xml:space="preserve"> notice XML, Non-Auto </w:t>
      </w:r>
      <w:r w:rsidR="00C30803">
        <w:rPr>
          <w:rFonts w:ascii="Calibri" w:hAnsi="Calibri" w:cs="Calibri"/>
          <w:sz w:val="22"/>
          <w:szCs w:val="22"/>
        </w:rPr>
        <w:t>R</w:t>
      </w:r>
      <w:r w:rsidRPr="00305667">
        <w:rPr>
          <w:rFonts w:ascii="Calibri" w:hAnsi="Calibri" w:cs="Calibri"/>
          <w:sz w:val="22"/>
          <w:szCs w:val="22"/>
        </w:rPr>
        <w:t xml:space="preserve">enewal notice XML and Auto </w:t>
      </w:r>
      <w:r w:rsidR="00C30803">
        <w:rPr>
          <w:rFonts w:ascii="Calibri" w:hAnsi="Calibri" w:cs="Calibri"/>
          <w:sz w:val="22"/>
          <w:szCs w:val="22"/>
        </w:rPr>
        <w:t>R</w:t>
      </w:r>
      <w:r w:rsidRPr="00305667">
        <w:rPr>
          <w:rFonts w:ascii="Calibri" w:hAnsi="Calibri" w:cs="Calibri"/>
          <w:sz w:val="22"/>
          <w:szCs w:val="22"/>
        </w:rPr>
        <w:t>enewal notice XML during QHP and Mixed household renewal</w:t>
      </w:r>
      <w:r w:rsidR="00C30803">
        <w:rPr>
          <w:rFonts w:ascii="Calibri" w:hAnsi="Calibri" w:cs="Calibri"/>
          <w:sz w:val="22"/>
          <w:szCs w:val="22"/>
        </w:rPr>
        <w:t>s</w:t>
      </w:r>
      <w:r w:rsidRPr="00305667">
        <w:rPr>
          <w:rFonts w:ascii="Calibri" w:hAnsi="Calibri" w:cs="Calibri"/>
          <w:sz w:val="22"/>
          <w:szCs w:val="22"/>
        </w:rPr>
        <w:t xml:space="preserve"> due to introduction of new Advance Adverse Notice XML.”</w:t>
      </w:r>
    </w:p>
    <w:p w14:paraId="4C0A493F" w14:textId="019A2E39" w:rsidR="00D9570F" w:rsidRPr="007E4B7C" w:rsidRDefault="00D9570F" w:rsidP="00D9570F">
      <w:pPr>
        <w:pStyle w:val="ListParagraph"/>
        <w:numPr>
          <w:ilvl w:val="0"/>
          <w:numId w:val="25"/>
        </w:numPr>
        <w:spacing w:line="252" w:lineRule="auto"/>
        <w:rPr>
          <w:rFonts w:ascii="Calibri" w:hAnsi="Calibri" w:cs="Calibri"/>
          <w:b/>
          <w:color w:val="060808" w:themeColor="text1"/>
          <w:sz w:val="22"/>
          <w:szCs w:val="22"/>
        </w:rPr>
      </w:pPr>
      <w:r w:rsidRPr="007E4B7C">
        <w:rPr>
          <w:rFonts w:ascii="Calibri" w:hAnsi="Calibri" w:cs="Calibri"/>
          <w:sz w:val="22"/>
          <w:szCs w:val="22"/>
        </w:rPr>
        <w:t>As of now, the system does not generate any notices during preliminary eligibility determination for QHP+CMSP/HSN-unenrolled households when the member remains eligible for QHP+CMSP/HSN benefits. Additionally, when a user performs “Report a Birth” action in such cases, the system updates the preliminary eligibility accordingly but retains its preliminary status. Following the R35 go-live, this behavior will remain unchanged. Specifically, when an RFI verification is performed for such populations during preliminary eligibility, the system will continue to suppress notice generation, maintaining the current behavior.</w:t>
      </w:r>
    </w:p>
    <w:p w14:paraId="5041A985" w14:textId="03EE6569" w:rsidR="008268BA" w:rsidRPr="00747B75" w:rsidRDefault="008268BA" w:rsidP="000E3B3C">
      <w:pPr>
        <w:keepNext/>
        <w:numPr>
          <w:ilvl w:val="1"/>
          <w:numId w:val="9"/>
        </w:numPr>
        <w:tabs>
          <w:tab w:val="num" w:pos="576"/>
        </w:tabs>
        <w:spacing w:before="200" w:after="60" w:line="276" w:lineRule="auto"/>
        <w:ind w:left="576" w:hanging="576"/>
        <w:outlineLvl w:val="1"/>
        <w:rPr>
          <w:rFonts w:ascii="Calibri" w:hAnsi="Calibri" w:cs="Calibri"/>
          <w:b/>
        </w:rPr>
      </w:pPr>
      <w:bookmarkStart w:id="107" w:name="_Toc147841466"/>
      <w:bookmarkStart w:id="108" w:name="_Toc147850284"/>
      <w:bookmarkStart w:id="109" w:name="_Toc147841467"/>
      <w:bookmarkStart w:id="110" w:name="_Toc147850285"/>
      <w:bookmarkStart w:id="111" w:name="_Toc147841468"/>
      <w:bookmarkStart w:id="112" w:name="_Toc147850286"/>
      <w:bookmarkStart w:id="113" w:name="_Toc38435061"/>
      <w:bookmarkStart w:id="114" w:name="_Toc38435063"/>
      <w:bookmarkStart w:id="115" w:name="_Toc38435064"/>
      <w:bookmarkStart w:id="116" w:name="_Toc33192746"/>
      <w:bookmarkStart w:id="117" w:name="_Toc148466483"/>
      <w:bookmarkStart w:id="118" w:name="_Toc212474261"/>
      <w:bookmarkEnd w:id="107"/>
      <w:bookmarkEnd w:id="108"/>
      <w:bookmarkEnd w:id="109"/>
      <w:bookmarkEnd w:id="110"/>
      <w:bookmarkEnd w:id="111"/>
      <w:bookmarkEnd w:id="112"/>
      <w:bookmarkEnd w:id="113"/>
      <w:bookmarkEnd w:id="114"/>
      <w:bookmarkEnd w:id="115"/>
      <w:bookmarkEnd w:id="116"/>
      <w:r w:rsidRPr="00747B75">
        <w:rPr>
          <w:rFonts w:ascii="Calibri" w:hAnsi="Calibri" w:cs="Calibri"/>
          <w:b/>
        </w:rPr>
        <w:t>Constraints</w:t>
      </w:r>
      <w:bookmarkEnd w:id="117"/>
      <w:bookmarkEnd w:id="118"/>
      <w:r w:rsidRPr="00747B75">
        <w:rPr>
          <w:rFonts w:ascii="Calibri" w:hAnsi="Calibri" w:cs="Calibri"/>
          <w:b/>
        </w:rPr>
        <w:t xml:space="preserve"> </w:t>
      </w:r>
    </w:p>
    <w:p w14:paraId="5C965E67" w14:textId="758C926F" w:rsidR="00645833" w:rsidRPr="00973E39" w:rsidRDefault="00BF2EC6" w:rsidP="00300854">
      <w:pPr>
        <w:rPr>
          <w:rFonts w:ascii="Calibri" w:hAnsi="Calibri" w:cs="Calibri"/>
          <w:sz w:val="22"/>
          <w:szCs w:val="22"/>
        </w:rPr>
      </w:pPr>
      <w:r w:rsidRPr="00973E39">
        <w:rPr>
          <w:rFonts w:ascii="Calibri" w:hAnsi="Calibri" w:cs="Calibri"/>
          <w:sz w:val="22"/>
          <w:szCs w:val="22"/>
        </w:rPr>
        <w:t>None</w:t>
      </w:r>
    </w:p>
    <w:p w14:paraId="023438A8" w14:textId="10771E4F" w:rsidR="008268BA" w:rsidRPr="00747B75" w:rsidRDefault="008268BA" w:rsidP="000E3B3C">
      <w:pPr>
        <w:keepNext/>
        <w:numPr>
          <w:ilvl w:val="1"/>
          <w:numId w:val="9"/>
        </w:numPr>
        <w:tabs>
          <w:tab w:val="num" w:pos="576"/>
        </w:tabs>
        <w:spacing w:before="200" w:after="60" w:line="276" w:lineRule="auto"/>
        <w:ind w:left="576" w:hanging="576"/>
        <w:outlineLvl w:val="1"/>
        <w:rPr>
          <w:rFonts w:ascii="Calibri" w:hAnsi="Calibri" w:cs="Calibri"/>
          <w:b/>
        </w:rPr>
      </w:pPr>
      <w:bookmarkStart w:id="119" w:name="_Toc183169253"/>
      <w:bookmarkStart w:id="120" w:name="_Toc33192748"/>
      <w:bookmarkStart w:id="121" w:name="_Toc148466484"/>
      <w:bookmarkStart w:id="122" w:name="_Toc212474262"/>
      <w:bookmarkEnd w:id="119"/>
      <w:bookmarkEnd w:id="120"/>
      <w:r w:rsidRPr="00747B75">
        <w:rPr>
          <w:rFonts w:ascii="Calibri" w:hAnsi="Calibri" w:cs="Calibri"/>
          <w:b/>
        </w:rPr>
        <w:t>Risks</w:t>
      </w:r>
      <w:bookmarkEnd w:id="121"/>
      <w:bookmarkEnd w:id="122"/>
    </w:p>
    <w:p w14:paraId="22577E7E" w14:textId="339DC921" w:rsidR="00531EC0" w:rsidRPr="00973E39" w:rsidRDefault="00BF2EC6" w:rsidP="007A5F87">
      <w:pPr>
        <w:rPr>
          <w:rFonts w:ascii="Calibri" w:hAnsi="Calibri" w:cs="Calibri"/>
          <w:sz w:val="22"/>
          <w:szCs w:val="22"/>
        </w:rPr>
      </w:pPr>
      <w:r w:rsidRPr="00973E39">
        <w:rPr>
          <w:rFonts w:ascii="Calibri" w:hAnsi="Calibri" w:cs="Calibri"/>
          <w:sz w:val="22"/>
          <w:szCs w:val="22"/>
        </w:rPr>
        <w:t>None</w:t>
      </w:r>
      <w:r w:rsidR="00FE454B" w:rsidRPr="00973E39">
        <w:rPr>
          <w:rFonts w:ascii="Calibri" w:hAnsi="Calibri" w:cs="Calibri"/>
          <w:sz w:val="22"/>
          <w:szCs w:val="22"/>
        </w:rPr>
        <w:t>.</w:t>
      </w:r>
    </w:p>
    <w:p w14:paraId="64C8C8F4" w14:textId="2701084A" w:rsidR="0082524B" w:rsidRPr="00747B75" w:rsidRDefault="0082524B" w:rsidP="005A3EAF">
      <w:pPr>
        <w:pStyle w:val="Heading1"/>
        <w:rPr>
          <w:rFonts w:ascii="Calibri" w:hAnsi="Calibri" w:cs="Calibri"/>
        </w:rPr>
      </w:pPr>
      <w:bookmarkStart w:id="123" w:name="_Product_Capabilities"/>
      <w:bookmarkStart w:id="124" w:name="_Toc148466485"/>
      <w:bookmarkStart w:id="125" w:name="_Toc212474263"/>
      <w:bookmarkEnd w:id="123"/>
      <w:r w:rsidRPr="00747B75">
        <w:rPr>
          <w:rFonts w:ascii="Calibri" w:hAnsi="Calibri" w:cs="Calibri"/>
        </w:rPr>
        <w:lastRenderedPageBreak/>
        <w:t xml:space="preserve">Product </w:t>
      </w:r>
      <w:r w:rsidR="00E60E32" w:rsidRPr="00747B75">
        <w:rPr>
          <w:rFonts w:ascii="Calibri" w:hAnsi="Calibri" w:cs="Calibri"/>
        </w:rPr>
        <w:t>Capabilities</w:t>
      </w:r>
      <w:bookmarkEnd w:id="124"/>
      <w:bookmarkEnd w:id="125"/>
    </w:p>
    <w:p w14:paraId="009381C3" w14:textId="77777777" w:rsidR="00125052" w:rsidRDefault="00125052" w:rsidP="00BF2541">
      <w:pPr>
        <w:pStyle w:val="Table"/>
        <w:ind w:left="3600"/>
        <w:rPr>
          <w:rFonts w:ascii="Calibri" w:hAnsi="Calibri" w:cs="Calibri"/>
        </w:rPr>
      </w:pPr>
      <w:bookmarkStart w:id="126" w:name="_Toc521069622"/>
      <w:bookmarkStart w:id="127" w:name="_Toc521253679"/>
      <w:bookmarkStart w:id="128" w:name="_Toc31721426"/>
      <w:bookmarkStart w:id="129" w:name="_Toc31721471"/>
      <w:bookmarkStart w:id="130" w:name="_Toc185577849"/>
      <w:bookmarkStart w:id="131" w:name="_Toc468447199"/>
    </w:p>
    <w:p w14:paraId="72F250FA" w14:textId="051A387A" w:rsidR="00CD68D2" w:rsidRPr="00747B75" w:rsidRDefault="008716CB" w:rsidP="00BF2541">
      <w:pPr>
        <w:pStyle w:val="Table"/>
        <w:ind w:left="3600"/>
        <w:rPr>
          <w:rFonts w:ascii="Calibri" w:hAnsi="Calibri" w:cs="Calibri"/>
        </w:rPr>
      </w:pPr>
      <w:bookmarkStart w:id="132" w:name="_Toc214441225"/>
      <w:r w:rsidRPr="00973E39">
        <w:rPr>
          <w:rFonts w:ascii="Calibri" w:hAnsi="Calibri" w:cs="Calibri"/>
          <w:sz w:val="22"/>
          <w:szCs w:val="22"/>
        </w:rPr>
        <w:t>Table</w:t>
      </w:r>
      <w:r w:rsidR="00BF2541" w:rsidRPr="00747B75">
        <w:rPr>
          <w:rFonts w:ascii="Calibri" w:hAnsi="Calibri" w:cs="Calibri"/>
        </w:rPr>
        <w:t xml:space="preserve"> </w:t>
      </w:r>
      <w:r w:rsidR="00BF2541" w:rsidRPr="00747B75">
        <w:rPr>
          <w:rFonts w:ascii="Calibri" w:hAnsi="Calibri" w:cs="Calibri"/>
        </w:rPr>
        <w:fldChar w:fldCharType="begin"/>
      </w:r>
      <w:r w:rsidR="00BF2541" w:rsidRPr="00747B75">
        <w:rPr>
          <w:rFonts w:ascii="Calibri" w:hAnsi="Calibri" w:cs="Calibri"/>
        </w:rPr>
        <w:instrText xml:space="preserve"> SEQ Table \* ARABIC </w:instrText>
      </w:r>
      <w:r w:rsidR="00BF2541" w:rsidRPr="00747B75">
        <w:rPr>
          <w:rFonts w:ascii="Calibri" w:hAnsi="Calibri" w:cs="Calibri"/>
        </w:rPr>
        <w:fldChar w:fldCharType="separate"/>
      </w:r>
      <w:r w:rsidR="008042E5">
        <w:rPr>
          <w:rFonts w:ascii="Calibri" w:hAnsi="Calibri" w:cs="Calibri"/>
          <w:noProof/>
        </w:rPr>
        <w:t>2</w:t>
      </w:r>
      <w:r w:rsidR="00BF2541" w:rsidRPr="00747B75">
        <w:rPr>
          <w:rFonts w:ascii="Calibri" w:hAnsi="Calibri" w:cs="Calibri"/>
        </w:rPr>
        <w:fldChar w:fldCharType="end"/>
      </w:r>
      <w:r w:rsidR="00BF2541" w:rsidRPr="00747B75">
        <w:rPr>
          <w:rFonts w:ascii="Calibri" w:hAnsi="Calibri" w:cs="Calibri"/>
        </w:rPr>
        <w:t>.</w:t>
      </w:r>
      <w:r w:rsidR="00BF2541" w:rsidRPr="00747B75">
        <w:rPr>
          <w:rFonts w:ascii="Calibri" w:hAnsi="Calibri" w:cs="Calibri"/>
          <w:color w:val="auto"/>
        </w:rPr>
        <w:t xml:space="preserve"> </w:t>
      </w:r>
      <w:r w:rsidR="00BF2541" w:rsidRPr="00747B75">
        <w:rPr>
          <w:rFonts w:ascii="Calibri" w:hAnsi="Calibri" w:cs="Calibri"/>
        </w:rPr>
        <w:t>Product Capabilities</w:t>
      </w:r>
      <w:bookmarkEnd w:id="126"/>
      <w:bookmarkEnd w:id="127"/>
      <w:bookmarkEnd w:id="128"/>
      <w:bookmarkEnd w:id="129"/>
      <w:bookmarkEnd w:id="130"/>
      <w:bookmarkEnd w:id="132"/>
    </w:p>
    <w:tbl>
      <w:tblPr>
        <w:tblW w:w="46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5610"/>
        <w:gridCol w:w="1161"/>
      </w:tblGrid>
      <w:tr w:rsidR="00AC70F9" w:rsidRPr="00973E39" w14:paraId="3F281306" w14:textId="38B746D9" w:rsidTr="00BA7E32">
        <w:trPr>
          <w:trHeight w:val="366"/>
          <w:tblHeader/>
          <w:jc w:val="center"/>
        </w:trPr>
        <w:tc>
          <w:tcPr>
            <w:tcW w:w="1111" w:type="pct"/>
            <w:shd w:val="clear" w:color="auto" w:fill="4C8B3F" w:themeFill="background2"/>
          </w:tcPr>
          <w:p w14:paraId="5817FC4F" w14:textId="43FAA296" w:rsidR="00AC70F9" w:rsidRPr="00973E39" w:rsidRDefault="00AC70F9" w:rsidP="00AF3DC2">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ID</w:t>
            </w:r>
          </w:p>
        </w:tc>
        <w:tc>
          <w:tcPr>
            <w:tcW w:w="3222" w:type="pct"/>
            <w:shd w:val="clear" w:color="auto" w:fill="4C8B3F" w:themeFill="background2"/>
            <w:hideMark/>
          </w:tcPr>
          <w:p w14:paraId="4E013937" w14:textId="7283BD95" w:rsidR="00AC70F9" w:rsidRPr="00973E39" w:rsidRDefault="00AC70F9" w:rsidP="00AF3DC2">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w:t>
            </w:r>
          </w:p>
        </w:tc>
        <w:tc>
          <w:tcPr>
            <w:tcW w:w="667" w:type="pct"/>
            <w:shd w:val="clear" w:color="auto" w:fill="4C8B3F" w:themeFill="background2"/>
          </w:tcPr>
          <w:p w14:paraId="6A25C82C" w14:textId="67FE538B" w:rsidR="00AC70F9" w:rsidRPr="00973E39" w:rsidRDefault="00AC70F9" w:rsidP="00AF3DC2">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Proposed Release</w:t>
            </w:r>
          </w:p>
        </w:tc>
      </w:tr>
      <w:tr w:rsidR="00CE4F33" w:rsidRPr="00973E39" w14:paraId="0D450620" w14:textId="77777777" w:rsidTr="00BA7E32">
        <w:trPr>
          <w:cantSplit/>
          <w:trHeight w:val="474"/>
          <w:jc w:val="center"/>
        </w:trPr>
        <w:tc>
          <w:tcPr>
            <w:tcW w:w="1111" w:type="pct"/>
          </w:tcPr>
          <w:p w14:paraId="204292FD" w14:textId="03177F7F" w:rsidR="00CE4F33" w:rsidRPr="00973E39" w:rsidRDefault="00315A94" w:rsidP="00CE4F33">
            <w:pPr>
              <w:jc w:val="both"/>
              <w:rPr>
                <w:rFonts w:ascii="Calibri" w:hAnsi="Calibri" w:cs="Calibri"/>
                <w:sz w:val="22"/>
                <w:szCs w:val="22"/>
              </w:rPr>
            </w:pPr>
            <w:r w:rsidRPr="00315A94">
              <w:rPr>
                <w:rFonts w:ascii="Calibri" w:hAnsi="Calibri" w:cs="Calibri"/>
                <w:color w:val="060808" w:themeColor="text1"/>
                <w:sz w:val="22"/>
                <w:szCs w:val="22"/>
              </w:rPr>
              <w:t>ETREN</w:t>
            </w:r>
            <w:r w:rsidR="0044216C">
              <w:rPr>
                <w:rFonts w:ascii="Calibri" w:hAnsi="Calibri" w:cs="Calibri"/>
                <w:color w:val="060808" w:themeColor="text1"/>
                <w:sz w:val="22"/>
                <w:szCs w:val="22"/>
              </w:rPr>
              <w:t>.PC01</w:t>
            </w:r>
          </w:p>
        </w:tc>
        <w:tc>
          <w:tcPr>
            <w:tcW w:w="3222" w:type="pct"/>
          </w:tcPr>
          <w:p w14:paraId="350DAA75" w14:textId="519B3357" w:rsidR="00CE4F33" w:rsidRPr="00973E39" w:rsidRDefault="00D73278" w:rsidP="00CE4F33">
            <w:pPr>
              <w:rPr>
                <w:rFonts w:ascii="Calibri" w:hAnsi="Calibri" w:cs="Calibri"/>
                <w:sz w:val="22"/>
                <w:szCs w:val="22"/>
              </w:rPr>
            </w:pPr>
            <w:r w:rsidRPr="00D73278">
              <w:rPr>
                <w:rFonts w:ascii="Calibri" w:hAnsi="Calibri" w:cs="Calibri"/>
                <w:sz w:val="22"/>
                <w:szCs w:val="22"/>
              </w:rPr>
              <w:t>Provide an ability to perform RFI verification during QHP &amp; Mixed HH renewals</w:t>
            </w:r>
            <w:r w:rsidR="00504BC8">
              <w:rPr>
                <w:rFonts w:ascii="Calibri" w:hAnsi="Calibri" w:cs="Calibri"/>
                <w:sz w:val="22"/>
                <w:szCs w:val="22"/>
              </w:rPr>
              <w:t xml:space="preserve"> </w:t>
            </w:r>
            <w:r w:rsidR="00504BC8" w:rsidRPr="00504BC8">
              <w:rPr>
                <w:rFonts w:ascii="Calibri" w:hAnsi="Calibri" w:cs="Calibri"/>
                <w:sz w:val="22"/>
                <w:szCs w:val="22"/>
              </w:rPr>
              <w:t>when “Allow RFI Verification” configuration is ON</w:t>
            </w:r>
            <w:r w:rsidRPr="00D73278">
              <w:rPr>
                <w:rFonts w:ascii="Calibri" w:hAnsi="Calibri" w:cs="Calibri"/>
                <w:sz w:val="22"/>
                <w:szCs w:val="22"/>
              </w:rPr>
              <w:t>.</w:t>
            </w:r>
          </w:p>
        </w:tc>
        <w:tc>
          <w:tcPr>
            <w:tcW w:w="667" w:type="pct"/>
          </w:tcPr>
          <w:p w14:paraId="68512D55" w14:textId="6088C687" w:rsidR="00CE4F33" w:rsidRPr="00973E39" w:rsidRDefault="00CE4F33" w:rsidP="00CE4F33">
            <w:pPr>
              <w:jc w:val="center"/>
              <w:rPr>
                <w:rFonts w:ascii="Calibri" w:hAnsi="Calibri" w:cs="Calibri"/>
                <w:sz w:val="22"/>
                <w:szCs w:val="22"/>
              </w:rPr>
            </w:pPr>
            <w:r w:rsidRPr="00973E39">
              <w:rPr>
                <w:rFonts w:ascii="Calibri" w:hAnsi="Calibri" w:cs="Calibri"/>
                <w:sz w:val="22"/>
                <w:szCs w:val="22"/>
              </w:rPr>
              <w:t>R3</w:t>
            </w:r>
            <w:r w:rsidR="00D73278">
              <w:rPr>
                <w:rFonts w:ascii="Calibri" w:hAnsi="Calibri" w:cs="Calibri"/>
                <w:sz w:val="22"/>
                <w:szCs w:val="22"/>
              </w:rPr>
              <w:t>5</w:t>
            </w:r>
          </w:p>
        </w:tc>
      </w:tr>
      <w:tr w:rsidR="00CE4F33" w:rsidRPr="00973E39" w14:paraId="5D42D89E" w14:textId="77777777" w:rsidTr="00BA7E32">
        <w:trPr>
          <w:cantSplit/>
          <w:trHeight w:val="423"/>
          <w:jc w:val="center"/>
        </w:trPr>
        <w:tc>
          <w:tcPr>
            <w:tcW w:w="1111" w:type="pct"/>
          </w:tcPr>
          <w:p w14:paraId="34D4B330" w14:textId="76954DE7" w:rsidR="00CE4F33" w:rsidRPr="00973E39" w:rsidRDefault="00D73278" w:rsidP="00CE4F33">
            <w:pPr>
              <w:jc w:val="both"/>
              <w:rPr>
                <w:rFonts w:ascii="Calibri" w:hAnsi="Calibri" w:cs="Calibri"/>
                <w:sz w:val="22"/>
                <w:szCs w:val="22"/>
              </w:rPr>
            </w:pPr>
            <w:r w:rsidRPr="00315A94">
              <w:rPr>
                <w:rFonts w:ascii="Calibri" w:hAnsi="Calibri" w:cs="Calibri"/>
                <w:color w:val="060808" w:themeColor="text1"/>
                <w:sz w:val="22"/>
                <w:szCs w:val="22"/>
              </w:rPr>
              <w:t>ETREN</w:t>
            </w:r>
            <w:r>
              <w:rPr>
                <w:rFonts w:ascii="Calibri" w:hAnsi="Calibri" w:cs="Calibri"/>
                <w:color w:val="060808" w:themeColor="text1"/>
                <w:sz w:val="22"/>
                <w:szCs w:val="22"/>
              </w:rPr>
              <w:t>.PC02</w:t>
            </w:r>
          </w:p>
        </w:tc>
        <w:tc>
          <w:tcPr>
            <w:tcW w:w="3222" w:type="pct"/>
          </w:tcPr>
          <w:p w14:paraId="5EEB0D7B" w14:textId="6C60011E" w:rsidR="00CE4F33" w:rsidRPr="00973E39" w:rsidRDefault="00D73278" w:rsidP="00CE4F33">
            <w:pPr>
              <w:rPr>
                <w:rFonts w:ascii="Calibri" w:hAnsi="Calibri" w:cs="Calibri"/>
                <w:sz w:val="22"/>
                <w:szCs w:val="22"/>
              </w:rPr>
            </w:pPr>
            <w:r w:rsidRPr="00D73278">
              <w:rPr>
                <w:rFonts w:ascii="Calibri" w:hAnsi="Calibri" w:cs="Calibri"/>
                <w:sz w:val="22"/>
                <w:szCs w:val="22"/>
              </w:rPr>
              <w:t>Provide an ability to perform RFI verification during Medicaid renewals</w:t>
            </w:r>
            <w:r w:rsidR="00504BC8">
              <w:rPr>
                <w:rFonts w:ascii="Calibri" w:hAnsi="Calibri" w:cs="Calibri"/>
                <w:sz w:val="22"/>
                <w:szCs w:val="22"/>
              </w:rPr>
              <w:t xml:space="preserve"> </w:t>
            </w:r>
            <w:r w:rsidR="00504BC8" w:rsidRPr="00504BC8">
              <w:rPr>
                <w:rFonts w:ascii="Calibri" w:hAnsi="Calibri" w:cs="Calibri"/>
                <w:sz w:val="22"/>
                <w:szCs w:val="22"/>
              </w:rPr>
              <w:t>when “Allow RFI Verification” configuration is ON</w:t>
            </w:r>
          </w:p>
        </w:tc>
        <w:tc>
          <w:tcPr>
            <w:tcW w:w="667" w:type="pct"/>
          </w:tcPr>
          <w:p w14:paraId="7A7107BD" w14:textId="1056B025" w:rsidR="00CE4F33" w:rsidRPr="00973E39" w:rsidRDefault="00D73278" w:rsidP="00CE4F33">
            <w:pPr>
              <w:jc w:val="center"/>
              <w:rPr>
                <w:rFonts w:ascii="Calibri" w:hAnsi="Calibri" w:cs="Calibri"/>
                <w:sz w:val="22"/>
                <w:szCs w:val="22"/>
              </w:rPr>
            </w:pPr>
            <w:r>
              <w:rPr>
                <w:rFonts w:ascii="Calibri" w:hAnsi="Calibri" w:cs="Calibri"/>
                <w:sz w:val="22"/>
                <w:szCs w:val="22"/>
              </w:rPr>
              <w:t>R35</w:t>
            </w:r>
          </w:p>
        </w:tc>
      </w:tr>
      <w:tr w:rsidR="00CE4F33" w:rsidRPr="00973E39" w14:paraId="68E719C2" w14:textId="77777777" w:rsidTr="00BA7E32">
        <w:trPr>
          <w:cantSplit/>
          <w:trHeight w:val="423"/>
          <w:jc w:val="center"/>
        </w:trPr>
        <w:tc>
          <w:tcPr>
            <w:tcW w:w="1111" w:type="pct"/>
          </w:tcPr>
          <w:p w14:paraId="2B9FBB3D" w14:textId="50ED9FBC" w:rsidR="00CE4F33" w:rsidRPr="00973E39" w:rsidRDefault="00D73278" w:rsidP="00CE4F33">
            <w:pPr>
              <w:jc w:val="both"/>
              <w:rPr>
                <w:rFonts w:ascii="Calibri" w:hAnsi="Calibri" w:cs="Calibri"/>
                <w:sz w:val="22"/>
                <w:szCs w:val="22"/>
              </w:rPr>
            </w:pPr>
            <w:r w:rsidRPr="00315A94">
              <w:rPr>
                <w:rFonts w:ascii="Calibri" w:hAnsi="Calibri" w:cs="Calibri"/>
                <w:color w:val="060808" w:themeColor="text1"/>
                <w:sz w:val="22"/>
                <w:szCs w:val="22"/>
              </w:rPr>
              <w:t>ETREN</w:t>
            </w:r>
            <w:r>
              <w:rPr>
                <w:rFonts w:ascii="Calibri" w:hAnsi="Calibri" w:cs="Calibri"/>
                <w:color w:val="060808" w:themeColor="text1"/>
                <w:sz w:val="22"/>
                <w:szCs w:val="22"/>
              </w:rPr>
              <w:t>.PC03</w:t>
            </w:r>
          </w:p>
        </w:tc>
        <w:tc>
          <w:tcPr>
            <w:tcW w:w="3222" w:type="pct"/>
          </w:tcPr>
          <w:p w14:paraId="29DEE37C" w14:textId="100BFBCD" w:rsidR="00CE4F33" w:rsidRPr="00973E39" w:rsidRDefault="00D73278" w:rsidP="00CE4F33">
            <w:pPr>
              <w:rPr>
                <w:rFonts w:ascii="Calibri" w:hAnsi="Calibri" w:cs="Calibri"/>
                <w:sz w:val="22"/>
                <w:szCs w:val="22"/>
              </w:rPr>
            </w:pPr>
            <w:r w:rsidRPr="00D73278">
              <w:rPr>
                <w:rFonts w:ascii="Calibri" w:hAnsi="Calibri" w:cs="Calibri"/>
                <w:sz w:val="22"/>
                <w:szCs w:val="22"/>
              </w:rPr>
              <w:t>Impact of RFI Verification over the MH renewal reinstated due to Address update (Omnibus</w:t>
            </w:r>
            <w:r>
              <w:rPr>
                <w:rFonts w:ascii="Calibri" w:hAnsi="Calibri" w:cs="Calibri"/>
                <w:sz w:val="22"/>
                <w:szCs w:val="22"/>
              </w:rPr>
              <w:t>)</w:t>
            </w:r>
            <w:r w:rsidR="00504BC8">
              <w:rPr>
                <w:rFonts w:ascii="Calibri" w:hAnsi="Calibri" w:cs="Calibri"/>
                <w:sz w:val="22"/>
                <w:szCs w:val="22"/>
              </w:rPr>
              <w:t xml:space="preserve"> </w:t>
            </w:r>
            <w:r w:rsidR="00504BC8" w:rsidRPr="00504BC8">
              <w:rPr>
                <w:rFonts w:ascii="Calibri" w:hAnsi="Calibri" w:cs="Calibri"/>
                <w:sz w:val="22"/>
                <w:szCs w:val="22"/>
              </w:rPr>
              <w:t>when “Allow RFI Verification” configuration is ON</w:t>
            </w:r>
          </w:p>
        </w:tc>
        <w:tc>
          <w:tcPr>
            <w:tcW w:w="667" w:type="pct"/>
          </w:tcPr>
          <w:p w14:paraId="66C9DB18" w14:textId="0BBD0322" w:rsidR="00CE4F33" w:rsidRPr="00973E39" w:rsidRDefault="00D73278" w:rsidP="00CE4F33">
            <w:pPr>
              <w:jc w:val="center"/>
              <w:rPr>
                <w:rFonts w:ascii="Calibri" w:hAnsi="Calibri" w:cs="Calibri"/>
                <w:sz w:val="22"/>
                <w:szCs w:val="22"/>
              </w:rPr>
            </w:pPr>
            <w:r>
              <w:rPr>
                <w:rFonts w:ascii="Calibri" w:hAnsi="Calibri" w:cs="Calibri"/>
                <w:sz w:val="22"/>
                <w:szCs w:val="22"/>
              </w:rPr>
              <w:t>R35</w:t>
            </w:r>
          </w:p>
        </w:tc>
      </w:tr>
      <w:tr w:rsidR="00CE4F33" w:rsidRPr="00973E39" w14:paraId="69554475" w14:textId="77777777" w:rsidTr="00BA7E32">
        <w:trPr>
          <w:cantSplit/>
          <w:trHeight w:val="423"/>
          <w:jc w:val="center"/>
        </w:trPr>
        <w:tc>
          <w:tcPr>
            <w:tcW w:w="1111" w:type="pct"/>
          </w:tcPr>
          <w:p w14:paraId="6664AA7D" w14:textId="2B61A369" w:rsidR="00CE4F33" w:rsidRPr="00973E39" w:rsidRDefault="00D73278" w:rsidP="00CE4F33">
            <w:pPr>
              <w:jc w:val="both"/>
              <w:rPr>
                <w:rFonts w:ascii="Calibri" w:hAnsi="Calibri" w:cs="Calibri"/>
                <w:sz w:val="22"/>
                <w:szCs w:val="22"/>
              </w:rPr>
            </w:pPr>
            <w:r w:rsidRPr="00315A94">
              <w:rPr>
                <w:rFonts w:ascii="Calibri" w:hAnsi="Calibri" w:cs="Calibri"/>
                <w:color w:val="060808" w:themeColor="text1"/>
                <w:sz w:val="22"/>
                <w:szCs w:val="22"/>
              </w:rPr>
              <w:t>ETREN</w:t>
            </w:r>
            <w:r>
              <w:rPr>
                <w:rFonts w:ascii="Calibri" w:hAnsi="Calibri" w:cs="Calibri"/>
                <w:color w:val="060808" w:themeColor="text1"/>
                <w:sz w:val="22"/>
                <w:szCs w:val="22"/>
              </w:rPr>
              <w:t>.PC04</w:t>
            </w:r>
          </w:p>
        </w:tc>
        <w:tc>
          <w:tcPr>
            <w:tcW w:w="3222" w:type="pct"/>
          </w:tcPr>
          <w:p w14:paraId="3EED72C0" w14:textId="06A359E3" w:rsidR="00CE4F33" w:rsidRPr="00973E39" w:rsidRDefault="00D73278" w:rsidP="00CE4F33">
            <w:pPr>
              <w:rPr>
                <w:rFonts w:ascii="Calibri" w:hAnsi="Calibri" w:cs="Calibri"/>
                <w:sz w:val="22"/>
                <w:szCs w:val="22"/>
              </w:rPr>
            </w:pPr>
            <w:r w:rsidRPr="00D73278">
              <w:rPr>
                <w:rFonts w:ascii="Calibri" w:hAnsi="Calibri" w:cs="Calibri"/>
                <w:sz w:val="22"/>
                <w:szCs w:val="22"/>
              </w:rPr>
              <w:t>Enhancement to next renewal date calculation logic configurability based on the population group, and aid category</w:t>
            </w:r>
          </w:p>
        </w:tc>
        <w:tc>
          <w:tcPr>
            <w:tcW w:w="667" w:type="pct"/>
          </w:tcPr>
          <w:p w14:paraId="36580219" w14:textId="5DBB401F" w:rsidR="00CE4F33" w:rsidRPr="00973E39" w:rsidRDefault="00D73278" w:rsidP="00CE4F33">
            <w:pPr>
              <w:jc w:val="center"/>
              <w:rPr>
                <w:rFonts w:ascii="Calibri" w:hAnsi="Calibri" w:cs="Calibri"/>
                <w:sz w:val="22"/>
                <w:szCs w:val="22"/>
              </w:rPr>
            </w:pPr>
            <w:r>
              <w:rPr>
                <w:rFonts w:ascii="Calibri" w:hAnsi="Calibri" w:cs="Calibri"/>
                <w:sz w:val="22"/>
                <w:szCs w:val="22"/>
              </w:rPr>
              <w:t>R35</w:t>
            </w:r>
          </w:p>
        </w:tc>
      </w:tr>
      <w:tr w:rsidR="00277981" w:rsidRPr="00973E39" w14:paraId="631AAC4D" w14:textId="77777777" w:rsidTr="00BA7E32">
        <w:trPr>
          <w:cantSplit/>
          <w:trHeight w:val="423"/>
          <w:jc w:val="center"/>
        </w:trPr>
        <w:tc>
          <w:tcPr>
            <w:tcW w:w="1111" w:type="pct"/>
          </w:tcPr>
          <w:p w14:paraId="39EA7EDA" w14:textId="4FA088D5" w:rsidR="00277981" w:rsidRPr="008456FC" w:rsidRDefault="00C93ECA">
            <w:pPr>
              <w:jc w:val="both"/>
              <w:rPr>
                <w:rFonts w:ascii="Calibri" w:hAnsi="Calibri" w:cs="Calibri"/>
                <w:color w:val="060808" w:themeColor="text1"/>
                <w:sz w:val="22"/>
                <w:szCs w:val="22"/>
              </w:rPr>
            </w:pPr>
            <w:r w:rsidRPr="00315A94">
              <w:rPr>
                <w:rFonts w:ascii="Calibri" w:hAnsi="Calibri" w:cs="Calibri"/>
                <w:color w:val="060808" w:themeColor="text1"/>
                <w:sz w:val="22"/>
                <w:szCs w:val="22"/>
              </w:rPr>
              <w:t>ETREN</w:t>
            </w:r>
            <w:r>
              <w:rPr>
                <w:rFonts w:ascii="Calibri" w:hAnsi="Calibri" w:cs="Calibri"/>
                <w:color w:val="060808" w:themeColor="text1"/>
                <w:sz w:val="22"/>
                <w:szCs w:val="22"/>
              </w:rPr>
              <w:t>.PC05</w:t>
            </w:r>
          </w:p>
        </w:tc>
        <w:tc>
          <w:tcPr>
            <w:tcW w:w="3222" w:type="pct"/>
          </w:tcPr>
          <w:p w14:paraId="741134DA" w14:textId="5B1AE6F4" w:rsidR="00AD447F" w:rsidRPr="008456FC" w:rsidRDefault="00D12DC2">
            <w:pPr>
              <w:rPr>
                <w:rFonts w:ascii="Calibri" w:hAnsi="Calibri" w:cs="Calibri"/>
                <w:color w:val="060808" w:themeColor="text1"/>
                <w:sz w:val="22"/>
                <w:szCs w:val="22"/>
              </w:rPr>
            </w:pPr>
            <w:r w:rsidRPr="008456FC">
              <w:rPr>
                <w:rFonts w:ascii="Calibri" w:hAnsi="Calibri" w:cs="Calibri"/>
                <w:color w:val="060808" w:themeColor="text1"/>
                <w:sz w:val="22"/>
                <w:szCs w:val="22"/>
              </w:rPr>
              <w:t xml:space="preserve">Trigger </w:t>
            </w:r>
            <w:r w:rsidR="008456FC" w:rsidRPr="008456FC">
              <w:rPr>
                <w:rFonts w:ascii="Calibri" w:hAnsi="Calibri" w:cs="Calibri"/>
                <w:color w:val="060808" w:themeColor="text1"/>
                <w:sz w:val="22"/>
                <w:szCs w:val="22"/>
              </w:rPr>
              <w:t>Notice of</w:t>
            </w:r>
            <w:r w:rsidRPr="008456FC">
              <w:rPr>
                <w:rFonts w:ascii="Calibri" w:hAnsi="Calibri" w:cs="Calibri"/>
                <w:color w:val="060808" w:themeColor="text1"/>
                <w:sz w:val="22"/>
                <w:szCs w:val="22"/>
              </w:rPr>
              <w:t xml:space="preserve"> Adverse </w:t>
            </w:r>
            <w:r w:rsidR="008456FC" w:rsidRPr="008456FC">
              <w:rPr>
                <w:rFonts w:ascii="Calibri" w:hAnsi="Calibri" w:cs="Calibri"/>
                <w:color w:val="060808" w:themeColor="text1"/>
                <w:sz w:val="22"/>
                <w:szCs w:val="22"/>
              </w:rPr>
              <w:t xml:space="preserve">Action </w:t>
            </w:r>
            <w:r w:rsidRPr="008456FC">
              <w:rPr>
                <w:rFonts w:ascii="Calibri" w:hAnsi="Calibri" w:cs="Calibri"/>
                <w:color w:val="060808" w:themeColor="text1"/>
                <w:sz w:val="22"/>
                <w:szCs w:val="22"/>
              </w:rPr>
              <w:t>XML during QHP and mixed household renewals.</w:t>
            </w:r>
          </w:p>
        </w:tc>
        <w:tc>
          <w:tcPr>
            <w:tcW w:w="667" w:type="pct"/>
          </w:tcPr>
          <w:p w14:paraId="53259039" w14:textId="7406DBB8" w:rsidR="00277981" w:rsidRPr="00973E39" w:rsidRDefault="00C93ECA">
            <w:pPr>
              <w:jc w:val="center"/>
              <w:rPr>
                <w:rFonts w:ascii="Calibri" w:hAnsi="Calibri" w:cs="Calibri"/>
                <w:sz w:val="22"/>
                <w:szCs w:val="22"/>
              </w:rPr>
            </w:pPr>
            <w:r w:rsidRPr="00973E39">
              <w:rPr>
                <w:rFonts w:ascii="Calibri" w:hAnsi="Calibri" w:cs="Calibri"/>
                <w:sz w:val="22"/>
                <w:szCs w:val="22"/>
              </w:rPr>
              <w:t>R3</w:t>
            </w:r>
            <w:r>
              <w:rPr>
                <w:rFonts w:ascii="Calibri" w:hAnsi="Calibri" w:cs="Calibri"/>
                <w:sz w:val="22"/>
                <w:szCs w:val="22"/>
              </w:rPr>
              <w:t>5</w:t>
            </w:r>
          </w:p>
        </w:tc>
      </w:tr>
      <w:tr w:rsidR="000E6483" w:rsidRPr="00973E39" w14:paraId="0E552973" w14:textId="77777777" w:rsidTr="00BA7E32">
        <w:trPr>
          <w:cantSplit/>
          <w:trHeight w:val="423"/>
          <w:jc w:val="center"/>
        </w:trPr>
        <w:tc>
          <w:tcPr>
            <w:tcW w:w="1111" w:type="pct"/>
          </w:tcPr>
          <w:p w14:paraId="32F224FC" w14:textId="60816010" w:rsidR="000E6483" w:rsidRPr="00315A94" w:rsidRDefault="000E6483">
            <w:pPr>
              <w:jc w:val="both"/>
              <w:rPr>
                <w:rFonts w:ascii="Calibri" w:hAnsi="Calibri" w:cs="Calibri"/>
                <w:color w:val="060808" w:themeColor="text1"/>
                <w:sz w:val="22"/>
                <w:szCs w:val="22"/>
              </w:rPr>
            </w:pPr>
            <w:r w:rsidRPr="00315A94">
              <w:rPr>
                <w:rFonts w:ascii="Calibri" w:hAnsi="Calibri" w:cs="Calibri"/>
                <w:color w:val="060808" w:themeColor="text1"/>
                <w:sz w:val="22"/>
                <w:szCs w:val="22"/>
              </w:rPr>
              <w:t>ETREN</w:t>
            </w:r>
            <w:r>
              <w:rPr>
                <w:rFonts w:ascii="Calibri" w:hAnsi="Calibri" w:cs="Calibri"/>
                <w:color w:val="060808" w:themeColor="text1"/>
                <w:sz w:val="22"/>
                <w:szCs w:val="22"/>
              </w:rPr>
              <w:t>.PC06</w:t>
            </w:r>
          </w:p>
        </w:tc>
        <w:tc>
          <w:tcPr>
            <w:tcW w:w="3222" w:type="pct"/>
          </w:tcPr>
          <w:p w14:paraId="0E81AF71" w14:textId="39CC2EF2" w:rsidR="000E6483" w:rsidRPr="008456FC" w:rsidRDefault="000E6483">
            <w:pPr>
              <w:rPr>
                <w:rFonts w:ascii="Calibri" w:hAnsi="Calibri" w:cs="Calibri"/>
                <w:color w:val="060808" w:themeColor="text1"/>
                <w:sz w:val="22"/>
                <w:szCs w:val="22"/>
              </w:rPr>
            </w:pPr>
            <w:r>
              <w:rPr>
                <w:rFonts w:ascii="Calibri" w:hAnsi="Calibri" w:cs="Calibri"/>
                <w:color w:val="060808" w:themeColor="text1"/>
                <w:sz w:val="22"/>
                <w:szCs w:val="22"/>
              </w:rPr>
              <w:t>Provide a configurable abil</w:t>
            </w:r>
            <w:r w:rsidR="000B0833">
              <w:rPr>
                <w:rFonts w:ascii="Calibri" w:hAnsi="Calibri" w:cs="Calibri"/>
                <w:color w:val="060808" w:themeColor="text1"/>
                <w:sz w:val="22"/>
                <w:szCs w:val="22"/>
              </w:rPr>
              <w:t xml:space="preserve">ity to </w:t>
            </w:r>
            <w:r w:rsidR="000E55AD">
              <w:rPr>
                <w:rFonts w:ascii="Calibri" w:hAnsi="Calibri" w:cs="Calibri"/>
                <w:color w:val="060808" w:themeColor="text1"/>
                <w:sz w:val="22"/>
                <w:szCs w:val="22"/>
              </w:rPr>
              <w:t xml:space="preserve">enable the agent portal user </w:t>
            </w:r>
            <w:r w:rsidR="0076133F">
              <w:rPr>
                <w:rFonts w:ascii="Calibri" w:hAnsi="Calibri" w:cs="Calibri"/>
                <w:color w:val="060808" w:themeColor="text1"/>
                <w:sz w:val="22"/>
                <w:szCs w:val="22"/>
              </w:rPr>
              <w:t xml:space="preserve">to </w:t>
            </w:r>
            <w:r w:rsidR="000B0833">
              <w:rPr>
                <w:rFonts w:ascii="Calibri" w:hAnsi="Calibri" w:cs="Calibri"/>
                <w:color w:val="060808" w:themeColor="text1"/>
                <w:sz w:val="22"/>
                <w:szCs w:val="22"/>
              </w:rPr>
              <w:t xml:space="preserve">verify the </w:t>
            </w:r>
            <w:r w:rsidR="000E55AD">
              <w:rPr>
                <w:rFonts w:ascii="Calibri" w:hAnsi="Calibri" w:cs="Calibri"/>
                <w:color w:val="060808" w:themeColor="text1"/>
                <w:sz w:val="22"/>
                <w:szCs w:val="22"/>
              </w:rPr>
              <w:t>RF</w:t>
            </w:r>
            <w:r w:rsidR="0076133F">
              <w:rPr>
                <w:rFonts w:ascii="Calibri" w:hAnsi="Calibri" w:cs="Calibri"/>
                <w:color w:val="060808" w:themeColor="text1"/>
                <w:sz w:val="22"/>
                <w:szCs w:val="22"/>
              </w:rPr>
              <w:t>I during select circumstances</w:t>
            </w:r>
          </w:p>
        </w:tc>
        <w:tc>
          <w:tcPr>
            <w:tcW w:w="667" w:type="pct"/>
          </w:tcPr>
          <w:p w14:paraId="20343800" w14:textId="4BB78EC2" w:rsidR="000E6483" w:rsidRPr="00973E39" w:rsidRDefault="0076133F">
            <w:pPr>
              <w:jc w:val="center"/>
              <w:rPr>
                <w:rFonts w:ascii="Calibri" w:hAnsi="Calibri" w:cs="Calibri"/>
                <w:sz w:val="22"/>
                <w:szCs w:val="22"/>
              </w:rPr>
            </w:pPr>
            <w:r>
              <w:rPr>
                <w:rFonts w:ascii="Calibri" w:hAnsi="Calibri" w:cs="Calibri"/>
                <w:sz w:val="22"/>
                <w:szCs w:val="22"/>
              </w:rPr>
              <w:t>R35</w:t>
            </w:r>
          </w:p>
        </w:tc>
      </w:tr>
      <w:tr w:rsidR="00E74B74" w:rsidRPr="00973E39" w14:paraId="6C3C707D" w14:textId="77777777" w:rsidTr="00BA7E32">
        <w:trPr>
          <w:cantSplit/>
          <w:trHeight w:val="423"/>
          <w:jc w:val="center"/>
        </w:trPr>
        <w:tc>
          <w:tcPr>
            <w:tcW w:w="1111" w:type="pct"/>
          </w:tcPr>
          <w:p w14:paraId="60C19C64" w14:textId="5072743C" w:rsidR="00E74B74" w:rsidRPr="00315A94" w:rsidRDefault="00E74B74">
            <w:pPr>
              <w:jc w:val="both"/>
              <w:rPr>
                <w:rFonts w:ascii="Calibri" w:hAnsi="Calibri" w:cs="Calibri"/>
                <w:color w:val="060808" w:themeColor="text1"/>
                <w:sz w:val="22"/>
                <w:szCs w:val="22"/>
              </w:rPr>
            </w:pPr>
            <w:r w:rsidRPr="00315A94">
              <w:rPr>
                <w:rFonts w:ascii="Calibri" w:hAnsi="Calibri" w:cs="Calibri"/>
                <w:color w:val="060808" w:themeColor="text1"/>
                <w:sz w:val="22"/>
                <w:szCs w:val="22"/>
              </w:rPr>
              <w:t>ETREN</w:t>
            </w:r>
            <w:r>
              <w:rPr>
                <w:rFonts w:ascii="Calibri" w:hAnsi="Calibri" w:cs="Calibri"/>
                <w:color w:val="060808" w:themeColor="text1"/>
                <w:sz w:val="22"/>
                <w:szCs w:val="22"/>
              </w:rPr>
              <w:t>.PC07</w:t>
            </w:r>
          </w:p>
        </w:tc>
        <w:tc>
          <w:tcPr>
            <w:tcW w:w="3222" w:type="pct"/>
          </w:tcPr>
          <w:p w14:paraId="7E999E69" w14:textId="178F009D" w:rsidR="00E74B74" w:rsidRDefault="00E74B74">
            <w:pPr>
              <w:rPr>
                <w:rFonts w:ascii="Calibri" w:hAnsi="Calibri" w:cs="Calibri"/>
                <w:color w:val="060808" w:themeColor="text1"/>
                <w:sz w:val="22"/>
                <w:szCs w:val="22"/>
              </w:rPr>
            </w:pPr>
            <w:r>
              <w:rPr>
                <w:rFonts w:ascii="Calibri" w:hAnsi="Calibri" w:cs="Calibri"/>
                <w:color w:val="060808" w:themeColor="text1"/>
                <w:sz w:val="22"/>
                <w:szCs w:val="22"/>
              </w:rPr>
              <w:t xml:space="preserve">Send new tags in </w:t>
            </w:r>
            <w:r w:rsidR="00A95EE4">
              <w:rPr>
                <w:rFonts w:ascii="Calibri" w:hAnsi="Calibri" w:cs="Calibri"/>
                <w:color w:val="060808" w:themeColor="text1"/>
                <w:sz w:val="22"/>
                <w:szCs w:val="22"/>
              </w:rPr>
              <w:t xml:space="preserve">Medicaid </w:t>
            </w:r>
            <w:r w:rsidR="003407AD">
              <w:rPr>
                <w:rFonts w:ascii="Calibri" w:hAnsi="Calibri" w:cs="Calibri"/>
                <w:color w:val="060808" w:themeColor="text1"/>
                <w:sz w:val="22"/>
                <w:szCs w:val="22"/>
              </w:rPr>
              <w:t>Non</w:t>
            </w:r>
            <w:r w:rsidR="00415BC8">
              <w:rPr>
                <w:rFonts w:ascii="Calibri" w:hAnsi="Calibri" w:cs="Calibri"/>
                <w:color w:val="060808" w:themeColor="text1"/>
                <w:sz w:val="22"/>
                <w:szCs w:val="22"/>
              </w:rPr>
              <w:t>-</w:t>
            </w:r>
            <w:r w:rsidR="003407AD">
              <w:rPr>
                <w:rFonts w:ascii="Calibri" w:hAnsi="Calibri" w:cs="Calibri"/>
                <w:color w:val="060808" w:themeColor="text1"/>
                <w:sz w:val="22"/>
                <w:szCs w:val="22"/>
              </w:rPr>
              <w:t>Auto</w:t>
            </w:r>
            <w:r w:rsidR="00415BC8">
              <w:rPr>
                <w:rFonts w:ascii="Calibri" w:hAnsi="Calibri" w:cs="Calibri"/>
                <w:color w:val="060808" w:themeColor="text1"/>
                <w:sz w:val="22"/>
                <w:szCs w:val="22"/>
              </w:rPr>
              <w:t xml:space="preserve"> renewals</w:t>
            </w:r>
            <w:r w:rsidR="00EF57C4">
              <w:rPr>
                <w:rFonts w:ascii="Calibri" w:hAnsi="Calibri" w:cs="Calibri"/>
                <w:color w:val="060808" w:themeColor="text1"/>
                <w:sz w:val="22"/>
                <w:szCs w:val="22"/>
              </w:rPr>
              <w:t xml:space="preserve"> notice XML</w:t>
            </w:r>
          </w:p>
        </w:tc>
        <w:tc>
          <w:tcPr>
            <w:tcW w:w="667" w:type="pct"/>
          </w:tcPr>
          <w:p w14:paraId="665F2C89" w14:textId="40F10D93" w:rsidR="00E74B74" w:rsidRDefault="00EF57C4">
            <w:pPr>
              <w:jc w:val="center"/>
              <w:rPr>
                <w:rFonts w:ascii="Calibri" w:hAnsi="Calibri" w:cs="Calibri"/>
                <w:sz w:val="22"/>
                <w:szCs w:val="22"/>
              </w:rPr>
            </w:pPr>
            <w:r>
              <w:rPr>
                <w:rFonts w:ascii="Calibri" w:hAnsi="Calibri" w:cs="Calibri"/>
                <w:sz w:val="22"/>
                <w:szCs w:val="22"/>
              </w:rPr>
              <w:t>R35</w:t>
            </w:r>
          </w:p>
        </w:tc>
      </w:tr>
    </w:tbl>
    <w:p w14:paraId="0828C45B" w14:textId="4AD9D24C" w:rsidR="00E047A7" w:rsidRPr="00747B75" w:rsidRDefault="0082524B" w:rsidP="005A3EAF">
      <w:pPr>
        <w:pStyle w:val="Heading1"/>
        <w:rPr>
          <w:rFonts w:ascii="Calibri" w:hAnsi="Calibri" w:cs="Calibri"/>
        </w:rPr>
      </w:pPr>
      <w:bookmarkStart w:id="133" w:name="_Toc148466486"/>
      <w:bookmarkStart w:id="134" w:name="_Toc212474264"/>
      <w:r w:rsidRPr="00747B75">
        <w:rPr>
          <w:rFonts w:ascii="Calibri" w:hAnsi="Calibri" w:cs="Calibri"/>
        </w:rPr>
        <w:lastRenderedPageBreak/>
        <w:t>Product</w:t>
      </w:r>
      <w:r w:rsidR="00F54250" w:rsidRPr="00747B75">
        <w:rPr>
          <w:rFonts w:ascii="Calibri" w:hAnsi="Calibri" w:cs="Calibri"/>
        </w:rPr>
        <w:t xml:space="preserve"> </w:t>
      </w:r>
      <w:r w:rsidR="00E60E32" w:rsidRPr="00747B75">
        <w:rPr>
          <w:rFonts w:ascii="Calibri" w:hAnsi="Calibri" w:cs="Calibri"/>
        </w:rPr>
        <w:t>Capabilities</w:t>
      </w:r>
      <w:r w:rsidR="00F54250" w:rsidRPr="00747B75">
        <w:rPr>
          <w:rFonts w:ascii="Calibri" w:hAnsi="Calibri" w:cs="Calibri"/>
        </w:rPr>
        <w:t xml:space="preserve"> </w:t>
      </w:r>
      <w:bookmarkEnd w:id="131"/>
      <w:r w:rsidR="00221D7E" w:rsidRPr="00747B75">
        <w:rPr>
          <w:rFonts w:ascii="Calibri" w:hAnsi="Calibri" w:cs="Calibri"/>
        </w:rPr>
        <w:t>Detail</w:t>
      </w:r>
      <w:bookmarkEnd w:id="133"/>
      <w:bookmarkEnd w:id="134"/>
      <w:r w:rsidR="00221D7E" w:rsidRPr="00747B75">
        <w:rPr>
          <w:rFonts w:ascii="Calibri" w:hAnsi="Calibri" w:cs="Calibri"/>
        </w:rPr>
        <w:t xml:space="preserve"> </w:t>
      </w:r>
    </w:p>
    <w:p w14:paraId="751717C9" w14:textId="03E95D24" w:rsidR="00196F93" w:rsidRPr="00973E39" w:rsidRDefault="0044216C" w:rsidP="00D5269E">
      <w:pPr>
        <w:pStyle w:val="ListParagraph"/>
        <w:keepNext/>
        <w:numPr>
          <w:ilvl w:val="1"/>
          <w:numId w:val="12"/>
        </w:numPr>
        <w:spacing w:before="200" w:after="60" w:line="276" w:lineRule="auto"/>
        <w:outlineLvl w:val="1"/>
        <w:rPr>
          <w:rFonts w:ascii="Calibri" w:hAnsi="Calibri" w:cs="Calibri"/>
          <w:b/>
          <w:sz w:val="22"/>
          <w:szCs w:val="22"/>
        </w:rPr>
      </w:pPr>
      <w:bookmarkStart w:id="135" w:name="_Toc501373431"/>
      <w:bookmarkStart w:id="136" w:name="_Toc501374710"/>
      <w:bookmarkStart w:id="137" w:name="_Toc501374757"/>
      <w:bookmarkStart w:id="138" w:name="_Toc501436505"/>
      <w:bookmarkStart w:id="139" w:name="_Toc501438964"/>
      <w:bookmarkStart w:id="140" w:name="_Toc501439160"/>
      <w:bookmarkStart w:id="141" w:name="_Toc501439515"/>
      <w:bookmarkStart w:id="142" w:name="_Toc501439694"/>
      <w:bookmarkStart w:id="143" w:name="_Toc501441212"/>
      <w:bookmarkStart w:id="144" w:name="_Toc502403533"/>
      <w:bookmarkStart w:id="145" w:name="_Toc502657686"/>
      <w:bookmarkStart w:id="146" w:name="_Toc502664646"/>
      <w:bookmarkStart w:id="147" w:name="_Toc502664722"/>
      <w:bookmarkStart w:id="148" w:name="_Toc502664814"/>
      <w:bookmarkStart w:id="149" w:name="_Toc502664908"/>
      <w:bookmarkStart w:id="150" w:name="_Toc502671749"/>
      <w:bookmarkStart w:id="151" w:name="_Toc528084570"/>
      <w:bookmarkStart w:id="152" w:name="_Toc528084598"/>
      <w:bookmarkStart w:id="153" w:name="_Toc528312329"/>
      <w:bookmarkStart w:id="154" w:name="_Toc528581397"/>
      <w:bookmarkStart w:id="155" w:name="_Toc528591271"/>
      <w:bookmarkStart w:id="156" w:name="_Toc528593558"/>
      <w:bookmarkStart w:id="157" w:name="_Toc531185677"/>
      <w:bookmarkStart w:id="158" w:name="_Toc531254580"/>
      <w:bookmarkStart w:id="159" w:name="_Toc531360080"/>
      <w:bookmarkStart w:id="160" w:name="_Toc531676129"/>
      <w:bookmarkStart w:id="161" w:name="_Toc531784194"/>
      <w:bookmarkStart w:id="162" w:name="_Toc536559754"/>
      <w:bookmarkStart w:id="163" w:name="_Toc536784748"/>
      <w:bookmarkStart w:id="164" w:name="_Toc536784796"/>
      <w:bookmarkStart w:id="165" w:name="_Toc536784829"/>
      <w:bookmarkStart w:id="166" w:name="_Toc536784867"/>
      <w:bookmarkStart w:id="167" w:name="_Toc536784899"/>
      <w:bookmarkStart w:id="168" w:name="_Toc536784930"/>
      <w:bookmarkStart w:id="169" w:name="_Toc952859"/>
      <w:bookmarkStart w:id="170" w:name="_Toc4688001"/>
      <w:bookmarkStart w:id="171" w:name="_Toc4688034"/>
      <w:bookmarkStart w:id="172" w:name="_Toc4775316"/>
      <w:bookmarkStart w:id="173" w:name="_Toc4756411"/>
      <w:bookmarkStart w:id="174" w:name="_Toc4756465"/>
      <w:bookmarkStart w:id="175" w:name="_Toc4756525"/>
      <w:bookmarkStart w:id="176" w:name="_Toc4756586"/>
      <w:bookmarkStart w:id="177" w:name="_Toc5057592"/>
      <w:bookmarkStart w:id="178" w:name="_Toc5027808"/>
      <w:bookmarkStart w:id="179" w:name="_Toc5027878"/>
      <w:bookmarkStart w:id="180" w:name="_Toc5027946"/>
      <w:bookmarkStart w:id="181" w:name="_Toc5100773"/>
      <w:bookmarkStart w:id="182" w:name="_Toc5143080"/>
      <w:bookmarkStart w:id="183" w:name="_Toc5143153"/>
      <w:bookmarkStart w:id="184" w:name="_Toc5143295"/>
      <w:bookmarkStart w:id="185" w:name="_Toc5143361"/>
      <w:bookmarkStart w:id="186" w:name="_Toc5143426"/>
      <w:bookmarkStart w:id="187" w:name="_Toc5143689"/>
      <w:bookmarkStart w:id="188" w:name="_Toc5143816"/>
      <w:bookmarkStart w:id="189" w:name="_Toc5148354"/>
      <w:bookmarkStart w:id="190" w:name="_Toc5194075"/>
      <w:bookmarkStart w:id="191" w:name="_Toc5194165"/>
      <w:bookmarkStart w:id="192" w:name="_Toc5194242"/>
      <w:bookmarkStart w:id="193" w:name="_Toc5194372"/>
      <w:bookmarkStart w:id="194" w:name="_Toc5197798"/>
      <w:bookmarkStart w:id="195" w:name="_Toc5198807"/>
      <w:bookmarkStart w:id="196" w:name="_Toc5203564"/>
      <w:bookmarkStart w:id="197" w:name="_Toc5223149"/>
      <w:bookmarkStart w:id="198" w:name="_Toc5256742"/>
      <w:bookmarkStart w:id="199" w:name="_Toc6236490"/>
      <w:bookmarkStart w:id="200" w:name="_Toc29450095"/>
      <w:bookmarkStart w:id="201" w:name="_Toc29450935"/>
      <w:bookmarkStart w:id="202" w:name="_Toc29451618"/>
      <w:bookmarkStart w:id="203" w:name="_Toc29451680"/>
      <w:bookmarkStart w:id="204" w:name="_Toc29812215"/>
      <w:bookmarkStart w:id="205" w:name="_Toc29812252"/>
      <w:bookmarkStart w:id="206" w:name="_Toc30076160"/>
      <w:bookmarkStart w:id="207" w:name="_Toc30435112"/>
      <w:bookmarkStart w:id="208" w:name="_Toc30441417"/>
      <w:bookmarkStart w:id="209" w:name="_Toc30456278"/>
      <w:bookmarkStart w:id="210" w:name="_Toc30518240"/>
      <w:bookmarkStart w:id="211" w:name="_Toc30518376"/>
      <w:bookmarkStart w:id="212" w:name="_Toc30498984"/>
      <w:bookmarkStart w:id="213" w:name="_Toc30499094"/>
      <w:bookmarkStart w:id="214" w:name="_Toc30499246"/>
      <w:bookmarkStart w:id="215" w:name="_Toc30508181"/>
      <w:bookmarkStart w:id="216" w:name="_Toc30508656"/>
      <w:bookmarkStart w:id="217" w:name="_Toc30517085"/>
      <w:bookmarkStart w:id="218" w:name="_Toc30771457"/>
      <w:bookmarkStart w:id="219" w:name="_Toc30771941"/>
      <w:bookmarkStart w:id="220" w:name="_Toc501373432"/>
      <w:bookmarkStart w:id="221" w:name="_Toc501374711"/>
      <w:bookmarkStart w:id="222" w:name="_Toc501374758"/>
      <w:bookmarkStart w:id="223" w:name="_Toc501436506"/>
      <w:bookmarkStart w:id="224" w:name="_Toc501438965"/>
      <w:bookmarkStart w:id="225" w:name="_Toc501439161"/>
      <w:bookmarkStart w:id="226" w:name="_Toc501439516"/>
      <w:bookmarkStart w:id="227" w:name="_Toc501439695"/>
      <w:bookmarkStart w:id="228" w:name="_Toc501441213"/>
      <w:bookmarkStart w:id="229" w:name="_Toc502403534"/>
      <w:bookmarkStart w:id="230" w:name="_Toc502657687"/>
      <w:bookmarkStart w:id="231" w:name="_Toc502664647"/>
      <w:bookmarkStart w:id="232" w:name="_Toc502664723"/>
      <w:bookmarkStart w:id="233" w:name="_Toc502664815"/>
      <w:bookmarkStart w:id="234" w:name="_Toc502664909"/>
      <w:bookmarkStart w:id="235" w:name="_Toc502671750"/>
      <w:bookmarkStart w:id="236" w:name="_Toc528084571"/>
      <w:bookmarkStart w:id="237" w:name="_Toc528084599"/>
      <w:bookmarkStart w:id="238" w:name="_Toc528312330"/>
      <w:bookmarkStart w:id="239" w:name="_Toc528581398"/>
      <w:bookmarkStart w:id="240" w:name="_Toc528591272"/>
      <w:bookmarkStart w:id="241" w:name="_Toc528593559"/>
      <w:bookmarkStart w:id="242" w:name="_Toc531185678"/>
      <w:bookmarkStart w:id="243" w:name="_Toc531254581"/>
      <w:bookmarkStart w:id="244" w:name="_Toc531360081"/>
      <w:bookmarkStart w:id="245" w:name="_Toc531676130"/>
      <w:bookmarkStart w:id="246" w:name="_Toc531784195"/>
      <w:bookmarkStart w:id="247" w:name="_Toc536559755"/>
      <w:bookmarkStart w:id="248" w:name="_Toc536784749"/>
      <w:bookmarkStart w:id="249" w:name="_Toc536784797"/>
      <w:bookmarkStart w:id="250" w:name="_Toc536784830"/>
      <w:bookmarkStart w:id="251" w:name="_Toc536784868"/>
      <w:bookmarkStart w:id="252" w:name="_Toc536784900"/>
      <w:bookmarkStart w:id="253" w:name="_Toc536784931"/>
      <w:bookmarkStart w:id="254" w:name="_Toc952860"/>
      <w:bookmarkStart w:id="255" w:name="_Toc4688002"/>
      <w:bookmarkStart w:id="256" w:name="_Toc4688035"/>
      <w:bookmarkStart w:id="257" w:name="_Toc4775317"/>
      <w:bookmarkStart w:id="258" w:name="_Toc4756412"/>
      <w:bookmarkStart w:id="259" w:name="_Toc4756466"/>
      <w:bookmarkStart w:id="260" w:name="_Toc4756526"/>
      <w:bookmarkStart w:id="261" w:name="_Toc4756587"/>
      <w:bookmarkStart w:id="262" w:name="_Toc5057593"/>
      <w:bookmarkStart w:id="263" w:name="_Toc5027809"/>
      <w:bookmarkStart w:id="264" w:name="_Toc5027879"/>
      <w:bookmarkStart w:id="265" w:name="_Toc5027947"/>
      <w:bookmarkStart w:id="266" w:name="_Toc5100774"/>
      <w:bookmarkStart w:id="267" w:name="_Toc5143081"/>
      <w:bookmarkStart w:id="268" w:name="_Toc5143154"/>
      <w:bookmarkStart w:id="269" w:name="_Toc5143296"/>
      <w:bookmarkStart w:id="270" w:name="_Toc5143362"/>
      <w:bookmarkStart w:id="271" w:name="_Toc5143427"/>
      <w:bookmarkStart w:id="272" w:name="_Toc5143690"/>
      <w:bookmarkStart w:id="273" w:name="_Toc5143817"/>
      <w:bookmarkStart w:id="274" w:name="_Toc5148355"/>
      <w:bookmarkStart w:id="275" w:name="_Toc5194076"/>
      <w:bookmarkStart w:id="276" w:name="_Toc5194166"/>
      <w:bookmarkStart w:id="277" w:name="_Toc5194243"/>
      <w:bookmarkStart w:id="278" w:name="_Toc5194373"/>
      <w:bookmarkStart w:id="279" w:name="_Toc5197799"/>
      <w:bookmarkStart w:id="280" w:name="_Toc5198808"/>
      <w:bookmarkStart w:id="281" w:name="_Toc5203565"/>
      <w:bookmarkStart w:id="282" w:name="_Toc5223150"/>
      <w:bookmarkStart w:id="283" w:name="_Toc5256743"/>
      <w:bookmarkStart w:id="284" w:name="_Toc6236491"/>
      <w:bookmarkStart w:id="285" w:name="_Toc29450096"/>
      <w:bookmarkStart w:id="286" w:name="_Toc29450936"/>
      <w:bookmarkStart w:id="287" w:name="_Toc29451619"/>
      <w:bookmarkStart w:id="288" w:name="_Toc29451681"/>
      <w:bookmarkStart w:id="289" w:name="_Toc29812216"/>
      <w:bookmarkStart w:id="290" w:name="_Toc29812253"/>
      <w:bookmarkStart w:id="291" w:name="_Toc30076161"/>
      <w:bookmarkStart w:id="292" w:name="_Toc30435113"/>
      <w:bookmarkStart w:id="293" w:name="_Toc30441418"/>
      <w:bookmarkStart w:id="294" w:name="_Toc30456279"/>
      <w:bookmarkStart w:id="295" w:name="_Toc30518241"/>
      <w:bookmarkStart w:id="296" w:name="_Toc30518377"/>
      <w:bookmarkStart w:id="297" w:name="_Toc30498985"/>
      <w:bookmarkStart w:id="298" w:name="_Toc30499095"/>
      <w:bookmarkStart w:id="299" w:name="_Toc30499247"/>
      <w:bookmarkStart w:id="300" w:name="_Toc30508182"/>
      <w:bookmarkStart w:id="301" w:name="_Toc30508657"/>
      <w:bookmarkStart w:id="302" w:name="_Toc30517086"/>
      <w:bookmarkStart w:id="303" w:name="_Toc30771458"/>
      <w:bookmarkStart w:id="304" w:name="_Toc30771942"/>
      <w:bookmarkStart w:id="305" w:name="_Toc501373433"/>
      <w:bookmarkStart w:id="306" w:name="_Toc501374712"/>
      <w:bookmarkStart w:id="307" w:name="_Toc501374759"/>
      <w:bookmarkStart w:id="308" w:name="_Toc501436507"/>
      <w:bookmarkStart w:id="309" w:name="_Toc501438966"/>
      <w:bookmarkStart w:id="310" w:name="_Toc501439162"/>
      <w:bookmarkStart w:id="311" w:name="_Toc501439517"/>
      <w:bookmarkStart w:id="312" w:name="_Toc501439696"/>
      <w:bookmarkStart w:id="313" w:name="_Toc501441214"/>
      <w:bookmarkStart w:id="314" w:name="_Toc502403535"/>
      <w:bookmarkStart w:id="315" w:name="_Toc502657688"/>
      <w:bookmarkStart w:id="316" w:name="_Toc502664648"/>
      <w:bookmarkStart w:id="317" w:name="_Toc502664724"/>
      <w:bookmarkStart w:id="318" w:name="_Toc502664816"/>
      <w:bookmarkStart w:id="319" w:name="_Toc502664910"/>
      <w:bookmarkStart w:id="320" w:name="_Toc502671751"/>
      <w:bookmarkStart w:id="321" w:name="_Toc528084572"/>
      <w:bookmarkStart w:id="322" w:name="_Toc528084600"/>
      <w:bookmarkStart w:id="323" w:name="_Toc528312331"/>
      <w:bookmarkStart w:id="324" w:name="_Toc528581399"/>
      <w:bookmarkStart w:id="325" w:name="_Toc528591273"/>
      <w:bookmarkStart w:id="326" w:name="_Toc528593560"/>
      <w:bookmarkStart w:id="327" w:name="_Toc531185679"/>
      <w:bookmarkStart w:id="328" w:name="_Toc531254582"/>
      <w:bookmarkStart w:id="329" w:name="_Toc531360082"/>
      <w:bookmarkStart w:id="330" w:name="_Toc531676131"/>
      <w:bookmarkStart w:id="331" w:name="_Toc531784196"/>
      <w:bookmarkStart w:id="332" w:name="_Toc536559756"/>
      <w:bookmarkStart w:id="333" w:name="_Toc536784750"/>
      <w:bookmarkStart w:id="334" w:name="_Toc536784798"/>
      <w:bookmarkStart w:id="335" w:name="_Toc536784831"/>
      <w:bookmarkStart w:id="336" w:name="_Toc501436508"/>
      <w:bookmarkStart w:id="337" w:name="_Toc501438967"/>
      <w:bookmarkStart w:id="338" w:name="_Toc501436509"/>
      <w:bookmarkStart w:id="339" w:name="_Toc501438968"/>
      <w:bookmarkStart w:id="340" w:name="_Toc501436557"/>
      <w:bookmarkStart w:id="341" w:name="_Toc501439016"/>
      <w:bookmarkStart w:id="342" w:name="_Toc30076162"/>
      <w:bookmarkStart w:id="343" w:name="_Toc30435114"/>
      <w:bookmarkStart w:id="344" w:name="_Toc30441419"/>
      <w:bookmarkStart w:id="345" w:name="_Toc30456280"/>
      <w:bookmarkStart w:id="346" w:name="_Toc30518242"/>
      <w:bookmarkStart w:id="347" w:name="_Toc30518378"/>
      <w:bookmarkStart w:id="348" w:name="_Toc30498986"/>
      <w:bookmarkStart w:id="349" w:name="_Toc30499096"/>
      <w:bookmarkStart w:id="350" w:name="_Toc30499248"/>
      <w:bookmarkStart w:id="351" w:name="_Toc30508183"/>
      <w:bookmarkStart w:id="352" w:name="_Toc30508658"/>
      <w:bookmarkStart w:id="353" w:name="_Toc30517087"/>
      <w:bookmarkStart w:id="354" w:name="_Toc30771459"/>
      <w:bookmarkStart w:id="355" w:name="_Toc30771943"/>
      <w:bookmarkStart w:id="356" w:name="_Toc30076163"/>
      <w:bookmarkStart w:id="357" w:name="_Toc30435115"/>
      <w:bookmarkStart w:id="358" w:name="_Toc30441420"/>
      <w:bookmarkStart w:id="359" w:name="_Toc30456281"/>
      <w:bookmarkStart w:id="360" w:name="_Toc30518243"/>
      <w:bookmarkStart w:id="361" w:name="_Toc30518379"/>
      <w:bookmarkStart w:id="362" w:name="_Toc30498987"/>
      <w:bookmarkStart w:id="363" w:name="_Toc30499097"/>
      <w:bookmarkStart w:id="364" w:name="_Toc30499249"/>
      <w:bookmarkStart w:id="365" w:name="_Toc30508184"/>
      <w:bookmarkStart w:id="366" w:name="_Toc30508659"/>
      <w:bookmarkStart w:id="367" w:name="_Toc30517088"/>
      <w:bookmarkStart w:id="368" w:name="_Toc30771460"/>
      <w:bookmarkStart w:id="369" w:name="_Toc30771944"/>
      <w:bookmarkStart w:id="370" w:name="SEPCCPC01"/>
      <w:bookmarkStart w:id="371" w:name="_Toc148466487"/>
      <w:bookmarkStart w:id="372" w:name="_Toc212474265"/>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r>
        <w:rPr>
          <w:rFonts w:ascii="Calibri" w:hAnsi="Calibri" w:cs="Calibri"/>
          <w:b/>
          <w:sz w:val="22"/>
          <w:szCs w:val="22"/>
        </w:rPr>
        <w:t>E</w:t>
      </w:r>
      <w:r w:rsidR="009D469E">
        <w:rPr>
          <w:rFonts w:ascii="Calibri" w:hAnsi="Calibri" w:cs="Calibri"/>
          <w:b/>
          <w:sz w:val="22"/>
          <w:szCs w:val="22"/>
        </w:rPr>
        <w:t>TREN</w:t>
      </w:r>
      <w:r>
        <w:rPr>
          <w:rFonts w:ascii="Calibri" w:hAnsi="Calibri" w:cs="Calibri"/>
          <w:b/>
          <w:sz w:val="22"/>
          <w:szCs w:val="22"/>
        </w:rPr>
        <w:t>.PC01</w:t>
      </w:r>
      <w:r w:rsidR="00E10B31" w:rsidRPr="00973E39">
        <w:rPr>
          <w:rFonts w:ascii="Calibri" w:hAnsi="Calibri" w:cs="Calibri"/>
          <w:b/>
          <w:sz w:val="22"/>
          <w:szCs w:val="22"/>
        </w:rPr>
        <w:t xml:space="preserve"> </w:t>
      </w:r>
      <w:bookmarkEnd w:id="370"/>
      <w:r w:rsidR="00F06CAD" w:rsidRPr="00973E39">
        <w:rPr>
          <w:rFonts w:ascii="Calibri" w:hAnsi="Calibri" w:cs="Calibri"/>
          <w:b/>
          <w:sz w:val="22"/>
          <w:szCs w:val="22"/>
        </w:rPr>
        <w:t>–</w:t>
      </w:r>
      <w:bookmarkEnd w:id="371"/>
      <w:r w:rsidR="006926F3" w:rsidRPr="00AD447F">
        <w:rPr>
          <w:rFonts w:ascii="Calibri" w:hAnsi="Calibri" w:cs="Calibri"/>
          <w:b/>
          <w:sz w:val="22"/>
          <w:szCs w:val="22"/>
        </w:rPr>
        <w:t xml:space="preserve"> </w:t>
      </w:r>
      <w:r w:rsidR="00714B95" w:rsidRPr="00714B95">
        <w:rPr>
          <w:rFonts w:ascii="Calibri" w:hAnsi="Calibri" w:cs="Calibri"/>
          <w:b/>
          <w:sz w:val="22"/>
          <w:szCs w:val="22"/>
        </w:rPr>
        <w:t>Provide an ability to perform RFI verification during QHP &amp; Mixed HH renewals</w:t>
      </w:r>
      <w:r w:rsidR="0076133F">
        <w:rPr>
          <w:rFonts w:ascii="Calibri" w:hAnsi="Calibri" w:cs="Calibri"/>
          <w:b/>
          <w:sz w:val="22"/>
          <w:szCs w:val="22"/>
        </w:rPr>
        <w:t xml:space="preserve"> when </w:t>
      </w:r>
      <w:r w:rsidR="006E4FA1">
        <w:rPr>
          <w:rFonts w:ascii="Calibri" w:hAnsi="Calibri" w:cs="Calibri"/>
          <w:b/>
          <w:sz w:val="22"/>
          <w:szCs w:val="22"/>
        </w:rPr>
        <w:t>“Allow RFI Verification”</w:t>
      </w:r>
      <w:r w:rsidR="008E220F">
        <w:rPr>
          <w:rFonts w:ascii="Calibri" w:hAnsi="Calibri" w:cs="Calibri"/>
          <w:b/>
          <w:sz w:val="22"/>
          <w:szCs w:val="22"/>
        </w:rPr>
        <w:t xml:space="preserve"> configuration</w:t>
      </w:r>
      <w:r w:rsidR="006E4FA1">
        <w:rPr>
          <w:rFonts w:ascii="Calibri" w:hAnsi="Calibri" w:cs="Calibri"/>
          <w:b/>
          <w:sz w:val="22"/>
          <w:szCs w:val="22"/>
        </w:rPr>
        <w:t xml:space="preserve"> is ON</w:t>
      </w:r>
      <w:r w:rsidR="00296316" w:rsidRPr="00973E39">
        <w:rPr>
          <w:rFonts w:ascii="Calibri" w:hAnsi="Calibri" w:cs="Calibri"/>
          <w:b/>
          <w:sz w:val="22"/>
          <w:szCs w:val="22"/>
        </w:rPr>
        <w:t>.</w:t>
      </w:r>
      <w:bookmarkEnd w:id="372"/>
    </w:p>
    <w:p w14:paraId="02538708" w14:textId="77777777" w:rsidR="00196F93" w:rsidRPr="00973E39" w:rsidRDefault="00196F93" w:rsidP="000E3B3C">
      <w:pPr>
        <w:pStyle w:val="ListParagraph"/>
        <w:keepNext/>
        <w:keepLines/>
        <w:pageBreakBefore/>
        <w:numPr>
          <w:ilvl w:val="1"/>
          <w:numId w:val="2"/>
        </w:numPr>
        <w:pBdr>
          <w:bottom w:val="single" w:sz="12" w:space="1" w:color="4C8B3F" w:themeColor="background2"/>
        </w:pBdr>
        <w:spacing w:after="240"/>
        <w:outlineLvl w:val="0"/>
        <w:rPr>
          <w:rFonts w:ascii="Calibri" w:eastAsiaTheme="majorEastAsia" w:hAnsi="Calibri" w:cs="Calibri"/>
          <w:b/>
          <w:vanish/>
          <w:sz w:val="22"/>
          <w:szCs w:val="22"/>
        </w:rPr>
      </w:pPr>
      <w:bookmarkStart w:id="373" w:name="_Toc30771462"/>
      <w:bookmarkStart w:id="374" w:name="_Toc30771946"/>
      <w:bookmarkStart w:id="375" w:name="_Toc31034929"/>
      <w:bookmarkStart w:id="376" w:name="_Toc31721147"/>
      <w:bookmarkStart w:id="377" w:name="_Toc31725363"/>
      <w:bookmarkStart w:id="378" w:name="_Toc31725516"/>
      <w:bookmarkStart w:id="379" w:name="_Toc33191314"/>
      <w:bookmarkStart w:id="380" w:name="_Toc33191992"/>
      <w:bookmarkStart w:id="381" w:name="_Toc33192753"/>
      <w:bookmarkStart w:id="382" w:name="_Toc33793031"/>
      <w:bookmarkStart w:id="383" w:name="_Toc38288924"/>
      <w:bookmarkStart w:id="384" w:name="_Toc38435070"/>
      <w:bookmarkStart w:id="385" w:name="_Toc38472361"/>
      <w:bookmarkStart w:id="386" w:name="_Toc38526164"/>
      <w:bookmarkStart w:id="387" w:name="_Toc38629749"/>
      <w:bookmarkStart w:id="388" w:name="_Toc38622024"/>
      <w:bookmarkStart w:id="389" w:name="_Toc38644739"/>
      <w:bookmarkStart w:id="390" w:name="_Toc38645179"/>
      <w:bookmarkStart w:id="391" w:name="_Toc38666588"/>
      <w:bookmarkStart w:id="392" w:name="_Toc38668954"/>
      <w:bookmarkStart w:id="393" w:name="_Toc38721850"/>
      <w:bookmarkStart w:id="394" w:name="_Toc38721968"/>
      <w:bookmarkStart w:id="395" w:name="_Toc39492212"/>
      <w:bookmarkStart w:id="396" w:name="_Toc77786912"/>
      <w:bookmarkStart w:id="397" w:name="_Toc77788347"/>
      <w:bookmarkStart w:id="398" w:name="_Toc77874389"/>
      <w:bookmarkStart w:id="399" w:name="_Toc77934758"/>
      <w:bookmarkStart w:id="400" w:name="_Toc78814351"/>
      <w:bookmarkStart w:id="401" w:name="_Toc83339316"/>
      <w:bookmarkStart w:id="402" w:name="_Toc83340173"/>
      <w:bookmarkStart w:id="403" w:name="_Toc83403206"/>
      <w:bookmarkStart w:id="404" w:name="_Toc83403818"/>
      <w:bookmarkStart w:id="405" w:name="_Toc83407907"/>
      <w:bookmarkStart w:id="406" w:name="_Toc83409933"/>
      <w:bookmarkStart w:id="407" w:name="_Toc83670288"/>
      <w:bookmarkStart w:id="408" w:name="_Toc83675146"/>
      <w:bookmarkStart w:id="409" w:name="_Toc83837385"/>
      <w:bookmarkStart w:id="410" w:name="_Toc84001481"/>
      <w:bookmarkStart w:id="411" w:name="_Toc84008493"/>
      <w:bookmarkStart w:id="412" w:name="_Toc84009766"/>
      <w:bookmarkStart w:id="413" w:name="_Toc84272507"/>
      <w:bookmarkStart w:id="414" w:name="_Toc84274586"/>
      <w:bookmarkStart w:id="415" w:name="_Toc86431649"/>
      <w:bookmarkStart w:id="416" w:name="_Toc86436016"/>
      <w:bookmarkStart w:id="417" w:name="_Toc87368723"/>
      <w:bookmarkStart w:id="418" w:name="_Toc89353875"/>
      <w:bookmarkStart w:id="419" w:name="_Toc91249507"/>
      <w:bookmarkStart w:id="420" w:name="_Toc92717060"/>
      <w:bookmarkStart w:id="421" w:name="_Toc94021034"/>
      <w:bookmarkStart w:id="422" w:name="_Toc95158319"/>
      <w:bookmarkStart w:id="423" w:name="_Toc95308713"/>
      <w:bookmarkStart w:id="424" w:name="_Toc96697040"/>
      <w:bookmarkStart w:id="425" w:name="_Toc96948488"/>
      <w:bookmarkStart w:id="426" w:name="_Toc147841474"/>
      <w:bookmarkStart w:id="427" w:name="_Toc147850304"/>
      <w:bookmarkStart w:id="428" w:name="_Toc147942739"/>
      <w:bookmarkStart w:id="429" w:name="_Toc147942924"/>
      <w:bookmarkStart w:id="430" w:name="_Toc147944419"/>
      <w:bookmarkStart w:id="431" w:name="_Toc147944875"/>
      <w:bookmarkStart w:id="432" w:name="_Toc147946595"/>
      <w:bookmarkStart w:id="433" w:name="_Toc147946947"/>
      <w:bookmarkStart w:id="434" w:name="_Toc148466488"/>
      <w:bookmarkStart w:id="435" w:name="_Toc148466734"/>
      <w:bookmarkStart w:id="436" w:name="_Toc148439700"/>
      <w:bookmarkStart w:id="437" w:name="_Toc148441192"/>
      <w:bookmarkStart w:id="438" w:name="_Toc159934609"/>
      <w:bookmarkStart w:id="439" w:name="_Toc159934656"/>
      <w:bookmarkStart w:id="440" w:name="_Toc160639706"/>
      <w:bookmarkStart w:id="441" w:name="_Toc160639926"/>
      <w:bookmarkStart w:id="442" w:name="_Toc160641758"/>
      <w:bookmarkStart w:id="443" w:name="_Toc161316682"/>
      <w:bookmarkStart w:id="444" w:name="_Toc161769000"/>
      <w:bookmarkStart w:id="445" w:name="_Toc161819895"/>
      <w:bookmarkStart w:id="446" w:name="_Toc161838331"/>
      <w:bookmarkStart w:id="447" w:name="_Toc161838428"/>
      <w:bookmarkStart w:id="448" w:name="_Toc161839465"/>
      <w:bookmarkStart w:id="449" w:name="_Toc164423686"/>
      <w:bookmarkStart w:id="450" w:name="_Toc172918905"/>
      <w:bookmarkStart w:id="451" w:name="_Toc178683011"/>
      <w:bookmarkStart w:id="452" w:name="_Toc179204488"/>
      <w:bookmarkStart w:id="453" w:name="_Toc179291508"/>
      <w:bookmarkStart w:id="454" w:name="_Toc179293428"/>
      <w:bookmarkStart w:id="455" w:name="_Toc179369071"/>
      <w:bookmarkStart w:id="456" w:name="_Toc180072394"/>
      <w:bookmarkStart w:id="457" w:name="_Toc180143470"/>
      <w:bookmarkStart w:id="458" w:name="_Toc180143866"/>
      <w:bookmarkStart w:id="459" w:name="_Toc180144262"/>
      <w:bookmarkStart w:id="460" w:name="_Toc180144736"/>
      <w:bookmarkStart w:id="461" w:name="_Toc183093984"/>
      <w:bookmarkStart w:id="462" w:name="_Toc183094395"/>
      <w:bookmarkStart w:id="463" w:name="_Toc183169258"/>
      <w:bookmarkStart w:id="464" w:name="_Toc185435097"/>
      <w:bookmarkStart w:id="465" w:name="_Toc193798059"/>
      <w:bookmarkStart w:id="466" w:name="_Toc193813855"/>
      <w:bookmarkStart w:id="467" w:name="_Toc193904599"/>
      <w:bookmarkStart w:id="468" w:name="_Toc211527820"/>
      <w:bookmarkStart w:id="469" w:name="_Toc212474266"/>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32841B6B" w14:textId="21297BEC" w:rsidR="0060175A" w:rsidRPr="00973E39" w:rsidRDefault="0064340B" w:rsidP="00CE6C5C">
      <w:pPr>
        <w:pStyle w:val="Heading3"/>
        <w:ind w:hanging="450"/>
        <w:rPr>
          <w:sz w:val="22"/>
          <w:szCs w:val="22"/>
        </w:rPr>
      </w:pPr>
      <w:bookmarkStart w:id="470" w:name="_Toc148466489"/>
      <w:bookmarkStart w:id="471" w:name="_Toc212474267"/>
      <w:r w:rsidRPr="00973E39">
        <w:rPr>
          <w:rFonts w:ascii="Calibri" w:hAnsi="Calibri" w:cs="Calibri"/>
          <w:color w:val="auto"/>
          <w:sz w:val="22"/>
          <w:szCs w:val="22"/>
        </w:rPr>
        <w:t>Description</w:t>
      </w:r>
      <w:bookmarkStart w:id="472" w:name="_Toc193904601"/>
      <w:bookmarkStart w:id="473" w:name="_Toc193904602"/>
      <w:bookmarkStart w:id="474" w:name="_Toc193904603"/>
      <w:bookmarkStart w:id="475" w:name="_Toc193904604"/>
      <w:bookmarkEnd w:id="470"/>
      <w:bookmarkEnd w:id="471"/>
      <w:bookmarkEnd w:id="472"/>
      <w:bookmarkEnd w:id="473"/>
      <w:bookmarkEnd w:id="474"/>
      <w:bookmarkEnd w:id="475"/>
    </w:p>
    <w:p w14:paraId="332A89BA" w14:textId="3446BABF" w:rsidR="00F51419" w:rsidRDefault="00CA202E" w:rsidP="00053DA2">
      <w:pPr>
        <w:ind w:left="720"/>
        <w:rPr>
          <w:rFonts w:ascii="Calibri" w:hAnsi="Calibri" w:cs="Calibri"/>
          <w:sz w:val="22"/>
          <w:szCs w:val="22"/>
        </w:rPr>
      </w:pPr>
      <w:r w:rsidRPr="00973E39">
        <w:rPr>
          <w:rFonts w:ascii="Calibri" w:hAnsi="Calibri" w:cs="Calibri"/>
          <w:sz w:val="22"/>
          <w:szCs w:val="22"/>
        </w:rPr>
        <w:t>This product capability define</w:t>
      </w:r>
      <w:r w:rsidR="00066426">
        <w:rPr>
          <w:rFonts w:ascii="Calibri" w:hAnsi="Calibri" w:cs="Calibri"/>
          <w:sz w:val="22"/>
          <w:szCs w:val="22"/>
        </w:rPr>
        <w:t xml:space="preserve">s the </w:t>
      </w:r>
      <w:r w:rsidR="001E2577">
        <w:rPr>
          <w:rFonts w:ascii="Calibri" w:hAnsi="Calibri" w:cs="Calibri"/>
          <w:sz w:val="22"/>
          <w:szCs w:val="22"/>
        </w:rPr>
        <w:t xml:space="preserve">requirements to allow the agent portal user to </w:t>
      </w:r>
      <w:r w:rsidR="00F51419">
        <w:rPr>
          <w:rFonts w:ascii="Calibri" w:hAnsi="Calibri" w:cs="Calibri"/>
          <w:sz w:val="22"/>
          <w:szCs w:val="22"/>
        </w:rPr>
        <w:t>verify</w:t>
      </w:r>
      <w:r w:rsidR="001E2577">
        <w:rPr>
          <w:rFonts w:ascii="Calibri" w:hAnsi="Calibri" w:cs="Calibri"/>
          <w:sz w:val="22"/>
          <w:szCs w:val="22"/>
        </w:rPr>
        <w:t xml:space="preserve"> any RFI for any member</w:t>
      </w:r>
      <w:r w:rsidR="00F51419">
        <w:rPr>
          <w:rFonts w:ascii="Calibri" w:hAnsi="Calibri" w:cs="Calibri"/>
          <w:sz w:val="22"/>
          <w:szCs w:val="22"/>
        </w:rPr>
        <w:t xml:space="preserve"> in below events</w:t>
      </w:r>
      <w:r w:rsidR="00313B3A">
        <w:rPr>
          <w:rFonts w:ascii="Calibri" w:hAnsi="Calibri" w:cs="Calibri"/>
          <w:sz w:val="22"/>
          <w:szCs w:val="22"/>
        </w:rPr>
        <w:t xml:space="preserve"> </w:t>
      </w:r>
      <w:r w:rsidR="00313B3A" w:rsidRPr="00313B3A">
        <w:rPr>
          <w:rFonts w:ascii="Calibri" w:hAnsi="Calibri" w:cs="Calibri"/>
          <w:sz w:val="22"/>
          <w:szCs w:val="22"/>
        </w:rPr>
        <w:t>when the “Allow RFI Verification” is ON</w:t>
      </w:r>
      <w:r w:rsidR="00F51419">
        <w:rPr>
          <w:rFonts w:ascii="Calibri" w:hAnsi="Calibri" w:cs="Calibri"/>
          <w:sz w:val="22"/>
          <w:szCs w:val="22"/>
        </w:rPr>
        <w:t>:</w:t>
      </w:r>
    </w:p>
    <w:p w14:paraId="0B75C7EA" w14:textId="48A19E26" w:rsidR="00E751FB" w:rsidRPr="00701D51" w:rsidRDefault="00F51419" w:rsidP="00BD4032">
      <w:pPr>
        <w:pStyle w:val="ListParagraph"/>
        <w:numPr>
          <w:ilvl w:val="0"/>
          <w:numId w:val="28"/>
        </w:numPr>
        <w:rPr>
          <w:rFonts w:ascii="Calibri" w:hAnsi="Calibri" w:cs="Calibri"/>
          <w:sz w:val="22"/>
          <w:szCs w:val="22"/>
        </w:rPr>
      </w:pPr>
      <w:r w:rsidRPr="00701D51">
        <w:rPr>
          <w:rFonts w:ascii="Calibri" w:hAnsi="Calibri" w:cs="Calibri"/>
          <w:sz w:val="22"/>
          <w:szCs w:val="22"/>
        </w:rPr>
        <w:t xml:space="preserve">The preliminary eligibility is created </w:t>
      </w:r>
      <w:r w:rsidR="001B6153" w:rsidRPr="00701D51">
        <w:rPr>
          <w:rFonts w:ascii="Calibri" w:hAnsi="Calibri" w:cs="Calibri"/>
          <w:sz w:val="22"/>
          <w:szCs w:val="22"/>
        </w:rPr>
        <w:t xml:space="preserve">with non-auto renewal </w:t>
      </w:r>
      <w:r w:rsidR="007A1AA9">
        <w:rPr>
          <w:rFonts w:ascii="Calibri" w:hAnsi="Calibri" w:cs="Calibri"/>
          <w:sz w:val="22"/>
          <w:szCs w:val="22"/>
        </w:rPr>
        <w:t>Notice XML</w:t>
      </w:r>
      <w:r w:rsidR="001B6153" w:rsidRPr="00701D51">
        <w:rPr>
          <w:rFonts w:ascii="Calibri" w:hAnsi="Calibri" w:cs="Calibri"/>
          <w:sz w:val="22"/>
          <w:szCs w:val="22"/>
        </w:rPr>
        <w:t xml:space="preserve">/PPF </w:t>
      </w:r>
      <w:r w:rsidR="00C34C13">
        <w:rPr>
          <w:rFonts w:ascii="Calibri" w:hAnsi="Calibri" w:cs="Calibri"/>
          <w:sz w:val="22"/>
          <w:szCs w:val="22"/>
        </w:rPr>
        <w:t xml:space="preserve">is </w:t>
      </w:r>
      <w:r w:rsidR="00D10288" w:rsidRPr="00701D51">
        <w:rPr>
          <w:rFonts w:ascii="Calibri" w:hAnsi="Calibri" w:cs="Calibri"/>
          <w:sz w:val="22"/>
          <w:szCs w:val="22"/>
        </w:rPr>
        <w:t>sent for any qualified member in the application.</w:t>
      </w:r>
    </w:p>
    <w:p w14:paraId="357678DC" w14:textId="0B559C40" w:rsidR="00F22564" w:rsidRPr="00701D51" w:rsidRDefault="00E751FB" w:rsidP="00BD4032">
      <w:pPr>
        <w:pStyle w:val="ListParagraph"/>
        <w:numPr>
          <w:ilvl w:val="0"/>
          <w:numId w:val="28"/>
        </w:numPr>
        <w:rPr>
          <w:rFonts w:ascii="Calibri" w:hAnsi="Calibri" w:cs="Calibri"/>
          <w:sz w:val="22"/>
          <w:szCs w:val="22"/>
        </w:rPr>
      </w:pPr>
      <w:r w:rsidRPr="00701D51">
        <w:rPr>
          <w:rFonts w:ascii="Calibri" w:hAnsi="Calibri" w:cs="Calibri"/>
          <w:sz w:val="22"/>
          <w:szCs w:val="22"/>
        </w:rPr>
        <w:t xml:space="preserve">The preliminary eligibility is created </w:t>
      </w:r>
      <w:r w:rsidR="00701D51" w:rsidRPr="00701D51">
        <w:rPr>
          <w:rFonts w:ascii="Calibri" w:hAnsi="Calibri" w:cs="Calibri"/>
          <w:sz w:val="22"/>
          <w:szCs w:val="22"/>
        </w:rPr>
        <w:t>with/without PPF and there is at least one Medicaid Pended member in the application.</w:t>
      </w:r>
    </w:p>
    <w:p w14:paraId="3CBB8A06" w14:textId="77777777" w:rsidR="00AF2F20" w:rsidRPr="00973E39" w:rsidRDefault="00AF2F20" w:rsidP="001C07B2">
      <w:pPr>
        <w:ind w:left="720"/>
        <w:rPr>
          <w:rFonts w:ascii="Calibri" w:hAnsi="Calibri" w:cs="Calibri"/>
          <w:sz w:val="22"/>
          <w:szCs w:val="22"/>
        </w:rPr>
      </w:pPr>
    </w:p>
    <w:p w14:paraId="7016FF09" w14:textId="2997FC0E" w:rsidR="00A9512D" w:rsidRDefault="00A9512D" w:rsidP="001C07B2">
      <w:pPr>
        <w:ind w:left="720"/>
        <w:rPr>
          <w:rFonts w:ascii="Calibri" w:hAnsi="Calibri" w:cs="Calibri"/>
          <w:sz w:val="22"/>
          <w:szCs w:val="22"/>
        </w:rPr>
      </w:pPr>
      <w:r>
        <w:rPr>
          <w:rFonts w:ascii="Calibri" w:hAnsi="Calibri" w:cs="Calibri"/>
          <w:sz w:val="22"/>
          <w:szCs w:val="22"/>
        </w:rPr>
        <w:t>W</w:t>
      </w:r>
      <w:r w:rsidRPr="00313B3A">
        <w:rPr>
          <w:rFonts w:ascii="Calibri" w:hAnsi="Calibri" w:cs="Calibri"/>
          <w:sz w:val="22"/>
          <w:szCs w:val="22"/>
        </w:rPr>
        <w:t>hen the “Allow RFI Verification” is O</w:t>
      </w:r>
      <w:r>
        <w:rPr>
          <w:rFonts w:ascii="Calibri" w:hAnsi="Calibri" w:cs="Calibri"/>
          <w:sz w:val="22"/>
          <w:szCs w:val="22"/>
        </w:rPr>
        <w:t xml:space="preserve">FF, the system will follow the </w:t>
      </w:r>
      <w:r w:rsidR="00CA5A2D">
        <w:rPr>
          <w:rFonts w:ascii="Calibri" w:hAnsi="Calibri" w:cs="Calibri"/>
          <w:sz w:val="22"/>
          <w:szCs w:val="22"/>
        </w:rPr>
        <w:t>current system behavior.</w:t>
      </w:r>
    </w:p>
    <w:p w14:paraId="117FAFCB" w14:textId="77777777" w:rsidR="00A9512D" w:rsidRPr="00973E39" w:rsidRDefault="00A9512D" w:rsidP="001C07B2">
      <w:pPr>
        <w:ind w:left="720"/>
        <w:rPr>
          <w:rFonts w:ascii="Calibri" w:hAnsi="Calibri" w:cs="Calibri"/>
          <w:sz w:val="22"/>
          <w:szCs w:val="22"/>
        </w:rPr>
      </w:pPr>
    </w:p>
    <w:p w14:paraId="6D41B3BF" w14:textId="2150E867" w:rsidR="00163363" w:rsidRPr="00973E39" w:rsidRDefault="0031018E" w:rsidP="00725E86">
      <w:pPr>
        <w:pStyle w:val="Heading3"/>
        <w:ind w:hanging="450"/>
        <w:rPr>
          <w:sz w:val="22"/>
          <w:szCs w:val="22"/>
        </w:rPr>
      </w:pPr>
      <w:bookmarkStart w:id="476" w:name="_Toc212474268"/>
      <w:r w:rsidRPr="00973E39">
        <w:rPr>
          <w:rFonts w:ascii="Calibri" w:hAnsi="Calibri" w:cs="Calibri"/>
          <w:color w:val="auto"/>
          <w:sz w:val="22"/>
          <w:szCs w:val="22"/>
        </w:rPr>
        <w:t>Current System Behavior</w:t>
      </w:r>
      <w:bookmarkStart w:id="477" w:name="_Toc193904607"/>
      <w:bookmarkStart w:id="478" w:name="_Toc193904608"/>
      <w:bookmarkEnd w:id="476"/>
      <w:bookmarkEnd w:id="477"/>
      <w:bookmarkEnd w:id="478"/>
    </w:p>
    <w:p w14:paraId="29DF62F0" w14:textId="2C723C3F" w:rsidR="00163363" w:rsidRPr="00867CB4" w:rsidRDefault="00261C4C" w:rsidP="00554A06">
      <w:pPr>
        <w:pStyle w:val="ListParagraph"/>
        <w:ind w:left="540"/>
        <w:rPr>
          <w:rFonts w:ascii="Calibri" w:hAnsi="Calibri" w:cs="Calibri"/>
          <w:sz w:val="22"/>
          <w:szCs w:val="22"/>
        </w:rPr>
      </w:pPr>
      <w:bookmarkStart w:id="479" w:name="OLE_LINK18"/>
      <w:r w:rsidRPr="00867CB4">
        <w:rPr>
          <w:rFonts w:ascii="Calibri" w:hAnsi="Calibri" w:cs="Calibri"/>
          <w:sz w:val="22"/>
          <w:szCs w:val="22"/>
        </w:rPr>
        <w:t xml:space="preserve">Currently, </w:t>
      </w:r>
      <w:r w:rsidR="000F14E1" w:rsidRPr="00867CB4">
        <w:rPr>
          <w:rFonts w:ascii="Calibri" w:hAnsi="Calibri" w:cs="Calibri"/>
          <w:sz w:val="22"/>
          <w:szCs w:val="22"/>
        </w:rPr>
        <w:t xml:space="preserve">the HIX system allows </w:t>
      </w:r>
      <w:r w:rsidR="00A35212" w:rsidRPr="00A35212">
        <w:rPr>
          <w:rFonts w:ascii="Calibri" w:hAnsi="Calibri" w:cs="Calibri"/>
          <w:sz w:val="22"/>
          <w:szCs w:val="22"/>
        </w:rPr>
        <w:t>Agent Portal users</w:t>
      </w:r>
      <w:r w:rsidR="000F14E1" w:rsidRPr="00867CB4">
        <w:rPr>
          <w:rFonts w:ascii="Calibri" w:hAnsi="Calibri" w:cs="Calibri"/>
          <w:sz w:val="22"/>
          <w:szCs w:val="22"/>
        </w:rPr>
        <w:t xml:space="preserve"> to verify </w:t>
      </w:r>
      <w:r w:rsidR="00A35212" w:rsidRPr="00A35212">
        <w:rPr>
          <w:rFonts w:ascii="Calibri" w:hAnsi="Calibri" w:cs="Calibri"/>
          <w:sz w:val="22"/>
          <w:szCs w:val="22"/>
        </w:rPr>
        <w:t xml:space="preserve">RFI only under specific conditions during </w:t>
      </w:r>
      <w:r w:rsidR="005324BD" w:rsidRPr="00867CB4">
        <w:rPr>
          <w:rFonts w:ascii="Calibri" w:hAnsi="Calibri" w:cs="Calibri"/>
          <w:sz w:val="22"/>
          <w:szCs w:val="22"/>
        </w:rPr>
        <w:t xml:space="preserve">QHP </w:t>
      </w:r>
      <w:r w:rsidR="00A35212" w:rsidRPr="00A35212">
        <w:rPr>
          <w:rFonts w:ascii="Calibri" w:hAnsi="Calibri" w:cs="Calibri"/>
          <w:sz w:val="22"/>
          <w:szCs w:val="22"/>
        </w:rPr>
        <w:t>and</w:t>
      </w:r>
      <w:r w:rsidR="005324BD" w:rsidRPr="00867CB4">
        <w:rPr>
          <w:rFonts w:ascii="Calibri" w:hAnsi="Calibri" w:cs="Calibri"/>
          <w:sz w:val="22"/>
          <w:szCs w:val="22"/>
        </w:rPr>
        <w:t xml:space="preserve"> Mixed </w:t>
      </w:r>
      <w:r w:rsidR="00A35212" w:rsidRPr="00A35212">
        <w:rPr>
          <w:rFonts w:ascii="Calibri" w:hAnsi="Calibri" w:cs="Calibri"/>
          <w:sz w:val="22"/>
          <w:szCs w:val="22"/>
        </w:rPr>
        <w:t>Household</w:t>
      </w:r>
      <w:r w:rsidR="005324BD" w:rsidRPr="00867CB4">
        <w:rPr>
          <w:rFonts w:ascii="Calibri" w:hAnsi="Calibri" w:cs="Calibri"/>
          <w:sz w:val="22"/>
          <w:szCs w:val="22"/>
        </w:rPr>
        <w:t xml:space="preserve"> renewal</w:t>
      </w:r>
      <w:r w:rsidR="00A35212" w:rsidRPr="00A35212">
        <w:rPr>
          <w:rFonts w:ascii="Calibri" w:hAnsi="Calibri" w:cs="Calibri"/>
          <w:sz w:val="22"/>
          <w:szCs w:val="22"/>
        </w:rPr>
        <w:t>, particularly when no Non-Auto Renewal XML or Prepopulated Form</w:t>
      </w:r>
      <w:r w:rsidR="00036F33" w:rsidRPr="00867CB4">
        <w:rPr>
          <w:rFonts w:ascii="Calibri" w:hAnsi="Calibri" w:cs="Calibri"/>
          <w:sz w:val="22"/>
          <w:szCs w:val="22"/>
        </w:rPr>
        <w:t xml:space="preserve"> (PPF) has</w:t>
      </w:r>
      <w:r w:rsidR="00EC56ED" w:rsidRPr="00867CB4">
        <w:rPr>
          <w:rFonts w:ascii="Calibri" w:hAnsi="Calibri" w:cs="Calibri"/>
          <w:sz w:val="22"/>
          <w:szCs w:val="22"/>
        </w:rPr>
        <w:t xml:space="preserve"> </w:t>
      </w:r>
      <w:r w:rsidR="00036F33" w:rsidRPr="00867CB4">
        <w:rPr>
          <w:rFonts w:ascii="Calibri" w:hAnsi="Calibri" w:cs="Calibri"/>
          <w:sz w:val="22"/>
          <w:szCs w:val="22"/>
        </w:rPr>
        <w:t>been generated for any qualified member.</w:t>
      </w:r>
      <w:r w:rsidR="00153BF7" w:rsidRPr="00867CB4">
        <w:rPr>
          <w:rFonts w:ascii="Calibri" w:hAnsi="Calibri" w:cs="Calibri"/>
          <w:sz w:val="22"/>
          <w:szCs w:val="22"/>
        </w:rPr>
        <w:t xml:space="preserve"> </w:t>
      </w:r>
      <w:r w:rsidR="00A35212" w:rsidRPr="00A35212">
        <w:rPr>
          <w:rFonts w:ascii="Calibri" w:hAnsi="Calibri" w:cs="Calibri"/>
          <w:sz w:val="22"/>
          <w:szCs w:val="22"/>
        </w:rPr>
        <w:t xml:space="preserve">The </w:t>
      </w:r>
      <w:r w:rsidR="0076133F" w:rsidRPr="00A35212">
        <w:rPr>
          <w:rFonts w:ascii="Calibri" w:hAnsi="Calibri" w:cs="Calibri"/>
          <w:sz w:val="22"/>
          <w:szCs w:val="22"/>
        </w:rPr>
        <w:t>system’s</w:t>
      </w:r>
      <w:r w:rsidR="00A35212" w:rsidRPr="00A35212">
        <w:rPr>
          <w:rFonts w:ascii="Calibri" w:hAnsi="Calibri" w:cs="Calibri"/>
          <w:sz w:val="22"/>
          <w:szCs w:val="22"/>
        </w:rPr>
        <w:t xml:space="preserve"> behavior varies across different stages</w:t>
      </w:r>
      <w:r w:rsidR="00951CDE" w:rsidRPr="00867CB4">
        <w:rPr>
          <w:rFonts w:ascii="Calibri" w:hAnsi="Calibri" w:cs="Calibri"/>
          <w:sz w:val="22"/>
          <w:szCs w:val="22"/>
        </w:rPr>
        <w:t>.</w:t>
      </w:r>
    </w:p>
    <w:p w14:paraId="7718EFF4" w14:textId="77777777" w:rsidR="00C12C95" w:rsidRDefault="00C12C95" w:rsidP="0029460E">
      <w:pPr>
        <w:ind w:left="720"/>
        <w:rPr>
          <w:rFonts w:ascii="Calibri" w:hAnsi="Calibri" w:cs="Calibri"/>
          <w:sz w:val="22"/>
          <w:szCs w:val="22"/>
        </w:rPr>
      </w:pPr>
    </w:p>
    <w:p w14:paraId="70CF83C4" w14:textId="294C8511" w:rsidR="00951CDE" w:rsidRPr="00C12854" w:rsidRDefault="004E0DA9" w:rsidP="00BD4032">
      <w:pPr>
        <w:pStyle w:val="ListParagraph"/>
        <w:numPr>
          <w:ilvl w:val="0"/>
          <w:numId w:val="27"/>
        </w:numPr>
        <w:rPr>
          <w:rFonts w:ascii="Calibri" w:hAnsi="Calibri" w:cs="Calibri"/>
          <w:sz w:val="22"/>
          <w:szCs w:val="22"/>
        </w:rPr>
      </w:pPr>
      <w:r w:rsidRPr="004E0DA9">
        <w:rPr>
          <w:rFonts w:ascii="Calibri" w:hAnsi="Calibri" w:cs="Calibri"/>
          <w:color w:val="060808" w:themeColor="text1"/>
          <w:sz w:val="22"/>
          <w:szCs w:val="22"/>
        </w:rPr>
        <w:t>During Selection/Bypass Process (No RRV Calls Initiated Yet)</w:t>
      </w:r>
      <w:r w:rsidR="00C12854">
        <w:rPr>
          <w:rFonts w:ascii="Calibri" w:hAnsi="Calibri" w:cs="Calibri"/>
          <w:color w:val="060808" w:themeColor="text1"/>
          <w:sz w:val="22"/>
          <w:szCs w:val="22"/>
        </w:rPr>
        <w:t>.</w:t>
      </w:r>
    </w:p>
    <w:p w14:paraId="7345263F" w14:textId="06B49F86" w:rsidR="00AA2320" w:rsidRPr="007C117B" w:rsidRDefault="00AA2320" w:rsidP="00BD4032">
      <w:pPr>
        <w:pStyle w:val="ListParagraph"/>
        <w:numPr>
          <w:ilvl w:val="1"/>
          <w:numId w:val="27"/>
        </w:numPr>
        <w:spacing w:line="252" w:lineRule="auto"/>
        <w:rPr>
          <w:rFonts w:ascii="Calibri" w:hAnsi="Calibri" w:cs="Calibri"/>
          <w:color w:val="060808" w:themeColor="text1"/>
          <w:sz w:val="22"/>
          <w:szCs w:val="22"/>
        </w:rPr>
      </w:pPr>
      <w:r w:rsidRPr="007C117B">
        <w:rPr>
          <w:rFonts w:ascii="Calibri" w:hAnsi="Calibri" w:cs="Calibri"/>
          <w:color w:val="060808" w:themeColor="text1"/>
          <w:sz w:val="22"/>
          <w:szCs w:val="22"/>
        </w:rPr>
        <w:t>Redetermine</w:t>
      </w:r>
      <w:r w:rsidR="001623FA">
        <w:rPr>
          <w:rFonts w:ascii="Calibri" w:hAnsi="Calibri" w:cs="Calibri"/>
          <w:color w:val="060808" w:themeColor="text1"/>
          <w:sz w:val="22"/>
          <w:szCs w:val="22"/>
        </w:rPr>
        <w:t>s</w:t>
      </w:r>
      <w:r w:rsidRPr="007C117B">
        <w:rPr>
          <w:rFonts w:ascii="Calibri" w:hAnsi="Calibri" w:cs="Calibri"/>
          <w:color w:val="060808" w:themeColor="text1"/>
          <w:sz w:val="22"/>
          <w:szCs w:val="22"/>
        </w:rPr>
        <w:t xml:space="preserve"> the current year submitted eligibility </w:t>
      </w:r>
      <w:r w:rsidR="006D6708">
        <w:rPr>
          <w:rFonts w:ascii="Calibri" w:hAnsi="Calibri" w:cs="Calibri"/>
          <w:color w:val="060808" w:themeColor="text1"/>
          <w:sz w:val="22"/>
          <w:szCs w:val="22"/>
        </w:rPr>
        <w:t xml:space="preserve">and follows the process specific rules (such as </w:t>
      </w:r>
      <w:r w:rsidR="00FB706B" w:rsidRPr="007C117B">
        <w:rPr>
          <w:rFonts w:ascii="Calibri" w:hAnsi="Calibri" w:cs="Calibri"/>
          <w:color w:val="060808" w:themeColor="text1"/>
          <w:sz w:val="22"/>
          <w:szCs w:val="22"/>
        </w:rPr>
        <w:t>applying</w:t>
      </w:r>
      <w:r w:rsidRPr="007C117B">
        <w:rPr>
          <w:rFonts w:ascii="Calibri" w:hAnsi="Calibri" w:cs="Calibri"/>
          <w:color w:val="060808" w:themeColor="text1"/>
          <w:sz w:val="22"/>
          <w:szCs w:val="22"/>
        </w:rPr>
        <w:t xml:space="preserve"> the manually verified data and </w:t>
      </w:r>
      <w:r w:rsidR="00FB706B" w:rsidRPr="007C117B">
        <w:rPr>
          <w:rFonts w:ascii="Calibri" w:hAnsi="Calibri" w:cs="Calibri"/>
          <w:color w:val="060808" w:themeColor="text1"/>
          <w:sz w:val="22"/>
          <w:szCs w:val="22"/>
        </w:rPr>
        <w:t>considering</w:t>
      </w:r>
      <w:r w:rsidRPr="007C117B">
        <w:rPr>
          <w:rFonts w:ascii="Calibri" w:hAnsi="Calibri" w:cs="Calibri"/>
          <w:color w:val="060808" w:themeColor="text1"/>
          <w:sz w:val="22"/>
          <w:szCs w:val="22"/>
        </w:rPr>
        <w:t xml:space="preserve"> the RFI status to be manually verified</w:t>
      </w:r>
      <w:r w:rsidR="006D6708">
        <w:rPr>
          <w:rFonts w:ascii="Calibri" w:hAnsi="Calibri" w:cs="Calibri"/>
          <w:color w:val="060808" w:themeColor="text1"/>
          <w:sz w:val="22"/>
          <w:szCs w:val="22"/>
        </w:rPr>
        <w:t>)</w:t>
      </w:r>
      <w:r w:rsidRPr="007C117B">
        <w:rPr>
          <w:rFonts w:ascii="Calibri" w:hAnsi="Calibri" w:cs="Calibri"/>
          <w:color w:val="060808" w:themeColor="text1"/>
          <w:sz w:val="22"/>
          <w:szCs w:val="22"/>
        </w:rPr>
        <w:t>.</w:t>
      </w:r>
    </w:p>
    <w:p w14:paraId="4E37B753" w14:textId="4E086407" w:rsidR="00AA2320" w:rsidRPr="007C117B" w:rsidRDefault="002C3EBB" w:rsidP="00BD4032">
      <w:pPr>
        <w:pStyle w:val="ListParagraph"/>
        <w:numPr>
          <w:ilvl w:val="1"/>
          <w:numId w:val="27"/>
        </w:numPr>
        <w:spacing w:line="252" w:lineRule="auto"/>
        <w:rPr>
          <w:rFonts w:ascii="Calibri" w:hAnsi="Calibri" w:cs="Calibri"/>
          <w:color w:val="060808" w:themeColor="text1"/>
          <w:sz w:val="22"/>
          <w:szCs w:val="22"/>
        </w:rPr>
      </w:pPr>
      <w:r>
        <w:rPr>
          <w:rFonts w:ascii="Calibri" w:hAnsi="Calibri" w:cs="Calibri"/>
          <w:color w:val="060808" w:themeColor="text1"/>
          <w:sz w:val="22"/>
          <w:szCs w:val="22"/>
        </w:rPr>
        <w:t xml:space="preserve">After determination, </w:t>
      </w:r>
      <w:r w:rsidR="00AA2320" w:rsidRPr="007C117B">
        <w:rPr>
          <w:rFonts w:ascii="Calibri" w:hAnsi="Calibri" w:cs="Calibri"/>
          <w:color w:val="060808" w:themeColor="text1"/>
          <w:sz w:val="22"/>
          <w:szCs w:val="22"/>
        </w:rPr>
        <w:t>If the renewal period is in progress, do not create renewal eligibility, the selection/bypass process (</w:t>
      </w:r>
      <w:r w:rsidR="003849DF">
        <w:rPr>
          <w:rFonts w:ascii="Calibri" w:hAnsi="Calibri" w:cs="Calibri"/>
          <w:color w:val="060808" w:themeColor="text1"/>
          <w:sz w:val="22"/>
          <w:szCs w:val="22"/>
        </w:rPr>
        <w:t>Bat</w:t>
      </w:r>
      <w:r w:rsidR="00727422">
        <w:rPr>
          <w:rFonts w:ascii="Calibri" w:hAnsi="Calibri" w:cs="Calibri"/>
          <w:color w:val="060808" w:themeColor="text1"/>
          <w:sz w:val="22"/>
          <w:szCs w:val="22"/>
        </w:rPr>
        <w:t xml:space="preserve">ch </w:t>
      </w:r>
      <w:r w:rsidR="00AA2320" w:rsidRPr="007C117B">
        <w:rPr>
          <w:rFonts w:ascii="Calibri" w:hAnsi="Calibri" w:cs="Calibri"/>
          <w:color w:val="060808" w:themeColor="text1"/>
          <w:sz w:val="22"/>
          <w:szCs w:val="22"/>
        </w:rPr>
        <w:t>40A and 40B) will process the application if it still qualifies the criteria.</w:t>
      </w:r>
    </w:p>
    <w:p w14:paraId="4A80C5BE" w14:textId="267B99F4" w:rsidR="00AA2320" w:rsidRPr="007C117B" w:rsidRDefault="002C3EBB" w:rsidP="00BD4032">
      <w:pPr>
        <w:pStyle w:val="ListParagraph"/>
        <w:numPr>
          <w:ilvl w:val="1"/>
          <w:numId w:val="27"/>
        </w:numPr>
        <w:spacing w:line="252" w:lineRule="auto"/>
        <w:rPr>
          <w:rFonts w:ascii="Calibri" w:hAnsi="Calibri" w:cs="Calibri"/>
          <w:color w:val="060808" w:themeColor="text1"/>
          <w:sz w:val="22"/>
          <w:szCs w:val="22"/>
        </w:rPr>
      </w:pPr>
      <w:r>
        <w:rPr>
          <w:rFonts w:ascii="Calibri" w:hAnsi="Calibri" w:cs="Calibri"/>
          <w:color w:val="060808" w:themeColor="text1"/>
          <w:sz w:val="22"/>
          <w:szCs w:val="22"/>
        </w:rPr>
        <w:t xml:space="preserve">After determination, </w:t>
      </w:r>
      <w:r w:rsidR="00AA2320" w:rsidRPr="007C117B">
        <w:rPr>
          <w:rFonts w:ascii="Calibri" w:hAnsi="Calibri" w:cs="Calibri"/>
          <w:color w:val="060808" w:themeColor="text1"/>
          <w:sz w:val="22"/>
          <w:szCs w:val="22"/>
        </w:rPr>
        <w:t xml:space="preserve">If the renewal period has passed and we are in propagation period: </w:t>
      </w:r>
    </w:p>
    <w:p w14:paraId="492ED4A7" w14:textId="7939BAD2" w:rsidR="00AA2320" w:rsidRPr="007C117B" w:rsidRDefault="00AA2320" w:rsidP="00BD4032">
      <w:pPr>
        <w:pStyle w:val="ListParagraph"/>
        <w:numPr>
          <w:ilvl w:val="2"/>
          <w:numId w:val="27"/>
        </w:numPr>
        <w:spacing w:line="252" w:lineRule="auto"/>
        <w:rPr>
          <w:rFonts w:ascii="Calibri" w:hAnsi="Calibri" w:cs="Calibri"/>
          <w:color w:val="060808" w:themeColor="text1"/>
          <w:sz w:val="22"/>
          <w:szCs w:val="22"/>
        </w:rPr>
      </w:pPr>
      <w:r w:rsidRPr="007C117B">
        <w:rPr>
          <w:rFonts w:ascii="Calibri" w:hAnsi="Calibri" w:cs="Calibri"/>
          <w:color w:val="060808" w:themeColor="text1"/>
          <w:sz w:val="22"/>
          <w:szCs w:val="22"/>
        </w:rPr>
        <w:t>QHP only HH application</w:t>
      </w:r>
      <w:r w:rsidR="002C3EBB">
        <w:rPr>
          <w:rFonts w:ascii="Calibri" w:hAnsi="Calibri" w:cs="Calibri"/>
          <w:color w:val="060808" w:themeColor="text1"/>
          <w:sz w:val="22"/>
          <w:szCs w:val="22"/>
        </w:rPr>
        <w:t xml:space="preserve">: </w:t>
      </w:r>
      <w:r w:rsidR="002C3EBB" w:rsidRPr="007C117B">
        <w:rPr>
          <w:rFonts w:ascii="Calibri" w:hAnsi="Calibri" w:cs="Calibri"/>
          <w:color w:val="060808" w:themeColor="text1"/>
          <w:sz w:val="22"/>
          <w:szCs w:val="22"/>
        </w:rPr>
        <w:t>Auto</w:t>
      </w:r>
      <w:r w:rsidRPr="007C117B">
        <w:rPr>
          <w:rFonts w:ascii="Calibri" w:hAnsi="Calibri" w:cs="Calibri"/>
          <w:color w:val="060808" w:themeColor="text1"/>
          <w:sz w:val="22"/>
          <w:szCs w:val="22"/>
        </w:rPr>
        <w:t xml:space="preserve"> propagation.</w:t>
      </w:r>
    </w:p>
    <w:p w14:paraId="24A0E136" w14:textId="61BE5BEF" w:rsidR="00AA2320" w:rsidRPr="007C117B" w:rsidRDefault="00AA2320" w:rsidP="00BD4032">
      <w:pPr>
        <w:pStyle w:val="ListParagraph"/>
        <w:numPr>
          <w:ilvl w:val="2"/>
          <w:numId w:val="27"/>
        </w:numPr>
        <w:spacing w:line="252" w:lineRule="auto"/>
        <w:rPr>
          <w:rFonts w:ascii="Calibri" w:hAnsi="Calibri" w:cs="Calibri"/>
          <w:color w:val="060808" w:themeColor="text1"/>
          <w:sz w:val="22"/>
          <w:szCs w:val="22"/>
        </w:rPr>
      </w:pPr>
      <w:r w:rsidRPr="007C117B">
        <w:rPr>
          <w:rFonts w:ascii="Calibri" w:hAnsi="Calibri" w:cs="Calibri"/>
          <w:color w:val="060808" w:themeColor="text1"/>
          <w:sz w:val="22"/>
          <w:szCs w:val="22"/>
        </w:rPr>
        <w:t xml:space="preserve">Mixed HH </w:t>
      </w:r>
      <w:r w:rsidR="005A3E14" w:rsidRPr="007C117B">
        <w:rPr>
          <w:rFonts w:ascii="Calibri" w:hAnsi="Calibri" w:cs="Calibri"/>
          <w:color w:val="060808" w:themeColor="text1"/>
          <w:sz w:val="22"/>
          <w:szCs w:val="22"/>
        </w:rPr>
        <w:t>application</w:t>
      </w:r>
      <w:r w:rsidR="005A3E14">
        <w:rPr>
          <w:rFonts w:ascii="Calibri" w:hAnsi="Calibri" w:cs="Calibri"/>
          <w:color w:val="060808" w:themeColor="text1"/>
          <w:sz w:val="22"/>
          <w:szCs w:val="22"/>
        </w:rPr>
        <w:t xml:space="preserve">: </w:t>
      </w:r>
      <w:r w:rsidR="005A3E14" w:rsidRPr="007C117B">
        <w:rPr>
          <w:rFonts w:ascii="Calibri" w:hAnsi="Calibri" w:cs="Calibri"/>
          <w:color w:val="060808" w:themeColor="text1"/>
          <w:sz w:val="22"/>
          <w:szCs w:val="22"/>
        </w:rPr>
        <w:t>Auto</w:t>
      </w:r>
      <w:r w:rsidRPr="007C117B">
        <w:rPr>
          <w:rFonts w:ascii="Calibri" w:hAnsi="Calibri" w:cs="Calibri"/>
          <w:color w:val="060808" w:themeColor="text1"/>
          <w:sz w:val="22"/>
          <w:szCs w:val="22"/>
        </w:rPr>
        <w:t xml:space="preserve"> propagation.</w:t>
      </w:r>
      <w:r w:rsidRPr="007C117B">
        <w:rPr>
          <w:rFonts w:ascii="Calibri" w:hAnsi="Calibri" w:cs="Calibri"/>
          <w:color w:val="060808" w:themeColor="text1"/>
          <w:sz w:val="22"/>
          <w:szCs w:val="22"/>
        </w:rPr>
        <w:tab/>
      </w:r>
    </w:p>
    <w:p w14:paraId="4AECA697" w14:textId="0FD3DC69" w:rsidR="00AA2320" w:rsidRPr="007C117B" w:rsidRDefault="00AA2320" w:rsidP="00BD4032">
      <w:pPr>
        <w:pStyle w:val="ListParagraph"/>
        <w:numPr>
          <w:ilvl w:val="2"/>
          <w:numId w:val="27"/>
        </w:numPr>
        <w:spacing w:line="252" w:lineRule="auto"/>
        <w:rPr>
          <w:rFonts w:ascii="Calibri" w:hAnsi="Calibri" w:cs="Calibri"/>
          <w:color w:val="060808" w:themeColor="text1"/>
          <w:sz w:val="22"/>
          <w:szCs w:val="22"/>
        </w:rPr>
      </w:pPr>
      <w:r w:rsidRPr="007C117B">
        <w:rPr>
          <w:rFonts w:ascii="Calibri" w:hAnsi="Calibri" w:cs="Calibri"/>
          <w:color w:val="060808" w:themeColor="text1"/>
          <w:sz w:val="22"/>
          <w:szCs w:val="22"/>
        </w:rPr>
        <w:t>Medicaid only HH</w:t>
      </w:r>
      <w:r w:rsidR="005A3E14">
        <w:rPr>
          <w:rFonts w:ascii="Calibri" w:hAnsi="Calibri" w:cs="Calibri"/>
          <w:color w:val="060808" w:themeColor="text1"/>
          <w:sz w:val="22"/>
          <w:szCs w:val="22"/>
        </w:rPr>
        <w:t xml:space="preserve">: </w:t>
      </w:r>
    </w:p>
    <w:p w14:paraId="73BFBDC1" w14:textId="6ED70D25" w:rsidR="00AA2320" w:rsidRPr="007C117B" w:rsidRDefault="00AA2320" w:rsidP="00BD4032">
      <w:pPr>
        <w:pStyle w:val="ListParagraph"/>
        <w:numPr>
          <w:ilvl w:val="3"/>
          <w:numId w:val="27"/>
        </w:numPr>
        <w:spacing w:line="252" w:lineRule="auto"/>
        <w:rPr>
          <w:rFonts w:ascii="Calibri" w:hAnsi="Calibri" w:cs="Calibri"/>
          <w:color w:val="060808" w:themeColor="text1"/>
          <w:sz w:val="22"/>
          <w:szCs w:val="22"/>
        </w:rPr>
      </w:pPr>
      <w:r w:rsidRPr="007C117B">
        <w:rPr>
          <w:rFonts w:ascii="Calibri" w:hAnsi="Calibri" w:cs="Calibri"/>
          <w:color w:val="060808" w:themeColor="text1"/>
          <w:sz w:val="22"/>
          <w:szCs w:val="22"/>
        </w:rPr>
        <w:t xml:space="preserve">If </w:t>
      </w:r>
      <w:r w:rsidR="001A733E">
        <w:rPr>
          <w:rFonts w:ascii="Calibri" w:hAnsi="Calibri" w:cs="Calibri"/>
          <w:color w:val="060808" w:themeColor="text1"/>
          <w:sz w:val="22"/>
          <w:szCs w:val="22"/>
        </w:rPr>
        <w:t>any member is QDP eligible</w:t>
      </w:r>
      <w:r w:rsidRPr="007C117B">
        <w:rPr>
          <w:rFonts w:ascii="Calibri" w:hAnsi="Calibri" w:cs="Calibri"/>
          <w:color w:val="060808" w:themeColor="text1"/>
          <w:sz w:val="22"/>
          <w:szCs w:val="22"/>
        </w:rPr>
        <w:t>, the</w:t>
      </w:r>
      <w:r w:rsidR="001A733E">
        <w:rPr>
          <w:rFonts w:ascii="Calibri" w:hAnsi="Calibri" w:cs="Calibri"/>
          <w:color w:val="060808" w:themeColor="text1"/>
          <w:sz w:val="22"/>
          <w:szCs w:val="22"/>
        </w:rPr>
        <w:t>n</w:t>
      </w:r>
      <w:r w:rsidRPr="007C117B">
        <w:rPr>
          <w:rFonts w:ascii="Calibri" w:hAnsi="Calibri" w:cs="Calibri"/>
          <w:color w:val="060808" w:themeColor="text1"/>
          <w:sz w:val="22"/>
          <w:szCs w:val="22"/>
        </w:rPr>
        <w:t xml:space="preserve"> auto-propagation.</w:t>
      </w:r>
    </w:p>
    <w:p w14:paraId="1DDF7938" w14:textId="5F5C8A29" w:rsidR="00AA2320" w:rsidRDefault="00AA2320" w:rsidP="00BD4032">
      <w:pPr>
        <w:pStyle w:val="ListParagraph"/>
        <w:numPr>
          <w:ilvl w:val="3"/>
          <w:numId w:val="27"/>
        </w:numPr>
        <w:spacing w:line="252" w:lineRule="auto"/>
        <w:rPr>
          <w:rFonts w:ascii="Calibri" w:hAnsi="Calibri" w:cs="Calibri"/>
          <w:color w:val="060808" w:themeColor="text1"/>
          <w:sz w:val="22"/>
          <w:szCs w:val="22"/>
        </w:rPr>
      </w:pPr>
      <w:r w:rsidRPr="007C117B">
        <w:rPr>
          <w:rFonts w:ascii="Calibri" w:hAnsi="Calibri" w:cs="Calibri"/>
          <w:color w:val="060808" w:themeColor="text1"/>
          <w:sz w:val="22"/>
          <w:szCs w:val="22"/>
        </w:rPr>
        <w:t xml:space="preserve">If </w:t>
      </w:r>
      <w:r w:rsidR="006B3508">
        <w:rPr>
          <w:rFonts w:ascii="Calibri" w:hAnsi="Calibri" w:cs="Calibri"/>
          <w:color w:val="060808" w:themeColor="text1"/>
          <w:sz w:val="22"/>
          <w:szCs w:val="22"/>
        </w:rPr>
        <w:t>not</w:t>
      </w:r>
      <w:r w:rsidRPr="007C117B">
        <w:rPr>
          <w:rFonts w:ascii="Calibri" w:hAnsi="Calibri" w:cs="Calibri"/>
          <w:color w:val="060808" w:themeColor="text1"/>
          <w:sz w:val="22"/>
          <w:szCs w:val="22"/>
        </w:rPr>
        <w:t>, the</w:t>
      </w:r>
      <w:r w:rsidR="00ED1479">
        <w:rPr>
          <w:rFonts w:ascii="Calibri" w:hAnsi="Calibri" w:cs="Calibri"/>
          <w:color w:val="060808" w:themeColor="text1"/>
          <w:sz w:val="22"/>
          <w:szCs w:val="22"/>
        </w:rPr>
        <w:t xml:space="preserve">n do not auto </w:t>
      </w:r>
      <w:r w:rsidRPr="007C117B">
        <w:rPr>
          <w:rFonts w:ascii="Calibri" w:hAnsi="Calibri" w:cs="Calibri"/>
          <w:color w:val="060808" w:themeColor="text1"/>
          <w:sz w:val="22"/>
          <w:szCs w:val="22"/>
        </w:rPr>
        <w:t>propagat</w:t>
      </w:r>
      <w:r w:rsidR="00A83FA1">
        <w:rPr>
          <w:rFonts w:ascii="Calibri" w:hAnsi="Calibri" w:cs="Calibri"/>
          <w:color w:val="060808" w:themeColor="text1"/>
          <w:sz w:val="22"/>
          <w:szCs w:val="22"/>
        </w:rPr>
        <w:t>e</w:t>
      </w:r>
      <w:r w:rsidRPr="007C117B">
        <w:rPr>
          <w:rFonts w:ascii="Calibri" w:hAnsi="Calibri" w:cs="Calibri"/>
          <w:color w:val="060808" w:themeColor="text1"/>
          <w:sz w:val="22"/>
          <w:szCs w:val="22"/>
        </w:rPr>
        <w:t>.</w:t>
      </w:r>
    </w:p>
    <w:p w14:paraId="270ECF3A" w14:textId="77777777" w:rsidR="00A14083" w:rsidRDefault="00A14083" w:rsidP="00A14083">
      <w:pPr>
        <w:pStyle w:val="ListParagraph"/>
        <w:spacing w:line="252" w:lineRule="auto"/>
        <w:ind w:left="3240"/>
        <w:rPr>
          <w:rFonts w:ascii="Calibri" w:hAnsi="Calibri" w:cs="Calibri"/>
          <w:color w:val="060808" w:themeColor="text1"/>
          <w:sz w:val="22"/>
          <w:szCs w:val="22"/>
        </w:rPr>
      </w:pPr>
    </w:p>
    <w:p w14:paraId="52FC99B7" w14:textId="36A16DC7" w:rsidR="00B104A9" w:rsidRDefault="00A14083" w:rsidP="00BB11F6">
      <w:pPr>
        <w:spacing w:line="252" w:lineRule="auto"/>
        <w:ind w:left="1080"/>
        <w:rPr>
          <w:rFonts w:ascii="Calibri" w:hAnsi="Calibri" w:cs="Calibri"/>
          <w:i/>
          <w:iCs/>
          <w:color w:val="060808" w:themeColor="text1"/>
          <w:sz w:val="20"/>
          <w:szCs w:val="20"/>
        </w:rPr>
      </w:pPr>
      <w:r w:rsidRPr="00A14083">
        <w:rPr>
          <w:rFonts w:ascii="Calibri" w:hAnsi="Calibri" w:cs="Calibri"/>
          <w:i/>
          <w:iCs/>
          <w:color w:val="060808" w:themeColor="text1"/>
          <w:sz w:val="20"/>
          <w:szCs w:val="20"/>
        </w:rPr>
        <w:t xml:space="preserve">Note- </w:t>
      </w:r>
      <w:r w:rsidR="00BB11F6" w:rsidRPr="00BB11F6">
        <w:rPr>
          <w:rFonts w:ascii="Calibri" w:hAnsi="Calibri" w:cs="Calibri"/>
          <w:i/>
          <w:iCs/>
          <w:color w:val="060808" w:themeColor="text1"/>
          <w:sz w:val="20"/>
          <w:szCs w:val="20"/>
        </w:rPr>
        <w:t>If RFI is verified but eligibility is not redetermined, the</w:t>
      </w:r>
      <w:r w:rsidRPr="00A14083">
        <w:rPr>
          <w:rFonts w:ascii="Calibri" w:hAnsi="Calibri" w:cs="Calibri"/>
          <w:i/>
          <w:iCs/>
          <w:color w:val="060808" w:themeColor="text1"/>
          <w:sz w:val="20"/>
          <w:szCs w:val="20"/>
        </w:rPr>
        <w:t xml:space="preserve"> system </w:t>
      </w:r>
      <w:r w:rsidR="00BB11F6" w:rsidRPr="00BB11F6">
        <w:rPr>
          <w:rFonts w:ascii="Calibri" w:hAnsi="Calibri" w:cs="Calibri"/>
          <w:i/>
          <w:iCs/>
          <w:color w:val="060808" w:themeColor="text1"/>
          <w:sz w:val="20"/>
          <w:szCs w:val="20"/>
        </w:rPr>
        <w:t>still treats</w:t>
      </w:r>
      <w:r w:rsidRPr="00A14083">
        <w:rPr>
          <w:rFonts w:ascii="Calibri" w:hAnsi="Calibri" w:cs="Calibri"/>
          <w:i/>
          <w:iCs/>
          <w:color w:val="060808" w:themeColor="text1"/>
          <w:sz w:val="20"/>
          <w:szCs w:val="20"/>
        </w:rPr>
        <w:t xml:space="preserve"> the data as “</w:t>
      </w:r>
      <w:r w:rsidR="00BB11F6" w:rsidRPr="00BB11F6">
        <w:rPr>
          <w:rFonts w:ascii="Calibri" w:hAnsi="Calibri" w:cs="Calibri"/>
          <w:i/>
          <w:iCs/>
          <w:color w:val="060808" w:themeColor="text1"/>
          <w:sz w:val="20"/>
          <w:szCs w:val="20"/>
        </w:rPr>
        <w:t>manually</w:t>
      </w:r>
      <w:r w:rsidRPr="00A14083">
        <w:rPr>
          <w:rFonts w:ascii="Calibri" w:hAnsi="Calibri" w:cs="Calibri"/>
          <w:i/>
          <w:iCs/>
          <w:color w:val="060808" w:themeColor="text1"/>
          <w:sz w:val="20"/>
          <w:szCs w:val="20"/>
        </w:rPr>
        <w:t xml:space="preserve"> verified” for reasonable compatibility.</w:t>
      </w:r>
    </w:p>
    <w:p w14:paraId="53EBD7FE" w14:textId="77777777" w:rsidR="00366A29" w:rsidRPr="00A14083" w:rsidRDefault="00366A29" w:rsidP="00A14083">
      <w:pPr>
        <w:spacing w:line="252" w:lineRule="auto"/>
        <w:rPr>
          <w:rFonts w:ascii="Calibri" w:hAnsi="Calibri" w:cs="Calibri"/>
          <w:i/>
          <w:iCs/>
          <w:color w:val="060808" w:themeColor="text1"/>
          <w:sz w:val="20"/>
          <w:szCs w:val="20"/>
        </w:rPr>
      </w:pPr>
    </w:p>
    <w:p w14:paraId="31BF4A0B" w14:textId="3371FB1D" w:rsidR="00AA2320" w:rsidRPr="000443FC" w:rsidRDefault="008A52F1" w:rsidP="00BD4032">
      <w:pPr>
        <w:pStyle w:val="ListParagraph"/>
        <w:numPr>
          <w:ilvl w:val="0"/>
          <w:numId w:val="27"/>
        </w:numPr>
        <w:spacing w:line="252" w:lineRule="auto"/>
        <w:rPr>
          <w:rFonts w:ascii="Calibri" w:hAnsi="Calibri" w:cs="Calibri"/>
          <w:color w:val="060808" w:themeColor="text1"/>
          <w:sz w:val="22"/>
          <w:szCs w:val="22"/>
        </w:rPr>
      </w:pPr>
      <w:r w:rsidRPr="008A52F1">
        <w:rPr>
          <w:rFonts w:ascii="Calibri" w:eastAsiaTheme="minorEastAsia" w:hAnsi="Calibri" w:cs="Calibri"/>
          <w:sz w:val="22"/>
          <w:szCs w:val="22"/>
        </w:rPr>
        <w:t>RRV Calls Initiated</w:t>
      </w:r>
      <w:r>
        <w:rPr>
          <w:rFonts w:ascii="Calibri" w:eastAsiaTheme="minorEastAsia" w:hAnsi="Calibri" w:cs="Calibri"/>
          <w:sz w:val="22"/>
          <w:szCs w:val="22"/>
        </w:rPr>
        <w:t xml:space="preserve"> for </w:t>
      </w:r>
      <w:r w:rsidR="00557877">
        <w:rPr>
          <w:rFonts w:ascii="Calibri" w:eastAsiaTheme="minorEastAsia" w:hAnsi="Calibri" w:cs="Calibri"/>
          <w:sz w:val="22"/>
          <w:szCs w:val="22"/>
        </w:rPr>
        <w:t xml:space="preserve">qualified and impacted </w:t>
      </w:r>
      <w:r w:rsidR="007073DF">
        <w:rPr>
          <w:rFonts w:ascii="Calibri" w:eastAsiaTheme="minorEastAsia" w:hAnsi="Calibri" w:cs="Calibri"/>
          <w:sz w:val="22"/>
          <w:szCs w:val="22"/>
        </w:rPr>
        <w:t>members,</w:t>
      </w:r>
      <w:r w:rsidRPr="008A52F1">
        <w:rPr>
          <w:rFonts w:ascii="Calibri" w:eastAsiaTheme="minorEastAsia" w:hAnsi="Calibri" w:cs="Calibri"/>
          <w:sz w:val="22"/>
          <w:szCs w:val="22"/>
        </w:rPr>
        <w:t xml:space="preserve"> but Preliminary Eligibility</w:t>
      </w:r>
      <w:r w:rsidR="00653160">
        <w:rPr>
          <w:rFonts w:ascii="Calibri" w:eastAsiaTheme="minorEastAsia" w:hAnsi="Calibri" w:cs="Calibri"/>
          <w:sz w:val="22"/>
          <w:szCs w:val="22"/>
        </w:rPr>
        <w:t xml:space="preserve"> is</w:t>
      </w:r>
      <w:r w:rsidRPr="008A52F1">
        <w:rPr>
          <w:rFonts w:ascii="Calibri" w:eastAsiaTheme="minorEastAsia" w:hAnsi="Calibri" w:cs="Calibri"/>
          <w:sz w:val="22"/>
          <w:szCs w:val="22"/>
        </w:rPr>
        <w:t xml:space="preserve"> </w:t>
      </w:r>
      <w:r w:rsidR="00BF7B1A">
        <w:rPr>
          <w:rFonts w:ascii="Calibri" w:eastAsiaTheme="minorEastAsia" w:hAnsi="Calibri" w:cs="Calibri"/>
          <w:sz w:val="22"/>
          <w:szCs w:val="22"/>
        </w:rPr>
        <w:t>n</w:t>
      </w:r>
      <w:r w:rsidRPr="008A52F1">
        <w:rPr>
          <w:rFonts w:ascii="Calibri" w:eastAsiaTheme="minorEastAsia" w:hAnsi="Calibri" w:cs="Calibri"/>
          <w:sz w:val="22"/>
          <w:szCs w:val="22"/>
        </w:rPr>
        <w:t xml:space="preserve">ot Yet </w:t>
      </w:r>
      <w:r w:rsidR="008C7850">
        <w:rPr>
          <w:rFonts w:ascii="Calibri" w:eastAsiaTheme="minorEastAsia" w:hAnsi="Calibri" w:cs="Calibri"/>
          <w:sz w:val="22"/>
          <w:szCs w:val="22"/>
        </w:rPr>
        <w:t>c</w:t>
      </w:r>
      <w:r w:rsidRPr="008A52F1">
        <w:rPr>
          <w:rFonts w:ascii="Calibri" w:eastAsiaTheme="minorEastAsia" w:hAnsi="Calibri" w:cs="Calibri"/>
          <w:sz w:val="22"/>
          <w:szCs w:val="22"/>
        </w:rPr>
        <w:t>reated</w:t>
      </w:r>
      <w:r w:rsidR="000443FC">
        <w:rPr>
          <w:rFonts w:ascii="Calibri" w:eastAsiaTheme="minorEastAsia" w:hAnsi="Calibri" w:cs="Calibri"/>
          <w:sz w:val="22"/>
          <w:szCs w:val="22"/>
        </w:rPr>
        <w:t xml:space="preserve">. </w:t>
      </w:r>
    </w:p>
    <w:p w14:paraId="5F2E472B" w14:textId="01752B43" w:rsidR="00074B6D" w:rsidRPr="007C117B" w:rsidRDefault="00074B6D" w:rsidP="00BD4032">
      <w:pPr>
        <w:pStyle w:val="ListParagraph"/>
        <w:numPr>
          <w:ilvl w:val="1"/>
          <w:numId w:val="27"/>
        </w:numPr>
        <w:spacing w:line="252" w:lineRule="auto"/>
        <w:rPr>
          <w:rFonts w:ascii="Calibri" w:hAnsi="Calibri" w:cs="Calibri"/>
          <w:color w:val="060808" w:themeColor="text1"/>
          <w:sz w:val="22"/>
          <w:szCs w:val="22"/>
        </w:rPr>
      </w:pPr>
      <w:r w:rsidRPr="007C117B">
        <w:rPr>
          <w:rFonts w:ascii="Calibri" w:hAnsi="Calibri" w:cs="Calibri"/>
          <w:color w:val="060808" w:themeColor="text1"/>
          <w:sz w:val="22"/>
          <w:szCs w:val="22"/>
        </w:rPr>
        <w:lastRenderedPageBreak/>
        <w:t>Redetermine</w:t>
      </w:r>
      <w:r>
        <w:rPr>
          <w:rFonts w:ascii="Calibri" w:hAnsi="Calibri" w:cs="Calibri"/>
          <w:color w:val="060808" w:themeColor="text1"/>
          <w:sz w:val="22"/>
          <w:szCs w:val="22"/>
        </w:rPr>
        <w:t>s</w:t>
      </w:r>
      <w:r w:rsidRPr="007C117B">
        <w:rPr>
          <w:rFonts w:ascii="Calibri" w:hAnsi="Calibri" w:cs="Calibri"/>
          <w:color w:val="060808" w:themeColor="text1"/>
          <w:sz w:val="22"/>
          <w:szCs w:val="22"/>
        </w:rPr>
        <w:t xml:space="preserve"> the current year submitted eligibility </w:t>
      </w:r>
      <w:r>
        <w:rPr>
          <w:rFonts w:ascii="Calibri" w:hAnsi="Calibri" w:cs="Calibri"/>
          <w:color w:val="060808" w:themeColor="text1"/>
          <w:sz w:val="22"/>
          <w:szCs w:val="22"/>
        </w:rPr>
        <w:t xml:space="preserve">and follows the process specific rules (such as </w:t>
      </w:r>
      <w:r w:rsidRPr="007C117B">
        <w:rPr>
          <w:rFonts w:ascii="Calibri" w:hAnsi="Calibri" w:cs="Calibri"/>
          <w:color w:val="060808" w:themeColor="text1"/>
          <w:sz w:val="22"/>
          <w:szCs w:val="22"/>
        </w:rPr>
        <w:t>applying the manually verified data and considering the RFI status to be manually verified</w:t>
      </w:r>
      <w:r>
        <w:rPr>
          <w:rFonts w:ascii="Calibri" w:hAnsi="Calibri" w:cs="Calibri"/>
          <w:color w:val="060808" w:themeColor="text1"/>
          <w:sz w:val="22"/>
          <w:szCs w:val="22"/>
        </w:rPr>
        <w:t>)</w:t>
      </w:r>
      <w:r w:rsidRPr="007C117B">
        <w:rPr>
          <w:rFonts w:ascii="Calibri" w:hAnsi="Calibri" w:cs="Calibri"/>
          <w:color w:val="060808" w:themeColor="text1"/>
          <w:sz w:val="22"/>
          <w:szCs w:val="22"/>
        </w:rPr>
        <w:t>.</w:t>
      </w:r>
    </w:p>
    <w:p w14:paraId="2926AD12" w14:textId="58359019" w:rsidR="000443FC" w:rsidRPr="00772977" w:rsidRDefault="000443FC" w:rsidP="00BD4032">
      <w:pPr>
        <w:pStyle w:val="NormalWeb"/>
        <w:numPr>
          <w:ilvl w:val="1"/>
          <w:numId w:val="27"/>
        </w:numPr>
        <w:rPr>
          <w:rFonts w:ascii="Calibri" w:eastAsiaTheme="minorEastAsia" w:hAnsi="Calibri" w:cs="Calibri"/>
          <w:sz w:val="22"/>
          <w:szCs w:val="22"/>
        </w:rPr>
      </w:pPr>
      <w:r w:rsidRPr="00772977">
        <w:rPr>
          <w:rFonts w:ascii="Calibri" w:eastAsiaTheme="minorEastAsia" w:hAnsi="Calibri" w:cs="Calibri"/>
          <w:sz w:val="22"/>
          <w:szCs w:val="22"/>
        </w:rPr>
        <w:t>Identif</w:t>
      </w:r>
      <w:r w:rsidR="00F4047B">
        <w:rPr>
          <w:rFonts w:ascii="Calibri" w:eastAsiaTheme="minorEastAsia" w:hAnsi="Calibri" w:cs="Calibri"/>
          <w:sz w:val="22"/>
          <w:szCs w:val="22"/>
        </w:rPr>
        <w:t>ies</w:t>
      </w:r>
      <w:r w:rsidRPr="00772977">
        <w:rPr>
          <w:rFonts w:ascii="Calibri" w:eastAsiaTheme="minorEastAsia" w:hAnsi="Calibri" w:cs="Calibri"/>
          <w:sz w:val="22"/>
          <w:szCs w:val="22"/>
        </w:rPr>
        <w:t xml:space="preserve"> if any member in the application still qualifies </w:t>
      </w:r>
      <w:r w:rsidR="0006553C">
        <w:rPr>
          <w:rFonts w:ascii="Calibri" w:eastAsiaTheme="minorEastAsia" w:hAnsi="Calibri" w:cs="Calibri"/>
          <w:sz w:val="22"/>
          <w:szCs w:val="22"/>
        </w:rPr>
        <w:t xml:space="preserve">for </w:t>
      </w:r>
      <w:r w:rsidRPr="00772977">
        <w:rPr>
          <w:rFonts w:ascii="Calibri" w:eastAsiaTheme="minorEastAsia" w:hAnsi="Calibri" w:cs="Calibri"/>
          <w:sz w:val="22"/>
          <w:szCs w:val="22"/>
        </w:rPr>
        <w:t xml:space="preserve">QHP &amp; Mixed HH renewal selection criteria and </w:t>
      </w:r>
      <w:r w:rsidR="00114795" w:rsidRPr="00772977">
        <w:rPr>
          <w:rFonts w:ascii="Calibri" w:eastAsiaTheme="minorEastAsia" w:hAnsi="Calibri" w:cs="Calibri"/>
          <w:sz w:val="22"/>
          <w:szCs w:val="22"/>
        </w:rPr>
        <w:t>uses</w:t>
      </w:r>
      <w:r w:rsidRPr="00772977">
        <w:rPr>
          <w:rFonts w:ascii="Calibri" w:eastAsiaTheme="minorEastAsia" w:hAnsi="Calibri" w:cs="Calibri"/>
          <w:sz w:val="22"/>
          <w:szCs w:val="22"/>
        </w:rPr>
        <w:t xml:space="preserve"> the latest determined eligibility (created through manual verification) for QHP &amp; Mixed HH renewal process. </w:t>
      </w:r>
    </w:p>
    <w:p w14:paraId="4BCA4C50" w14:textId="77777777" w:rsidR="000443FC" w:rsidRDefault="000443FC" w:rsidP="00BD4032">
      <w:pPr>
        <w:pStyle w:val="NormalWeb"/>
        <w:numPr>
          <w:ilvl w:val="1"/>
          <w:numId w:val="27"/>
        </w:numPr>
        <w:rPr>
          <w:rFonts w:ascii="Calibri" w:eastAsiaTheme="minorEastAsia" w:hAnsi="Calibri" w:cs="Calibri"/>
          <w:sz w:val="22"/>
          <w:szCs w:val="22"/>
        </w:rPr>
      </w:pPr>
      <w:r w:rsidRPr="00772977">
        <w:rPr>
          <w:rFonts w:ascii="Calibri" w:eastAsiaTheme="minorEastAsia" w:hAnsi="Calibri" w:cs="Calibri"/>
          <w:sz w:val="22"/>
          <w:szCs w:val="22"/>
        </w:rPr>
        <w:t>Discard the Old RRV request and reinitiate the data service calls (RRV-SSA, RRV-IRS, RRV-DOR) for the applicable qualified and impacted members.</w:t>
      </w:r>
    </w:p>
    <w:p w14:paraId="563F5B28" w14:textId="542AA0FD" w:rsidR="00836CE9" w:rsidRPr="00836CE9" w:rsidRDefault="00836CE9" w:rsidP="00403964">
      <w:pPr>
        <w:pStyle w:val="NormalWeb"/>
        <w:ind w:left="1170"/>
        <w:rPr>
          <w:rFonts w:ascii="Calibri" w:hAnsi="Calibri" w:cs="Calibri"/>
          <w:i/>
          <w:iCs/>
          <w:color w:val="060808" w:themeColor="text1"/>
          <w:sz w:val="20"/>
          <w:szCs w:val="20"/>
        </w:rPr>
      </w:pPr>
      <w:r w:rsidRPr="00836CE9">
        <w:rPr>
          <w:rFonts w:ascii="Calibri" w:hAnsi="Calibri" w:cs="Calibri"/>
          <w:i/>
          <w:iCs/>
          <w:color w:val="060808" w:themeColor="text1"/>
          <w:sz w:val="20"/>
          <w:szCs w:val="20"/>
        </w:rPr>
        <w:t xml:space="preserve">Note- </w:t>
      </w:r>
      <w:r w:rsidR="00403964" w:rsidRPr="00BB11F6">
        <w:rPr>
          <w:rFonts w:ascii="Calibri" w:hAnsi="Calibri" w:cs="Calibri"/>
          <w:i/>
          <w:iCs/>
          <w:color w:val="060808" w:themeColor="text1"/>
          <w:sz w:val="20"/>
          <w:szCs w:val="20"/>
        </w:rPr>
        <w:t>If RFI is verified but eligibility is not redetermined, the system still treats the data as “manually verified” for reasonable compatibility.</w:t>
      </w:r>
    </w:p>
    <w:p w14:paraId="2B8E3A3C" w14:textId="27D2D9E1" w:rsidR="009570C3" w:rsidRPr="00FE7E14" w:rsidRDefault="001623E3" w:rsidP="00BD4032">
      <w:pPr>
        <w:pStyle w:val="ListParagraph"/>
        <w:numPr>
          <w:ilvl w:val="0"/>
          <w:numId w:val="27"/>
        </w:numPr>
        <w:spacing w:line="252" w:lineRule="auto"/>
        <w:rPr>
          <w:rFonts w:ascii="Calibri" w:hAnsi="Calibri" w:cs="Calibri"/>
          <w:color w:val="060808" w:themeColor="text1"/>
          <w:sz w:val="22"/>
          <w:szCs w:val="22"/>
        </w:rPr>
      </w:pPr>
      <w:r w:rsidRPr="001623E3">
        <w:rPr>
          <w:rFonts w:ascii="Calibri" w:eastAsiaTheme="minorEastAsia" w:hAnsi="Calibri" w:cs="Calibri"/>
          <w:sz w:val="22"/>
          <w:szCs w:val="22"/>
        </w:rPr>
        <w:t>Preliminary Eligibility Created Without PPF &amp; No Medicaid Pend Members</w:t>
      </w:r>
      <w:r>
        <w:rPr>
          <w:rFonts w:ascii="Calibri" w:eastAsiaTheme="minorEastAsia" w:hAnsi="Calibri" w:cs="Calibri"/>
          <w:sz w:val="22"/>
          <w:szCs w:val="22"/>
        </w:rPr>
        <w:t xml:space="preserve"> in current year’s </w:t>
      </w:r>
      <w:r w:rsidR="00554A06">
        <w:rPr>
          <w:rFonts w:ascii="Calibri" w:eastAsiaTheme="minorEastAsia" w:hAnsi="Calibri" w:cs="Calibri"/>
          <w:sz w:val="22"/>
          <w:szCs w:val="22"/>
        </w:rPr>
        <w:t>eligibility</w:t>
      </w:r>
      <w:r w:rsidR="00D522B8">
        <w:rPr>
          <w:rFonts w:ascii="Calibri" w:eastAsiaTheme="minorEastAsia" w:hAnsi="Calibri" w:cs="Calibri"/>
          <w:sz w:val="22"/>
          <w:szCs w:val="22"/>
        </w:rPr>
        <w:t>:</w:t>
      </w:r>
      <w:r w:rsidR="009570C3">
        <w:rPr>
          <w:rFonts w:ascii="Calibri" w:eastAsiaTheme="minorEastAsia" w:hAnsi="Calibri" w:cs="Calibri"/>
          <w:sz w:val="22"/>
          <w:szCs w:val="22"/>
        </w:rPr>
        <w:t xml:space="preserve"> </w:t>
      </w:r>
    </w:p>
    <w:p w14:paraId="40A9C463" w14:textId="45808C5B" w:rsidR="00FE7E14" w:rsidRPr="00874A25" w:rsidRDefault="00FE7E14" w:rsidP="00BD4032">
      <w:pPr>
        <w:pStyle w:val="ListParagraph"/>
        <w:numPr>
          <w:ilvl w:val="1"/>
          <w:numId w:val="27"/>
        </w:numPr>
        <w:spacing w:line="252" w:lineRule="auto"/>
        <w:rPr>
          <w:rFonts w:ascii="Calibri" w:hAnsi="Calibri" w:cs="Calibri"/>
          <w:color w:val="060808" w:themeColor="text1"/>
          <w:sz w:val="22"/>
          <w:szCs w:val="22"/>
        </w:rPr>
      </w:pPr>
      <w:r>
        <w:rPr>
          <w:rFonts w:ascii="Calibri" w:eastAsiaTheme="minorEastAsia" w:hAnsi="Calibri" w:cs="Calibri"/>
          <w:sz w:val="22"/>
          <w:szCs w:val="22"/>
        </w:rPr>
        <w:t xml:space="preserve">Redetermine </w:t>
      </w:r>
      <w:r w:rsidR="00C772EE">
        <w:rPr>
          <w:rFonts w:ascii="Calibri" w:eastAsiaTheme="minorEastAsia" w:hAnsi="Calibri" w:cs="Calibri"/>
          <w:sz w:val="22"/>
          <w:szCs w:val="22"/>
        </w:rPr>
        <w:t>both</w:t>
      </w:r>
      <w:r>
        <w:rPr>
          <w:rFonts w:ascii="Calibri" w:eastAsiaTheme="minorEastAsia" w:hAnsi="Calibri" w:cs="Calibri"/>
          <w:sz w:val="22"/>
          <w:szCs w:val="22"/>
        </w:rPr>
        <w:t xml:space="preserve"> current year and renewal year </w:t>
      </w:r>
      <w:r w:rsidR="00FC1DCD">
        <w:rPr>
          <w:rFonts w:ascii="Calibri" w:eastAsiaTheme="minorEastAsia" w:hAnsi="Calibri" w:cs="Calibri"/>
          <w:sz w:val="22"/>
          <w:szCs w:val="22"/>
        </w:rPr>
        <w:t xml:space="preserve">preliminary </w:t>
      </w:r>
      <w:r w:rsidR="00C772EE">
        <w:rPr>
          <w:rFonts w:ascii="Calibri" w:eastAsiaTheme="minorEastAsia" w:hAnsi="Calibri" w:cs="Calibri"/>
          <w:sz w:val="22"/>
          <w:szCs w:val="22"/>
        </w:rPr>
        <w:t>eligibility</w:t>
      </w:r>
      <w:r w:rsidR="00EC56ED">
        <w:rPr>
          <w:rFonts w:ascii="Calibri" w:eastAsiaTheme="minorEastAsia" w:hAnsi="Calibri" w:cs="Calibri"/>
          <w:sz w:val="22"/>
          <w:szCs w:val="22"/>
        </w:rPr>
        <w:t xml:space="preserve"> to </w:t>
      </w:r>
      <w:r w:rsidR="00EC56ED" w:rsidRPr="007C117B">
        <w:rPr>
          <w:rFonts w:ascii="Calibri" w:hAnsi="Calibri" w:cs="Calibri"/>
          <w:color w:val="060808" w:themeColor="text1"/>
          <w:sz w:val="22"/>
          <w:szCs w:val="22"/>
        </w:rPr>
        <w:t>apply the manually verified data and consider the RFI status to be manually verified</w:t>
      </w:r>
    </w:p>
    <w:p w14:paraId="4DBDE156" w14:textId="0C8D44CA" w:rsidR="00742412" w:rsidRPr="00C772EE" w:rsidRDefault="00742412" w:rsidP="00BD4032">
      <w:pPr>
        <w:pStyle w:val="ListParagraph"/>
        <w:numPr>
          <w:ilvl w:val="1"/>
          <w:numId w:val="27"/>
        </w:numPr>
        <w:spacing w:line="252" w:lineRule="auto"/>
        <w:rPr>
          <w:rFonts w:ascii="Calibri" w:hAnsi="Calibri" w:cs="Calibri"/>
          <w:color w:val="060808" w:themeColor="text1"/>
          <w:sz w:val="22"/>
          <w:szCs w:val="22"/>
        </w:rPr>
      </w:pPr>
      <w:r>
        <w:rPr>
          <w:rFonts w:ascii="Calibri" w:eastAsiaTheme="minorEastAsia" w:hAnsi="Calibri" w:cs="Calibri"/>
          <w:sz w:val="22"/>
          <w:szCs w:val="22"/>
        </w:rPr>
        <w:t xml:space="preserve">The renewal year preliminary eligibility will be finalized. </w:t>
      </w:r>
    </w:p>
    <w:p w14:paraId="56F36F0E" w14:textId="77777777" w:rsidR="001623E3" w:rsidRPr="00C772EE" w:rsidRDefault="001623E3" w:rsidP="001623E3">
      <w:pPr>
        <w:pStyle w:val="ListParagraph"/>
        <w:spacing w:line="252" w:lineRule="auto"/>
        <w:ind w:left="1800"/>
        <w:rPr>
          <w:rFonts w:ascii="Calibri" w:hAnsi="Calibri" w:cs="Calibri"/>
          <w:color w:val="060808" w:themeColor="text1"/>
          <w:sz w:val="22"/>
          <w:szCs w:val="22"/>
        </w:rPr>
      </w:pPr>
    </w:p>
    <w:p w14:paraId="3E91969B" w14:textId="5CFE75BD" w:rsidR="00554A06" w:rsidRPr="00FE7E14" w:rsidRDefault="001623E3" w:rsidP="00BD4032">
      <w:pPr>
        <w:pStyle w:val="ListParagraph"/>
        <w:numPr>
          <w:ilvl w:val="0"/>
          <w:numId w:val="27"/>
        </w:numPr>
        <w:spacing w:line="252" w:lineRule="auto"/>
        <w:rPr>
          <w:rFonts w:ascii="Calibri" w:hAnsi="Calibri" w:cs="Calibri"/>
          <w:color w:val="060808" w:themeColor="text1"/>
          <w:sz w:val="22"/>
          <w:szCs w:val="22"/>
        </w:rPr>
      </w:pPr>
      <w:r>
        <w:rPr>
          <w:rFonts w:ascii="Calibri" w:eastAsiaTheme="minorEastAsia" w:hAnsi="Calibri" w:cs="Calibri"/>
          <w:sz w:val="22"/>
          <w:szCs w:val="22"/>
        </w:rPr>
        <w:t>P</w:t>
      </w:r>
      <w:r w:rsidR="00554A06">
        <w:rPr>
          <w:rFonts w:ascii="Calibri" w:eastAsiaTheme="minorEastAsia" w:hAnsi="Calibri" w:cs="Calibri"/>
          <w:sz w:val="22"/>
          <w:szCs w:val="22"/>
        </w:rPr>
        <w:t xml:space="preserve">reliminary eligibility is created without PPF and there is at least one Medicaid Pend member in current </w:t>
      </w:r>
      <w:r w:rsidR="00A70225">
        <w:rPr>
          <w:rFonts w:ascii="Calibri" w:eastAsiaTheme="minorEastAsia" w:hAnsi="Calibri" w:cs="Calibri"/>
          <w:sz w:val="22"/>
          <w:szCs w:val="22"/>
        </w:rPr>
        <w:t>year’s</w:t>
      </w:r>
      <w:r w:rsidR="00554A06">
        <w:rPr>
          <w:rFonts w:ascii="Calibri" w:eastAsiaTheme="minorEastAsia" w:hAnsi="Calibri" w:cs="Calibri"/>
          <w:sz w:val="22"/>
          <w:szCs w:val="22"/>
        </w:rPr>
        <w:t xml:space="preserve"> eligibility: </w:t>
      </w:r>
    </w:p>
    <w:p w14:paraId="0C5B207A" w14:textId="67F63F47" w:rsidR="00554A06" w:rsidRDefault="00554A06" w:rsidP="00BD4032">
      <w:pPr>
        <w:pStyle w:val="ListParagraph"/>
        <w:numPr>
          <w:ilvl w:val="1"/>
          <w:numId w:val="27"/>
        </w:numPr>
        <w:rPr>
          <w:rFonts w:ascii="Calibri" w:hAnsi="Calibri" w:cs="Calibri"/>
          <w:color w:val="060808" w:themeColor="text1"/>
          <w:sz w:val="22"/>
          <w:szCs w:val="22"/>
        </w:rPr>
      </w:pPr>
      <w:r w:rsidRPr="00554A06">
        <w:rPr>
          <w:rFonts w:ascii="Calibri" w:hAnsi="Calibri" w:cs="Calibri"/>
          <w:color w:val="060808" w:themeColor="text1"/>
          <w:sz w:val="22"/>
          <w:szCs w:val="22"/>
        </w:rPr>
        <w:t>The system does not allow the agent portal user to verify any RFI for any member</w:t>
      </w:r>
      <w:r w:rsidR="00A70225">
        <w:rPr>
          <w:rFonts w:ascii="Calibri" w:hAnsi="Calibri" w:cs="Calibri"/>
          <w:color w:val="060808" w:themeColor="text1"/>
          <w:sz w:val="22"/>
          <w:szCs w:val="22"/>
        </w:rPr>
        <w:t>.</w:t>
      </w:r>
      <w:r w:rsidRPr="00554A06">
        <w:rPr>
          <w:rFonts w:ascii="Calibri" w:hAnsi="Calibri" w:cs="Calibri"/>
          <w:color w:val="060808" w:themeColor="text1"/>
          <w:sz w:val="22"/>
          <w:szCs w:val="22"/>
        </w:rPr>
        <w:t xml:space="preserve"> </w:t>
      </w:r>
    </w:p>
    <w:p w14:paraId="309FDE69" w14:textId="77777777" w:rsidR="00554A06" w:rsidRPr="00554A06" w:rsidRDefault="00554A06" w:rsidP="00554A06">
      <w:pPr>
        <w:pStyle w:val="ListParagraph"/>
        <w:ind w:left="1800"/>
        <w:rPr>
          <w:rFonts w:ascii="Calibri" w:hAnsi="Calibri" w:cs="Calibri"/>
          <w:color w:val="060808" w:themeColor="text1"/>
          <w:sz w:val="22"/>
          <w:szCs w:val="22"/>
        </w:rPr>
      </w:pPr>
    </w:p>
    <w:p w14:paraId="73263BEF" w14:textId="69A84353" w:rsidR="00EC56ED" w:rsidRPr="00FE7E14" w:rsidRDefault="008A5FFF" w:rsidP="00BD4032">
      <w:pPr>
        <w:pStyle w:val="ListParagraph"/>
        <w:numPr>
          <w:ilvl w:val="0"/>
          <w:numId w:val="27"/>
        </w:numPr>
        <w:spacing w:line="252" w:lineRule="auto"/>
        <w:rPr>
          <w:rFonts w:ascii="Calibri" w:hAnsi="Calibri" w:cs="Calibri"/>
          <w:color w:val="060808" w:themeColor="text1"/>
          <w:sz w:val="22"/>
          <w:szCs w:val="22"/>
        </w:rPr>
      </w:pPr>
      <w:r>
        <w:rPr>
          <w:rFonts w:ascii="Calibri" w:eastAsiaTheme="minorEastAsia" w:hAnsi="Calibri" w:cs="Calibri"/>
          <w:sz w:val="22"/>
          <w:szCs w:val="22"/>
        </w:rPr>
        <w:t>P</w:t>
      </w:r>
      <w:r w:rsidR="00EC56ED">
        <w:rPr>
          <w:rFonts w:ascii="Calibri" w:eastAsiaTheme="minorEastAsia" w:hAnsi="Calibri" w:cs="Calibri"/>
          <w:sz w:val="22"/>
          <w:szCs w:val="22"/>
        </w:rPr>
        <w:t>reliminary eligibility is created with PPF</w:t>
      </w:r>
      <w:r w:rsidR="00554A06">
        <w:rPr>
          <w:rFonts w:ascii="Calibri" w:eastAsiaTheme="minorEastAsia" w:hAnsi="Calibri" w:cs="Calibri"/>
          <w:sz w:val="22"/>
          <w:szCs w:val="22"/>
        </w:rPr>
        <w:t xml:space="preserve"> (with or without Medicaid Pend member in current year eligibility)</w:t>
      </w:r>
      <w:r w:rsidR="00EC56ED">
        <w:rPr>
          <w:rFonts w:ascii="Calibri" w:eastAsiaTheme="minorEastAsia" w:hAnsi="Calibri" w:cs="Calibri"/>
          <w:sz w:val="22"/>
          <w:szCs w:val="22"/>
        </w:rPr>
        <w:t xml:space="preserve">: </w:t>
      </w:r>
    </w:p>
    <w:p w14:paraId="3AB2A34B" w14:textId="772BB96A" w:rsidR="00C12854" w:rsidRDefault="00867CB4" w:rsidP="00AD5454">
      <w:pPr>
        <w:pStyle w:val="ListParagraph"/>
        <w:numPr>
          <w:ilvl w:val="3"/>
          <w:numId w:val="63"/>
        </w:numPr>
        <w:ind w:left="1800"/>
        <w:rPr>
          <w:rFonts w:ascii="Calibri" w:hAnsi="Calibri" w:cs="Calibri"/>
          <w:sz w:val="22"/>
          <w:szCs w:val="22"/>
        </w:rPr>
      </w:pPr>
      <w:r>
        <w:rPr>
          <w:rFonts w:ascii="Calibri" w:hAnsi="Calibri" w:cs="Calibri"/>
          <w:sz w:val="22"/>
          <w:szCs w:val="22"/>
        </w:rPr>
        <w:t>T</w:t>
      </w:r>
      <w:r w:rsidR="0013164E" w:rsidRPr="00867CB4">
        <w:rPr>
          <w:rFonts w:ascii="Calibri" w:hAnsi="Calibri" w:cs="Calibri"/>
          <w:sz w:val="22"/>
          <w:szCs w:val="22"/>
        </w:rPr>
        <w:t>he system does not allow</w:t>
      </w:r>
      <w:r w:rsidR="004B5426" w:rsidRPr="00867CB4">
        <w:rPr>
          <w:rFonts w:ascii="Calibri" w:hAnsi="Calibri" w:cs="Calibri"/>
          <w:sz w:val="22"/>
          <w:szCs w:val="22"/>
        </w:rPr>
        <w:t xml:space="preserve"> the </w:t>
      </w:r>
      <w:r w:rsidR="00430E5C" w:rsidRPr="00867CB4">
        <w:rPr>
          <w:rFonts w:ascii="Calibri" w:hAnsi="Calibri" w:cs="Calibri"/>
          <w:sz w:val="22"/>
          <w:szCs w:val="22"/>
        </w:rPr>
        <w:t xml:space="preserve">agent portal user to </w:t>
      </w:r>
      <w:r w:rsidR="00EB687A" w:rsidRPr="00867CB4">
        <w:rPr>
          <w:rFonts w:ascii="Calibri" w:hAnsi="Calibri" w:cs="Calibri"/>
          <w:sz w:val="22"/>
          <w:szCs w:val="22"/>
        </w:rPr>
        <w:t>verify any R</w:t>
      </w:r>
      <w:r>
        <w:rPr>
          <w:rFonts w:ascii="Calibri" w:hAnsi="Calibri" w:cs="Calibri"/>
          <w:sz w:val="22"/>
          <w:szCs w:val="22"/>
        </w:rPr>
        <w:t>F</w:t>
      </w:r>
      <w:r w:rsidR="00EB687A" w:rsidRPr="00867CB4">
        <w:rPr>
          <w:rFonts w:ascii="Calibri" w:hAnsi="Calibri" w:cs="Calibri"/>
          <w:sz w:val="22"/>
          <w:szCs w:val="22"/>
        </w:rPr>
        <w:t>I for any member</w:t>
      </w:r>
      <w:r w:rsidRPr="00867CB4">
        <w:rPr>
          <w:rFonts w:ascii="Calibri" w:hAnsi="Calibri" w:cs="Calibri"/>
          <w:sz w:val="22"/>
          <w:szCs w:val="22"/>
        </w:rPr>
        <w:t xml:space="preserve">. </w:t>
      </w:r>
    </w:p>
    <w:bookmarkEnd w:id="479"/>
    <w:p w14:paraId="79359123" w14:textId="1EB9C5AF" w:rsidR="00F11E94" w:rsidRPr="00973E39" w:rsidRDefault="00F11E94" w:rsidP="00BA72CB">
      <w:pPr>
        <w:ind w:left="720"/>
        <w:rPr>
          <w:rFonts w:ascii="Calibri" w:hAnsi="Calibri" w:cs="Calibri"/>
          <w:sz w:val="22"/>
          <w:szCs w:val="22"/>
        </w:rPr>
      </w:pPr>
    </w:p>
    <w:p w14:paraId="404961B6" w14:textId="49176359" w:rsidR="00A70B60" w:rsidRPr="00973E39" w:rsidRDefault="00A70B60" w:rsidP="00A70B60">
      <w:pPr>
        <w:pStyle w:val="Heading3"/>
        <w:ind w:left="1224" w:hanging="504"/>
        <w:rPr>
          <w:rFonts w:ascii="Calibri" w:hAnsi="Calibri" w:cs="Calibri"/>
          <w:color w:val="auto"/>
          <w:sz w:val="22"/>
          <w:szCs w:val="22"/>
        </w:rPr>
      </w:pPr>
      <w:bookmarkStart w:id="480" w:name="_Toc148466491"/>
      <w:bookmarkStart w:id="481" w:name="_Toc212474269"/>
      <w:r w:rsidRPr="00973E39">
        <w:rPr>
          <w:rFonts w:ascii="Calibri" w:hAnsi="Calibri" w:cs="Calibri"/>
          <w:color w:val="auto"/>
          <w:sz w:val="22"/>
          <w:szCs w:val="22"/>
        </w:rPr>
        <w:t>Actor(s)</w:t>
      </w:r>
      <w:bookmarkEnd w:id="480"/>
      <w:bookmarkEnd w:id="481"/>
    </w:p>
    <w:p w14:paraId="687236C9" w14:textId="6D5A8B3C" w:rsidR="000F13B8" w:rsidRDefault="000F13B8" w:rsidP="00565E44">
      <w:pPr>
        <w:pStyle w:val="ListParagraph"/>
        <w:numPr>
          <w:ilvl w:val="0"/>
          <w:numId w:val="13"/>
        </w:numPr>
        <w:contextualSpacing/>
        <w:rPr>
          <w:rFonts w:ascii="Calibri" w:hAnsi="Calibri" w:cs="Calibri"/>
          <w:sz w:val="22"/>
          <w:szCs w:val="22"/>
        </w:rPr>
      </w:pPr>
      <w:r w:rsidRPr="00973E39">
        <w:rPr>
          <w:rFonts w:ascii="Calibri" w:hAnsi="Calibri" w:cs="Calibri"/>
          <w:sz w:val="22"/>
          <w:szCs w:val="22"/>
        </w:rPr>
        <w:t>HIX System</w:t>
      </w:r>
    </w:p>
    <w:p w14:paraId="0FC6A4D4" w14:textId="0E057EF7" w:rsidR="00E61093" w:rsidRPr="00973E39" w:rsidRDefault="00E61093" w:rsidP="00565E44">
      <w:pPr>
        <w:pStyle w:val="ListParagraph"/>
        <w:numPr>
          <w:ilvl w:val="0"/>
          <w:numId w:val="13"/>
        </w:numPr>
        <w:contextualSpacing/>
        <w:rPr>
          <w:rFonts w:ascii="Calibri" w:hAnsi="Calibri" w:cs="Calibri"/>
          <w:sz w:val="22"/>
          <w:szCs w:val="22"/>
        </w:rPr>
      </w:pPr>
      <w:r>
        <w:rPr>
          <w:rFonts w:ascii="Calibri" w:hAnsi="Calibri" w:cs="Calibri"/>
          <w:sz w:val="22"/>
          <w:szCs w:val="22"/>
        </w:rPr>
        <w:t>The agent portal user</w:t>
      </w:r>
    </w:p>
    <w:p w14:paraId="7E6350C3" w14:textId="77777777" w:rsidR="00B00B45" w:rsidRPr="00973E39" w:rsidRDefault="00B00B45" w:rsidP="00B00B45">
      <w:pPr>
        <w:ind w:left="1440"/>
        <w:rPr>
          <w:rFonts w:ascii="Calibri" w:hAnsi="Calibri" w:cs="Calibri"/>
          <w:sz w:val="22"/>
          <w:szCs w:val="22"/>
        </w:rPr>
      </w:pPr>
    </w:p>
    <w:p w14:paraId="761456E3" w14:textId="71A3FAAC" w:rsidR="00A70B60" w:rsidRPr="00973E39" w:rsidRDefault="00A70B60" w:rsidP="00A70B60">
      <w:pPr>
        <w:pStyle w:val="Heading3"/>
        <w:ind w:left="1224" w:hanging="504"/>
        <w:rPr>
          <w:rFonts w:ascii="Calibri" w:hAnsi="Calibri" w:cs="Calibri"/>
          <w:color w:val="auto"/>
          <w:sz w:val="22"/>
          <w:szCs w:val="22"/>
        </w:rPr>
      </w:pPr>
      <w:bookmarkStart w:id="482" w:name="_Toc148466492"/>
      <w:bookmarkStart w:id="483" w:name="_Toc212474270"/>
      <w:r w:rsidRPr="00973E39">
        <w:rPr>
          <w:rFonts w:ascii="Calibri" w:hAnsi="Calibri" w:cs="Calibri"/>
          <w:color w:val="auto"/>
          <w:sz w:val="22"/>
          <w:szCs w:val="22"/>
        </w:rPr>
        <w:t>Trigger(s)</w:t>
      </w:r>
      <w:bookmarkEnd w:id="482"/>
      <w:bookmarkEnd w:id="483"/>
    </w:p>
    <w:p w14:paraId="7AE97D18" w14:textId="2A7BB0C8" w:rsidR="00512E3B" w:rsidRPr="00973E39" w:rsidRDefault="00467D24" w:rsidP="00AA4F41">
      <w:pPr>
        <w:pStyle w:val="ListParagraph"/>
        <w:numPr>
          <w:ilvl w:val="0"/>
          <w:numId w:val="17"/>
        </w:numPr>
        <w:rPr>
          <w:rFonts w:ascii="Calibri" w:hAnsi="Calibri" w:cs="Calibri"/>
          <w:sz w:val="22"/>
          <w:szCs w:val="22"/>
        </w:rPr>
      </w:pPr>
      <w:bookmarkStart w:id="484" w:name="_Hlk22204232"/>
      <w:r w:rsidRPr="00973E39">
        <w:rPr>
          <w:rFonts w:ascii="Calibri" w:hAnsi="Calibri" w:cs="Calibri"/>
          <w:sz w:val="22"/>
          <w:szCs w:val="22"/>
        </w:rPr>
        <w:t>The</w:t>
      </w:r>
      <w:r w:rsidR="00E61093">
        <w:rPr>
          <w:rFonts w:ascii="Calibri" w:hAnsi="Calibri" w:cs="Calibri"/>
          <w:sz w:val="22"/>
          <w:szCs w:val="22"/>
        </w:rPr>
        <w:t xml:space="preserve"> agent portal user verifies any RFI for any member through document verification </w:t>
      </w:r>
      <w:r w:rsidR="00E40B56">
        <w:rPr>
          <w:rFonts w:ascii="Calibri" w:hAnsi="Calibri" w:cs="Calibri"/>
          <w:sz w:val="22"/>
          <w:szCs w:val="22"/>
        </w:rPr>
        <w:t>feature</w:t>
      </w:r>
      <w:r w:rsidR="00274717">
        <w:rPr>
          <w:rFonts w:ascii="Calibri" w:hAnsi="Calibri" w:cs="Calibri"/>
          <w:sz w:val="22"/>
          <w:szCs w:val="22"/>
        </w:rPr>
        <w:t xml:space="preserve"> when </w:t>
      </w:r>
      <w:r w:rsidR="00F466D9">
        <w:rPr>
          <w:rFonts w:ascii="Calibri" w:hAnsi="Calibri" w:cs="Calibri"/>
          <w:sz w:val="22"/>
          <w:szCs w:val="22"/>
        </w:rPr>
        <w:t>“</w:t>
      </w:r>
      <w:r w:rsidR="00F466D9" w:rsidRPr="00F466D9">
        <w:rPr>
          <w:rFonts w:ascii="Calibri" w:hAnsi="Calibri" w:cs="Calibri"/>
          <w:sz w:val="22"/>
          <w:szCs w:val="22"/>
        </w:rPr>
        <w:t>Allow RFI verification</w:t>
      </w:r>
      <w:r w:rsidR="00F466D9">
        <w:rPr>
          <w:rFonts w:ascii="Calibri" w:hAnsi="Calibri" w:cs="Calibri"/>
          <w:sz w:val="22"/>
          <w:szCs w:val="22"/>
        </w:rPr>
        <w:t>”</w:t>
      </w:r>
      <w:r w:rsidR="00F466D9" w:rsidRPr="00F466D9">
        <w:rPr>
          <w:rFonts w:ascii="Calibri" w:hAnsi="Calibri" w:cs="Calibri"/>
          <w:sz w:val="22"/>
          <w:szCs w:val="22"/>
        </w:rPr>
        <w:t xml:space="preserve"> config</w:t>
      </w:r>
      <w:r w:rsidR="00F466D9">
        <w:rPr>
          <w:rFonts w:ascii="Calibri" w:hAnsi="Calibri" w:cs="Calibri"/>
          <w:sz w:val="22"/>
          <w:szCs w:val="22"/>
        </w:rPr>
        <w:t>uration</w:t>
      </w:r>
      <w:r w:rsidR="00F466D9" w:rsidRPr="00F466D9">
        <w:rPr>
          <w:rFonts w:ascii="Calibri" w:hAnsi="Calibri" w:cs="Calibri"/>
          <w:sz w:val="22"/>
          <w:szCs w:val="22"/>
        </w:rPr>
        <w:t xml:space="preserve"> is ON</w:t>
      </w:r>
      <w:r w:rsidR="00E40B56">
        <w:rPr>
          <w:rFonts w:ascii="Calibri" w:hAnsi="Calibri" w:cs="Calibri"/>
          <w:sz w:val="22"/>
          <w:szCs w:val="22"/>
        </w:rPr>
        <w:t>.</w:t>
      </w:r>
    </w:p>
    <w:bookmarkEnd w:id="484"/>
    <w:p w14:paraId="14C3E87A" w14:textId="77777777" w:rsidR="00FF3653" w:rsidRPr="00973E39" w:rsidRDefault="00FF3653" w:rsidP="00512E3B">
      <w:pPr>
        <w:pStyle w:val="ListParagraph"/>
        <w:ind w:left="1080"/>
        <w:contextualSpacing/>
        <w:rPr>
          <w:rFonts w:ascii="Calibri" w:hAnsi="Calibri" w:cs="Calibri"/>
          <w:sz w:val="22"/>
          <w:szCs w:val="22"/>
        </w:rPr>
      </w:pPr>
    </w:p>
    <w:p w14:paraId="13039672" w14:textId="47F432D9" w:rsidR="00BA4921" w:rsidRPr="00973E39" w:rsidRDefault="003074A2" w:rsidP="00BA4921">
      <w:pPr>
        <w:pStyle w:val="Heading3"/>
        <w:ind w:left="1224" w:hanging="504"/>
        <w:rPr>
          <w:rFonts w:ascii="Calibri" w:hAnsi="Calibri" w:cs="Calibri"/>
          <w:color w:val="auto"/>
          <w:sz w:val="22"/>
          <w:szCs w:val="22"/>
        </w:rPr>
      </w:pPr>
      <w:bookmarkStart w:id="485" w:name="_Toc31721152"/>
      <w:bookmarkStart w:id="486" w:name="_Toc148466493"/>
      <w:bookmarkStart w:id="487" w:name="_Toc212474271"/>
      <w:bookmarkEnd w:id="485"/>
      <w:r w:rsidRPr="00973E39">
        <w:rPr>
          <w:rFonts w:ascii="Calibri" w:hAnsi="Calibri" w:cs="Calibri"/>
          <w:color w:val="auto"/>
          <w:sz w:val="22"/>
          <w:szCs w:val="22"/>
        </w:rPr>
        <w:t>Precondition</w:t>
      </w:r>
      <w:r w:rsidR="00BA4921" w:rsidRPr="00973E39">
        <w:rPr>
          <w:rFonts w:ascii="Calibri" w:hAnsi="Calibri" w:cs="Calibri"/>
          <w:color w:val="auto"/>
          <w:sz w:val="22"/>
          <w:szCs w:val="22"/>
        </w:rPr>
        <w:t>(s)</w:t>
      </w:r>
      <w:bookmarkEnd w:id="486"/>
      <w:bookmarkEnd w:id="487"/>
    </w:p>
    <w:p w14:paraId="6D030841" w14:textId="0424EAC9" w:rsidR="007151B9" w:rsidRDefault="00FD4A31">
      <w:pPr>
        <w:pStyle w:val="ListParagraph"/>
        <w:numPr>
          <w:ilvl w:val="3"/>
          <w:numId w:val="17"/>
        </w:numPr>
        <w:ind w:left="720"/>
        <w:rPr>
          <w:rFonts w:ascii="Calibri" w:hAnsi="Calibri" w:cs="Calibri"/>
          <w:sz w:val="22"/>
          <w:szCs w:val="22"/>
        </w:rPr>
      </w:pPr>
      <w:r>
        <w:rPr>
          <w:rFonts w:ascii="Calibri" w:hAnsi="Calibri" w:cs="Calibri"/>
          <w:sz w:val="22"/>
          <w:szCs w:val="22"/>
        </w:rPr>
        <w:t>T</w:t>
      </w:r>
      <w:r w:rsidRPr="00FD4A31">
        <w:rPr>
          <w:rFonts w:ascii="Calibri" w:hAnsi="Calibri" w:cs="Calibri"/>
          <w:sz w:val="22"/>
          <w:szCs w:val="22"/>
        </w:rPr>
        <w:t>he renewal year preliminary eligibility has been created during QHP &amp; Mixed HH renewal process</w:t>
      </w:r>
      <w:r>
        <w:rPr>
          <w:rFonts w:ascii="Calibri" w:hAnsi="Calibri" w:cs="Calibri"/>
          <w:sz w:val="22"/>
          <w:szCs w:val="22"/>
        </w:rPr>
        <w:t xml:space="preserve"> </w:t>
      </w:r>
      <w:r w:rsidRPr="00FD4A31">
        <w:rPr>
          <w:rFonts w:ascii="Calibri" w:hAnsi="Calibri" w:cs="Calibri"/>
          <w:sz w:val="22"/>
          <w:szCs w:val="22"/>
        </w:rPr>
        <w:t xml:space="preserve">and </w:t>
      </w:r>
      <w:r w:rsidR="00692C90">
        <w:rPr>
          <w:rFonts w:ascii="Calibri" w:hAnsi="Calibri" w:cs="Calibri"/>
          <w:sz w:val="22"/>
          <w:szCs w:val="22"/>
        </w:rPr>
        <w:t>N</w:t>
      </w:r>
      <w:r w:rsidRPr="00FD4A31">
        <w:rPr>
          <w:rFonts w:ascii="Calibri" w:hAnsi="Calibri" w:cs="Calibri"/>
          <w:sz w:val="22"/>
          <w:szCs w:val="22"/>
        </w:rPr>
        <w:t>on-</w:t>
      </w:r>
      <w:r w:rsidR="00692C90">
        <w:rPr>
          <w:rFonts w:ascii="Calibri" w:hAnsi="Calibri" w:cs="Calibri"/>
          <w:sz w:val="22"/>
          <w:szCs w:val="22"/>
        </w:rPr>
        <w:t>A</w:t>
      </w:r>
      <w:r w:rsidRPr="00FD4A31">
        <w:rPr>
          <w:rFonts w:ascii="Calibri" w:hAnsi="Calibri" w:cs="Calibri"/>
          <w:sz w:val="22"/>
          <w:szCs w:val="22"/>
        </w:rPr>
        <w:t xml:space="preserve">uto </w:t>
      </w:r>
      <w:r w:rsidR="00692C90">
        <w:rPr>
          <w:rFonts w:ascii="Calibri" w:hAnsi="Calibri" w:cs="Calibri"/>
          <w:sz w:val="22"/>
          <w:szCs w:val="22"/>
        </w:rPr>
        <w:t>R</w:t>
      </w:r>
      <w:r w:rsidRPr="00FD4A31">
        <w:rPr>
          <w:rFonts w:ascii="Calibri" w:hAnsi="Calibri" w:cs="Calibri"/>
          <w:sz w:val="22"/>
          <w:szCs w:val="22"/>
        </w:rPr>
        <w:t xml:space="preserve">enewal </w:t>
      </w:r>
      <w:r w:rsidR="00692C90">
        <w:rPr>
          <w:rFonts w:ascii="Calibri" w:hAnsi="Calibri" w:cs="Calibri"/>
          <w:sz w:val="22"/>
          <w:szCs w:val="22"/>
        </w:rPr>
        <w:t>notice XML</w:t>
      </w:r>
      <w:r w:rsidRPr="00FD4A31">
        <w:rPr>
          <w:rFonts w:ascii="Calibri" w:hAnsi="Calibri" w:cs="Calibri"/>
          <w:sz w:val="22"/>
          <w:szCs w:val="22"/>
        </w:rPr>
        <w:t xml:space="preserve"> /prepopulated form (PPF) has been generated for any qualified member</w:t>
      </w:r>
      <w:r w:rsidR="008243AA">
        <w:rPr>
          <w:rFonts w:ascii="Calibri" w:hAnsi="Calibri" w:cs="Calibri"/>
          <w:sz w:val="22"/>
          <w:szCs w:val="22"/>
        </w:rPr>
        <w:t>.</w:t>
      </w:r>
    </w:p>
    <w:p w14:paraId="7F5E2CEB" w14:textId="2CBB17C3" w:rsidR="008243AA" w:rsidRPr="00FD4A31" w:rsidRDefault="008243AA">
      <w:pPr>
        <w:pStyle w:val="ListParagraph"/>
        <w:numPr>
          <w:ilvl w:val="3"/>
          <w:numId w:val="17"/>
        </w:numPr>
        <w:ind w:left="720"/>
        <w:rPr>
          <w:rFonts w:ascii="Calibri" w:hAnsi="Calibri" w:cs="Calibri"/>
          <w:sz w:val="22"/>
          <w:szCs w:val="22"/>
        </w:rPr>
      </w:pPr>
      <w:r>
        <w:rPr>
          <w:rFonts w:ascii="Calibri" w:hAnsi="Calibri" w:cs="Calibri"/>
          <w:color w:val="060808" w:themeColor="text1"/>
          <w:sz w:val="22"/>
          <w:szCs w:val="22"/>
        </w:rPr>
        <w:lastRenderedPageBreak/>
        <w:t>T</w:t>
      </w:r>
      <w:r w:rsidRPr="003F7494">
        <w:rPr>
          <w:rFonts w:ascii="Calibri" w:hAnsi="Calibri" w:cs="Calibri"/>
          <w:color w:val="060808" w:themeColor="text1"/>
          <w:sz w:val="22"/>
          <w:szCs w:val="22"/>
        </w:rPr>
        <w:t xml:space="preserve">he renewal year preliminary </w:t>
      </w:r>
      <w:r w:rsidR="00853E71" w:rsidRPr="003F7494">
        <w:rPr>
          <w:rFonts w:ascii="Calibri" w:hAnsi="Calibri" w:cs="Calibri"/>
          <w:color w:val="060808" w:themeColor="text1"/>
          <w:sz w:val="22"/>
          <w:szCs w:val="22"/>
        </w:rPr>
        <w:t>eligibility</w:t>
      </w:r>
      <w:r w:rsidR="00853E71">
        <w:rPr>
          <w:rFonts w:ascii="Calibri" w:hAnsi="Calibri" w:cs="Calibri"/>
          <w:color w:val="060808" w:themeColor="text1"/>
          <w:sz w:val="22"/>
          <w:szCs w:val="22"/>
        </w:rPr>
        <w:t xml:space="preserve"> (</w:t>
      </w:r>
      <w:r>
        <w:rPr>
          <w:rFonts w:ascii="Calibri" w:hAnsi="Calibri" w:cs="Calibri"/>
          <w:color w:val="060808" w:themeColor="text1"/>
          <w:sz w:val="22"/>
          <w:szCs w:val="22"/>
        </w:rPr>
        <w:t xml:space="preserve">with or without </w:t>
      </w:r>
      <w:r w:rsidR="00853E71">
        <w:rPr>
          <w:rFonts w:ascii="Calibri" w:hAnsi="Calibri" w:cs="Calibri"/>
          <w:color w:val="060808" w:themeColor="text1"/>
          <w:sz w:val="22"/>
          <w:szCs w:val="22"/>
        </w:rPr>
        <w:t>PPF</w:t>
      </w:r>
      <w:r>
        <w:rPr>
          <w:rFonts w:ascii="Calibri" w:hAnsi="Calibri" w:cs="Calibri"/>
          <w:color w:val="060808" w:themeColor="text1"/>
          <w:sz w:val="22"/>
          <w:szCs w:val="22"/>
        </w:rPr>
        <w:t>)</w:t>
      </w:r>
      <w:r w:rsidRPr="003F7494">
        <w:rPr>
          <w:rFonts w:ascii="Calibri" w:hAnsi="Calibri" w:cs="Calibri"/>
          <w:color w:val="060808" w:themeColor="text1"/>
          <w:sz w:val="22"/>
          <w:szCs w:val="22"/>
        </w:rPr>
        <w:t xml:space="preserve"> has been created during QHP &amp; Mixed HH renewal process</w:t>
      </w:r>
      <w:r>
        <w:rPr>
          <w:rFonts w:ascii="Calibri" w:hAnsi="Calibri" w:cs="Calibri"/>
          <w:color w:val="060808" w:themeColor="text1"/>
          <w:sz w:val="22"/>
          <w:szCs w:val="22"/>
        </w:rPr>
        <w:t xml:space="preserve"> and there is at least one MH pend member in the current year eligibility</w:t>
      </w:r>
    </w:p>
    <w:p w14:paraId="55D1E102" w14:textId="77777777" w:rsidR="008A0AB0" w:rsidRPr="00973E39" w:rsidRDefault="008A0AB0" w:rsidP="00686EF6">
      <w:pPr>
        <w:pStyle w:val="ListParagraph"/>
        <w:ind w:left="1080"/>
        <w:rPr>
          <w:rFonts w:ascii="Calibri" w:hAnsi="Calibri" w:cs="Calibri"/>
          <w:sz w:val="22"/>
          <w:szCs w:val="22"/>
        </w:rPr>
      </w:pPr>
    </w:p>
    <w:p w14:paraId="36CE377B" w14:textId="37425016" w:rsidR="00ED2779" w:rsidRPr="00973E39" w:rsidRDefault="00ED2779" w:rsidP="00ED2779">
      <w:pPr>
        <w:pStyle w:val="Heading3"/>
        <w:ind w:left="1224" w:hanging="504"/>
        <w:rPr>
          <w:rFonts w:ascii="Calibri" w:hAnsi="Calibri" w:cs="Calibri"/>
          <w:color w:val="auto"/>
          <w:sz w:val="22"/>
          <w:szCs w:val="22"/>
        </w:rPr>
      </w:pPr>
      <w:bookmarkStart w:id="488" w:name="_Toc212474272"/>
      <w:r w:rsidRPr="00973E39">
        <w:rPr>
          <w:rFonts w:ascii="Calibri" w:hAnsi="Calibri" w:cs="Calibri"/>
          <w:color w:val="auto"/>
          <w:sz w:val="22"/>
          <w:szCs w:val="22"/>
        </w:rPr>
        <w:t>P</w:t>
      </w:r>
      <w:r w:rsidR="00720B5E" w:rsidRPr="00973E39">
        <w:rPr>
          <w:rFonts w:ascii="Calibri" w:hAnsi="Calibri" w:cs="Calibri"/>
          <w:color w:val="auto"/>
          <w:sz w:val="22"/>
          <w:szCs w:val="22"/>
        </w:rPr>
        <w:t>ost</w:t>
      </w:r>
      <w:r w:rsidRPr="00973E39">
        <w:rPr>
          <w:rFonts w:ascii="Calibri" w:hAnsi="Calibri" w:cs="Calibri"/>
          <w:color w:val="auto"/>
          <w:sz w:val="22"/>
          <w:szCs w:val="22"/>
        </w:rPr>
        <w:t>condition(s)</w:t>
      </w:r>
      <w:bookmarkEnd w:id="488"/>
    </w:p>
    <w:p w14:paraId="19061917" w14:textId="15A18667" w:rsidR="0010413E" w:rsidRPr="005743E5" w:rsidRDefault="005743E5" w:rsidP="008A0B97">
      <w:pPr>
        <w:pStyle w:val="ListParagraph"/>
        <w:numPr>
          <w:ilvl w:val="0"/>
          <w:numId w:val="18"/>
        </w:numPr>
        <w:rPr>
          <w:rFonts w:ascii="Calibri" w:hAnsi="Calibri" w:cs="Calibri"/>
          <w:sz w:val="22"/>
          <w:szCs w:val="22"/>
        </w:rPr>
      </w:pPr>
      <w:r>
        <w:rPr>
          <w:rFonts w:ascii="Calibri" w:hAnsi="Calibri" w:cs="Calibri"/>
          <w:color w:val="060808" w:themeColor="text1"/>
          <w:sz w:val="22"/>
          <w:szCs w:val="22"/>
        </w:rPr>
        <w:t xml:space="preserve">The system </w:t>
      </w:r>
      <w:r w:rsidRPr="008B6FBD">
        <w:rPr>
          <w:rFonts w:ascii="Calibri" w:hAnsi="Calibri" w:cs="Calibri"/>
          <w:color w:val="060808" w:themeColor="text1"/>
          <w:sz w:val="22"/>
          <w:szCs w:val="22"/>
        </w:rPr>
        <w:t>enable</w:t>
      </w:r>
      <w:r>
        <w:rPr>
          <w:rFonts w:ascii="Calibri" w:hAnsi="Calibri" w:cs="Calibri"/>
          <w:color w:val="060808" w:themeColor="text1"/>
          <w:sz w:val="22"/>
          <w:szCs w:val="22"/>
        </w:rPr>
        <w:t>s</w:t>
      </w:r>
      <w:r w:rsidRPr="008B6FBD">
        <w:rPr>
          <w:rFonts w:ascii="Calibri" w:hAnsi="Calibri" w:cs="Calibri"/>
          <w:color w:val="060808" w:themeColor="text1"/>
          <w:sz w:val="22"/>
          <w:szCs w:val="22"/>
        </w:rPr>
        <w:t xml:space="preserve"> the agent portal capability to verify any outstanding RFI for any member when the </w:t>
      </w:r>
      <w:r>
        <w:rPr>
          <w:rFonts w:ascii="Calibri" w:hAnsi="Calibri" w:cs="Calibri"/>
          <w:color w:val="060808" w:themeColor="text1"/>
          <w:sz w:val="22"/>
          <w:szCs w:val="22"/>
        </w:rPr>
        <w:t>renewal year preliminary eligibility has been created during</w:t>
      </w:r>
      <w:r w:rsidRPr="008B6FBD">
        <w:rPr>
          <w:rFonts w:ascii="Calibri" w:hAnsi="Calibri" w:cs="Calibri"/>
          <w:color w:val="060808" w:themeColor="text1"/>
          <w:sz w:val="22"/>
          <w:szCs w:val="22"/>
        </w:rPr>
        <w:t xml:space="preserve"> QHP &amp; Mixed HH renewal process</w:t>
      </w:r>
      <w:r>
        <w:rPr>
          <w:rFonts w:ascii="Calibri" w:hAnsi="Calibri" w:cs="Calibri"/>
          <w:color w:val="060808" w:themeColor="text1"/>
          <w:sz w:val="22"/>
          <w:szCs w:val="22"/>
        </w:rPr>
        <w:t xml:space="preserve"> and </w:t>
      </w:r>
      <w:r w:rsidR="00A06219">
        <w:rPr>
          <w:rFonts w:ascii="Calibri" w:hAnsi="Calibri" w:cs="Calibri"/>
          <w:color w:val="060808" w:themeColor="text1"/>
          <w:sz w:val="22"/>
          <w:szCs w:val="22"/>
        </w:rPr>
        <w:t>N</w:t>
      </w:r>
      <w:r>
        <w:rPr>
          <w:rFonts w:ascii="Calibri" w:hAnsi="Calibri" w:cs="Calibri"/>
          <w:color w:val="060808" w:themeColor="text1"/>
          <w:sz w:val="22"/>
          <w:szCs w:val="22"/>
        </w:rPr>
        <w:t>on-</w:t>
      </w:r>
      <w:r w:rsidR="00A06219">
        <w:rPr>
          <w:rFonts w:ascii="Calibri" w:hAnsi="Calibri" w:cs="Calibri"/>
          <w:color w:val="060808" w:themeColor="text1"/>
          <w:sz w:val="22"/>
          <w:szCs w:val="22"/>
        </w:rPr>
        <w:t>A</w:t>
      </w:r>
      <w:r>
        <w:rPr>
          <w:rFonts w:ascii="Calibri" w:hAnsi="Calibri" w:cs="Calibri"/>
          <w:color w:val="060808" w:themeColor="text1"/>
          <w:sz w:val="22"/>
          <w:szCs w:val="22"/>
        </w:rPr>
        <w:t xml:space="preserve">uto </w:t>
      </w:r>
      <w:r w:rsidR="00A06219">
        <w:rPr>
          <w:rFonts w:ascii="Calibri" w:hAnsi="Calibri" w:cs="Calibri"/>
          <w:color w:val="060808" w:themeColor="text1"/>
          <w:sz w:val="22"/>
          <w:szCs w:val="22"/>
        </w:rPr>
        <w:t>R</w:t>
      </w:r>
      <w:r>
        <w:rPr>
          <w:rFonts w:ascii="Calibri" w:hAnsi="Calibri" w:cs="Calibri"/>
          <w:color w:val="060808" w:themeColor="text1"/>
          <w:sz w:val="22"/>
          <w:szCs w:val="22"/>
        </w:rPr>
        <w:t xml:space="preserve">enewal </w:t>
      </w:r>
      <w:r w:rsidR="00A06219">
        <w:rPr>
          <w:rFonts w:ascii="Calibri" w:hAnsi="Calibri" w:cs="Calibri"/>
          <w:color w:val="060808" w:themeColor="text1"/>
          <w:sz w:val="22"/>
          <w:szCs w:val="22"/>
        </w:rPr>
        <w:t>Notice XML</w:t>
      </w:r>
      <w:r>
        <w:rPr>
          <w:rFonts w:ascii="Calibri" w:hAnsi="Calibri" w:cs="Calibri"/>
          <w:color w:val="060808" w:themeColor="text1"/>
          <w:sz w:val="22"/>
          <w:szCs w:val="22"/>
        </w:rPr>
        <w:t xml:space="preserve"> /prepopulated form (PPF) has been generated for any qualified member.</w:t>
      </w:r>
    </w:p>
    <w:p w14:paraId="32822A65" w14:textId="7A00A50F" w:rsidR="005743E5" w:rsidRPr="00973E39" w:rsidRDefault="005743E5" w:rsidP="008A0B97">
      <w:pPr>
        <w:pStyle w:val="ListParagraph"/>
        <w:numPr>
          <w:ilvl w:val="0"/>
          <w:numId w:val="18"/>
        </w:numPr>
        <w:rPr>
          <w:rFonts w:ascii="Calibri" w:hAnsi="Calibri" w:cs="Calibri"/>
          <w:sz w:val="22"/>
          <w:szCs w:val="22"/>
        </w:rPr>
      </w:pPr>
      <w:r w:rsidRPr="003F7494">
        <w:rPr>
          <w:rFonts w:ascii="Calibri" w:hAnsi="Calibri" w:cs="Calibri"/>
          <w:color w:val="060808" w:themeColor="text1"/>
          <w:sz w:val="22"/>
          <w:szCs w:val="22"/>
        </w:rPr>
        <w:t>The system enable</w:t>
      </w:r>
      <w:r>
        <w:rPr>
          <w:rFonts w:ascii="Calibri" w:hAnsi="Calibri" w:cs="Calibri"/>
          <w:color w:val="060808" w:themeColor="text1"/>
          <w:sz w:val="22"/>
          <w:szCs w:val="22"/>
        </w:rPr>
        <w:t>s</w:t>
      </w:r>
      <w:r w:rsidRPr="003F7494">
        <w:rPr>
          <w:rFonts w:ascii="Calibri" w:hAnsi="Calibri" w:cs="Calibri"/>
          <w:color w:val="060808" w:themeColor="text1"/>
          <w:sz w:val="22"/>
          <w:szCs w:val="22"/>
        </w:rPr>
        <w:t xml:space="preserve"> the agent portal capability to verify any outstanding RFI for any member when the renewal year preliminary eligibility has been created during QHP &amp; Mixed HH </w:t>
      </w:r>
      <w:r w:rsidR="00A06219">
        <w:rPr>
          <w:rFonts w:ascii="Calibri" w:hAnsi="Calibri" w:cs="Calibri"/>
          <w:color w:val="060808" w:themeColor="text1"/>
          <w:sz w:val="22"/>
          <w:szCs w:val="22"/>
        </w:rPr>
        <w:t>R</w:t>
      </w:r>
      <w:r w:rsidRPr="003F7494">
        <w:rPr>
          <w:rFonts w:ascii="Calibri" w:hAnsi="Calibri" w:cs="Calibri"/>
          <w:color w:val="060808" w:themeColor="text1"/>
          <w:sz w:val="22"/>
          <w:szCs w:val="22"/>
        </w:rPr>
        <w:t>enewal process</w:t>
      </w:r>
      <w:r>
        <w:rPr>
          <w:rFonts w:ascii="Calibri" w:hAnsi="Calibri" w:cs="Calibri"/>
          <w:color w:val="060808" w:themeColor="text1"/>
          <w:sz w:val="22"/>
          <w:szCs w:val="22"/>
        </w:rPr>
        <w:t xml:space="preserve"> and there is at least one MH pend member in the current year eligibility</w:t>
      </w:r>
    </w:p>
    <w:p w14:paraId="79FB66AF" w14:textId="77777777" w:rsidR="004F0700" w:rsidRPr="00AD447F" w:rsidRDefault="004F0700" w:rsidP="00AD447F">
      <w:pPr>
        <w:rPr>
          <w:rFonts w:ascii="Calibri" w:hAnsi="Calibri" w:cs="Calibri"/>
          <w:sz w:val="22"/>
          <w:szCs w:val="22"/>
        </w:rPr>
      </w:pPr>
    </w:p>
    <w:p w14:paraId="3DD13FF8" w14:textId="5944DDA3" w:rsidR="00A70B60" w:rsidRPr="00973E39" w:rsidRDefault="00ED2139" w:rsidP="006E2D4F">
      <w:pPr>
        <w:pStyle w:val="Heading3"/>
        <w:ind w:left="1224" w:hanging="504"/>
        <w:rPr>
          <w:rFonts w:ascii="Calibri" w:hAnsi="Calibri" w:cs="Calibri"/>
          <w:color w:val="auto"/>
          <w:sz w:val="22"/>
          <w:szCs w:val="22"/>
        </w:rPr>
      </w:pPr>
      <w:bookmarkStart w:id="489" w:name="_Toc4775321"/>
      <w:bookmarkStart w:id="490" w:name="_Toc4756416"/>
      <w:bookmarkStart w:id="491" w:name="_Toc4756470"/>
      <w:bookmarkStart w:id="492" w:name="_Toc4756530"/>
      <w:bookmarkStart w:id="493" w:name="_Toc4756591"/>
      <w:bookmarkStart w:id="494" w:name="_Toc5057597"/>
      <w:bookmarkStart w:id="495" w:name="_Toc148466498"/>
      <w:bookmarkStart w:id="496" w:name="_Toc212474273"/>
      <w:bookmarkEnd w:id="489"/>
      <w:bookmarkEnd w:id="490"/>
      <w:bookmarkEnd w:id="491"/>
      <w:bookmarkEnd w:id="492"/>
      <w:bookmarkEnd w:id="493"/>
      <w:bookmarkEnd w:id="494"/>
      <w:r w:rsidRPr="00973E39">
        <w:rPr>
          <w:rFonts w:ascii="Calibri" w:hAnsi="Calibri" w:cs="Calibri"/>
          <w:color w:val="auto"/>
          <w:sz w:val="22"/>
          <w:szCs w:val="22"/>
        </w:rPr>
        <w:t>Proposed Solution Specification</w:t>
      </w:r>
      <w:bookmarkEnd w:id="495"/>
      <w:bookmarkEnd w:id="496"/>
    </w:p>
    <w:p w14:paraId="736ECA0D" w14:textId="5BEB84A6" w:rsidR="00561A74" w:rsidRPr="00973E39" w:rsidRDefault="00C1375E" w:rsidP="00C3098C">
      <w:pPr>
        <w:pStyle w:val="Caption"/>
        <w:ind w:left="2160" w:firstLine="720"/>
        <w:rPr>
          <w:rFonts w:ascii="Calibri" w:hAnsi="Calibri" w:cs="Calibri"/>
          <w:sz w:val="22"/>
          <w:szCs w:val="22"/>
        </w:rPr>
      </w:pPr>
      <w:bookmarkStart w:id="497" w:name="_Toc31721427"/>
      <w:bookmarkStart w:id="498" w:name="_Toc31721472"/>
      <w:bookmarkStart w:id="499" w:name="_Toc185577850"/>
      <w:bookmarkStart w:id="500" w:name="_Toc214441226"/>
      <w:r w:rsidRPr="00973E39">
        <w:rPr>
          <w:rFonts w:ascii="Calibri" w:hAnsi="Calibri" w:cs="Calibri"/>
          <w:sz w:val="22"/>
          <w:szCs w:val="22"/>
        </w:rPr>
        <w:t xml:space="preserve">Table </w:t>
      </w:r>
      <w:r w:rsidRPr="00973E39">
        <w:rPr>
          <w:rFonts w:ascii="Calibri" w:hAnsi="Calibri" w:cs="Calibri"/>
          <w:sz w:val="22"/>
          <w:szCs w:val="22"/>
        </w:rPr>
        <w:fldChar w:fldCharType="begin"/>
      </w:r>
      <w:r w:rsidRPr="00973E39">
        <w:rPr>
          <w:rFonts w:ascii="Calibri" w:hAnsi="Calibri" w:cs="Calibri"/>
          <w:sz w:val="22"/>
          <w:szCs w:val="22"/>
        </w:rPr>
        <w:instrText>SEQ Table \* ARABIC</w:instrText>
      </w:r>
      <w:r w:rsidRPr="00973E39">
        <w:rPr>
          <w:rFonts w:ascii="Calibri" w:hAnsi="Calibri" w:cs="Calibri"/>
          <w:sz w:val="22"/>
          <w:szCs w:val="22"/>
        </w:rPr>
        <w:fldChar w:fldCharType="separate"/>
      </w:r>
      <w:r w:rsidR="008042E5">
        <w:rPr>
          <w:rFonts w:ascii="Calibri" w:hAnsi="Calibri" w:cs="Calibri"/>
          <w:noProof/>
          <w:sz w:val="22"/>
          <w:szCs w:val="22"/>
        </w:rPr>
        <w:t>3</w:t>
      </w:r>
      <w:r w:rsidRPr="00973E39">
        <w:rPr>
          <w:rFonts w:ascii="Calibri" w:hAnsi="Calibri" w:cs="Calibri"/>
          <w:sz w:val="22"/>
          <w:szCs w:val="22"/>
        </w:rPr>
        <w:fldChar w:fldCharType="end"/>
      </w:r>
      <w:r w:rsidRPr="00973E39">
        <w:rPr>
          <w:rFonts w:ascii="Calibri" w:hAnsi="Calibri" w:cs="Calibri"/>
          <w:sz w:val="22"/>
          <w:szCs w:val="22"/>
        </w:rPr>
        <w:t xml:space="preserve">. </w:t>
      </w:r>
      <w:r w:rsidR="008D7B80" w:rsidRPr="00973E39">
        <w:rPr>
          <w:rFonts w:ascii="Calibri" w:hAnsi="Calibri" w:cs="Calibri"/>
          <w:sz w:val="22"/>
          <w:szCs w:val="22"/>
        </w:rPr>
        <w:t>E</w:t>
      </w:r>
      <w:r w:rsidR="009244A1">
        <w:rPr>
          <w:rFonts w:ascii="Calibri" w:hAnsi="Calibri" w:cs="Calibri"/>
          <w:sz w:val="22"/>
          <w:szCs w:val="22"/>
        </w:rPr>
        <w:t>TREN</w:t>
      </w:r>
      <w:r w:rsidR="008D7B80" w:rsidRPr="00973E39">
        <w:rPr>
          <w:rFonts w:ascii="Calibri" w:hAnsi="Calibri" w:cs="Calibri"/>
          <w:sz w:val="22"/>
          <w:szCs w:val="22"/>
        </w:rPr>
        <w:t>.</w:t>
      </w:r>
      <w:r w:rsidR="00ED2139" w:rsidRPr="00973E39">
        <w:rPr>
          <w:rFonts w:ascii="Calibri" w:hAnsi="Calibri" w:cs="Calibri"/>
          <w:sz w:val="22"/>
          <w:szCs w:val="22"/>
        </w:rPr>
        <w:t>PC.01 Product Capabilities Specification</w:t>
      </w:r>
      <w:bookmarkEnd w:id="497"/>
      <w:bookmarkEnd w:id="498"/>
      <w:bookmarkEnd w:id="499"/>
      <w:bookmarkEnd w:id="500"/>
    </w:p>
    <w:tbl>
      <w:tblPr>
        <w:tblW w:w="89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2070"/>
        <w:gridCol w:w="6845"/>
      </w:tblGrid>
      <w:tr w:rsidR="00ED2139" w:rsidRPr="00973E39" w14:paraId="1035FCB5" w14:textId="77777777" w:rsidTr="008D7B80">
        <w:trPr>
          <w:cantSplit/>
          <w:trHeight w:val="300"/>
          <w:tblHeader/>
        </w:trPr>
        <w:tc>
          <w:tcPr>
            <w:tcW w:w="2070" w:type="dxa"/>
            <w:shd w:val="clear" w:color="auto" w:fill="4C8B3F" w:themeFill="background2"/>
            <w:hideMark/>
          </w:tcPr>
          <w:p w14:paraId="7C4A3E71" w14:textId="79A6A286" w:rsidR="00ED2139" w:rsidRPr="00973E39" w:rsidRDefault="00ED2139" w:rsidP="00ED2139">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 ID</w:t>
            </w:r>
          </w:p>
        </w:tc>
        <w:tc>
          <w:tcPr>
            <w:tcW w:w="6845" w:type="dxa"/>
            <w:shd w:val="clear" w:color="auto" w:fill="4C8B3F" w:themeFill="background2"/>
          </w:tcPr>
          <w:p w14:paraId="474A80A4" w14:textId="467A8732" w:rsidR="00ED2139" w:rsidRPr="00973E39" w:rsidRDefault="00ED2139" w:rsidP="00ED2139">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w:t>
            </w:r>
          </w:p>
        </w:tc>
      </w:tr>
      <w:tr w:rsidR="009B3AE7" w:rsidRPr="00973E39" w14:paraId="2BEF0B8A" w14:textId="77777777" w:rsidTr="008B6FBD">
        <w:trPr>
          <w:cantSplit/>
          <w:trHeight w:val="1502"/>
        </w:trPr>
        <w:tc>
          <w:tcPr>
            <w:tcW w:w="2070" w:type="dxa"/>
            <w:shd w:val="clear" w:color="auto" w:fill="FFFFFF" w:themeFill="background1"/>
            <w:vAlign w:val="center"/>
          </w:tcPr>
          <w:p w14:paraId="2DD60A3D" w14:textId="49CF849D" w:rsidR="009B3AE7" w:rsidRPr="00973E39" w:rsidRDefault="003E24A3" w:rsidP="00E74668">
            <w:pPr>
              <w:rPr>
                <w:rFonts w:ascii="Calibri" w:hAnsi="Calibri" w:cs="Calibri"/>
                <w:sz w:val="22"/>
                <w:szCs w:val="22"/>
              </w:rPr>
            </w:pPr>
            <w:r w:rsidRPr="003E24A3">
              <w:rPr>
                <w:rFonts w:ascii="Calibri" w:hAnsi="Calibri" w:cs="Calibri"/>
                <w:color w:val="060808" w:themeColor="text1"/>
                <w:sz w:val="22"/>
                <w:szCs w:val="22"/>
              </w:rPr>
              <w:t>ETREN.PCS.01.001</w:t>
            </w:r>
          </w:p>
        </w:tc>
        <w:tc>
          <w:tcPr>
            <w:tcW w:w="6845" w:type="dxa"/>
            <w:shd w:val="clear" w:color="auto" w:fill="FFFFFF" w:themeFill="background1"/>
          </w:tcPr>
          <w:p w14:paraId="486ADA36" w14:textId="4FB8D94A" w:rsidR="007145F3" w:rsidRDefault="008B6FBD" w:rsidP="00D86898">
            <w:pPr>
              <w:pStyle w:val="ListParagraph"/>
              <w:spacing w:line="252" w:lineRule="auto"/>
              <w:ind w:left="0"/>
              <w:rPr>
                <w:rFonts w:ascii="Calibri" w:hAnsi="Calibri" w:cs="Calibri"/>
                <w:color w:val="060808" w:themeColor="text1"/>
                <w:sz w:val="22"/>
                <w:szCs w:val="22"/>
              </w:rPr>
            </w:pPr>
            <w:r w:rsidRPr="008B6FBD">
              <w:rPr>
                <w:rFonts w:ascii="Calibri" w:hAnsi="Calibri" w:cs="Calibri"/>
                <w:color w:val="060808" w:themeColor="text1"/>
                <w:sz w:val="22"/>
                <w:szCs w:val="22"/>
              </w:rPr>
              <w:t xml:space="preserve">The system shall enable </w:t>
            </w:r>
            <w:r w:rsidR="00C50872" w:rsidRPr="00C50872">
              <w:rPr>
                <w:rFonts w:ascii="Calibri" w:hAnsi="Calibri" w:cs="Calibri"/>
                <w:color w:val="060808" w:themeColor="text1"/>
                <w:sz w:val="22"/>
                <w:szCs w:val="22"/>
              </w:rPr>
              <w:t>Agent Portal users</w:t>
            </w:r>
            <w:r w:rsidRPr="008B6FBD">
              <w:rPr>
                <w:rFonts w:ascii="Calibri" w:hAnsi="Calibri" w:cs="Calibri"/>
                <w:color w:val="060808" w:themeColor="text1"/>
                <w:sz w:val="22"/>
                <w:szCs w:val="22"/>
              </w:rPr>
              <w:t xml:space="preserve"> to verify any outstanding RFI for </w:t>
            </w:r>
            <w:r w:rsidR="00C50872" w:rsidRPr="00C50872">
              <w:rPr>
                <w:rFonts w:ascii="Calibri" w:hAnsi="Calibri" w:cs="Calibri"/>
                <w:color w:val="060808" w:themeColor="text1"/>
                <w:sz w:val="22"/>
                <w:szCs w:val="22"/>
              </w:rPr>
              <w:t>household members</w:t>
            </w:r>
            <w:r w:rsidRPr="008B6FBD">
              <w:rPr>
                <w:rFonts w:ascii="Calibri" w:hAnsi="Calibri" w:cs="Calibri"/>
                <w:color w:val="060808" w:themeColor="text1"/>
                <w:sz w:val="22"/>
                <w:szCs w:val="22"/>
              </w:rPr>
              <w:t xml:space="preserve"> when </w:t>
            </w:r>
            <w:r w:rsidR="003F6D8E">
              <w:rPr>
                <w:rFonts w:ascii="Calibri" w:hAnsi="Calibri" w:cs="Calibri"/>
                <w:color w:val="060808" w:themeColor="text1"/>
                <w:sz w:val="22"/>
                <w:szCs w:val="22"/>
              </w:rPr>
              <w:t xml:space="preserve">all the </w:t>
            </w:r>
            <w:r w:rsidR="007145F3">
              <w:rPr>
                <w:rFonts w:ascii="Calibri" w:hAnsi="Calibri" w:cs="Calibri"/>
                <w:color w:val="060808" w:themeColor="text1"/>
                <w:sz w:val="22"/>
                <w:szCs w:val="22"/>
              </w:rPr>
              <w:t>conditions below</w:t>
            </w:r>
            <w:r w:rsidR="003F6D8E">
              <w:rPr>
                <w:rFonts w:ascii="Calibri" w:hAnsi="Calibri" w:cs="Calibri"/>
                <w:color w:val="060808" w:themeColor="text1"/>
                <w:sz w:val="22"/>
                <w:szCs w:val="22"/>
              </w:rPr>
              <w:t xml:space="preserve"> are </w:t>
            </w:r>
            <w:r w:rsidR="007145F3">
              <w:rPr>
                <w:rFonts w:ascii="Calibri" w:hAnsi="Calibri" w:cs="Calibri"/>
                <w:color w:val="060808" w:themeColor="text1"/>
                <w:sz w:val="22"/>
                <w:szCs w:val="22"/>
              </w:rPr>
              <w:t>met</w:t>
            </w:r>
          </w:p>
          <w:p w14:paraId="674E0353" w14:textId="77777777" w:rsidR="007145F3" w:rsidRDefault="007145F3" w:rsidP="00D86898">
            <w:pPr>
              <w:pStyle w:val="ListParagraph"/>
              <w:spacing w:line="252" w:lineRule="auto"/>
              <w:ind w:left="0"/>
              <w:rPr>
                <w:rFonts w:ascii="Calibri" w:hAnsi="Calibri" w:cs="Calibri"/>
                <w:color w:val="060808" w:themeColor="text1"/>
                <w:sz w:val="22"/>
                <w:szCs w:val="22"/>
              </w:rPr>
            </w:pPr>
          </w:p>
          <w:p w14:paraId="20230C1E" w14:textId="62A7139C" w:rsidR="007145F3" w:rsidRDefault="007145F3" w:rsidP="00AD5454">
            <w:pPr>
              <w:pStyle w:val="ListParagraph"/>
              <w:numPr>
                <w:ilvl w:val="0"/>
                <w:numId w:val="86"/>
              </w:numPr>
              <w:spacing w:line="252" w:lineRule="auto"/>
              <w:rPr>
                <w:rFonts w:ascii="Calibri" w:hAnsi="Calibri" w:cs="Calibri"/>
                <w:color w:val="060808" w:themeColor="text1"/>
                <w:sz w:val="22"/>
                <w:szCs w:val="22"/>
              </w:rPr>
            </w:pPr>
            <w:r w:rsidRPr="008B6FBD">
              <w:rPr>
                <w:rFonts w:ascii="Calibri" w:hAnsi="Calibri" w:cs="Calibri"/>
                <w:color w:val="060808" w:themeColor="text1"/>
                <w:sz w:val="22"/>
                <w:szCs w:val="22"/>
              </w:rPr>
              <w:t>The</w:t>
            </w:r>
            <w:r w:rsidR="008B6FBD" w:rsidRPr="008B6FBD">
              <w:rPr>
                <w:rFonts w:ascii="Calibri" w:hAnsi="Calibri" w:cs="Calibri"/>
                <w:color w:val="060808" w:themeColor="text1"/>
                <w:sz w:val="22"/>
                <w:szCs w:val="22"/>
              </w:rPr>
              <w:t xml:space="preserve"> </w:t>
            </w:r>
            <w:r w:rsidR="006B4232">
              <w:rPr>
                <w:rFonts w:ascii="Calibri" w:hAnsi="Calibri" w:cs="Calibri"/>
                <w:color w:val="060808" w:themeColor="text1"/>
                <w:sz w:val="22"/>
                <w:szCs w:val="22"/>
              </w:rPr>
              <w:t>renewal year preliminary eligibility has been created</w:t>
            </w:r>
            <w:r w:rsidR="00E96E01">
              <w:rPr>
                <w:rFonts w:ascii="Calibri" w:hAnsi="Calibri" w:cs="Calibri"/>
                <w:color w:val="060808" w:themeColor="text1"/>
                <w:sz w:val="22"/>
                <w:szCs w:val="22"/>
              </w:rPr>
              <w:t xml:space="preserve"> </w:t>
            </w:r>
            <w:r w:rsidR="00F8759E">
              <w:rPr>
                <w:rFonts w:ascii="Calibri" w:hAnsi="Calibri" w:cs="Calibri"/>
                <w:color w:val="060808" w:themeColor="text1"/>
                <w:sz w:val="22"/>
                <w:szCs w:val="22"/>
              </w:rPr>
              <w:t>during</w:t>
            </w:r>
            <w:r w:rsidR="00F8759E" w:rsidRPr="008B6FBD">
              <w:rPr>
                <w:rFonts w:ascii="Calibri" w:hAnsi="Calibri" w:cs="Calibri"/>
                <w:color w:val="060808" w:themeColor="text1"/>
                <w:sz w:val="22"/>
                <w:szCs w:val="22"/>
              </w:rPr>
              <w:t xml:space="preserve"> </w:t>
            </w:r>
            <w:r w:rsidR="00C50872" w:rsidRPr="00C50872">
              <w:rPr>
                <w:rFonts w:ascii="Calibri" w:hAnsi="Calibri" w:cs="Calibri"/>
                <w:color w:val="060808" w:themeColor="text1"/>
                <w:sz w:val="22"/>
                <w:szCs w:val="22"/>
              </w:rPr>
              <w:t xml:space="preserve">the </w:t>
            </w:r>
            <w:r w:rsidR="00F8759E" w:rsidRPr="008B6FBD">
              <w:rPr>
                <w:rFonts w:ascii="Calibri" w:hAnsi="Calibri" w:cs="Calibri"/>
                <w:color w:val="060808" w:themeColor="text1"/>
                <w:sz w:val="22"/>
                <w:szCs w:val="22"/>
              </w:rPr>
              <w:t xml:space="preserve">QHP </w:t>
            </w:r>
            <w:r w:rsidR="00C50872" w:rsidRPr="00C50872">
              <w:rPr>
                <w:rFonts w:ascii="Calibri" w:hAnsi="Calibri" w:cs="Calibri"/>
                <w:color w:val="060808" w:themeColor="text1"/>
                <w:sz w:val="22"/>
                <w:szCs w:val="22"/>
              </w:rPr>
              <w:t>and</w:t>
            </w:r>
            <w:r w:rsidR="00F8759E" w:rsidRPr="008B6FBD">
              <w:rPr>
                <w:rFonts w:ascii="Calibri" w:hAnsi="Calibri" w:cs="Calibri"/>
                <w:color w:val="060808" w:themeColor="text1"/>
                <w:sz w:val="22"/>
                <w:szCs w:val="22"/>
              </w:rPr>
              <w:t xml:space="preserve"> Mixed </w:t>
            </w:r>
            <w:r w:rsidR="00C50872" w:rsidRPr="00C50872">
              <w:rPr>
                <w:rFonts w:ascii="Calibri" w:hAnsi="Calibri" w:cs="Calibri"/>
                <w:color w:val="060808" w:themeColor="text1"/>
                <w:sz w:val="22"/>
                <w:szCs w:val="22"/>
              </w:rPr>
              <w:t>Household</w:t>
            </w:r>
            <w:r w:rsidR="00F8759E" w:rsidRPr="008B6FBD">
              <w:rPr>
                <w:rFonts w:ascii="Calibri" w:hAnsi="Calibri" w:cs="Calibri"/>
                <w:color w:val="060808" w:themeColor="text1"/>
                <w:sz w:val="22"/>
                <w:szCs w:val="22"/>
              </w:rPr>
              <w:t xml:space="preserve"> renewal process</w:t>
            </w:r>
            <w:r w:rsidR="00C50872" w:rsidRPr="00C50872">
              <w:rPr>
                <w:rFonts w:ascii="Calibri" w:hAnsi="Calibri" w:cs="Calibri"/>
                <w:color w:val="060808" w:themeColor="text1"/>
                <w:sz w:val="22"/>
                <w:szCs w:val="22"/>
              </w:rPr>
              <w:t>,</w:t>
            </w:r>
          </w:p>
          <w:p w14:paraId="051FBA0A" w14:textId="54C99CDD" w:rsidR="00A606A0" w:rsidRPr="007145F3" w:rsidRDefault="007145F3" w:rsidP="00AD5454">
            <w:pPr>
              <w:pStyle w:val="ListParagraph"/>
              <w:numPr>
                <w:ilvl w:val="0"/>
                <w:numId w:val="86"/>
              </w:numPr>
              <w:spacing w:line="252" w:lineRule="auto"/>
              <w:rPr>
                <w:rFonts w:ascii="Calibri" w:hAnsi="Calibri" w:cs="Calibri"/>
                <w:strike/>
                <w:color w:val="060808" w:themeColor="text1"/>
                <w:sz w:val="22"/>
                <w:szCs w:val="22"/>
              </w:rPr>
            </w:pPr>
            <w:r>
              <w:rPr>
                <w:rFonts w:ascii="Calibri" w:hAnsi="Calibri" w:cs="Calibri"/>
                <w:color w:val="060808" w:themeColor="text1"/>
                <w:sz w:val="22"/>
                <w:szCs w:val="22"/>
              </w:rPr>
              <w:t>A</w:t>
            </w:r>
            <w:r w:rsidR="00C50872" w:rsidRPr="00C50872">
              <w:rPr>
                <w:rFonts w:ascii="Calibri" w:hAnsi="Calibri" w:cs="Calibri"/>
                <w:color w:val="060808" w:themeColor="text1"/>
                <w:sz w:val="22"/>
                <w:szCs w:val="22"/>
              </w:rPr>
              <w:t xml:space="preserve"> Non-Auto Renewal </w:t>
            </w:r>
            <w:r w:rsidR="00F05D83">
              <w:rPr>
                <w:rFonts w:ascii="Calibri" w:hAnsi="Calibri" w:cs="Calibri"/>
                <w:color w:val="060808" w:themeColor="text1"/>
                <w:sz w:val="22"/>
                <w:szCs w:val="22"/>
              </w:rPr>
              <w:t xml:space="preserve">Notice </w:t>
            </w:r>
            <w:r w:rsidR="00C50872" w:rsidRPr="00C50872">
              <w:rPr>
                <w:rFonts w:ascii="Calibri" w:hAnsi="Calibri" w:cs="Calibri"/>
                <w:color w:val="060808" w:themeColor="text1"/>
                <w:sz w:val="22"/>
                <w:szCs w:val="22"/>
              </w:rPr>
              <w:t>XML or Prepopulated Form</w:t>
            </w:r>
            <w:r w:rsidR="00515EC1">
              <w:rPr>
                <w:rFonts w:ascii="Calibri" w:hAnsi="Calibri" w:cs="Calibri"/>
                <w:color w:val="060808" w:themeColor="text1"/>
                <w:sz w:val="22"/>
                <w:szCs w:val="22"/>
              </w:rPr>
              <w:t xml:space="preserve"> (</w:t>
            </w:r>
            <w:r w:rsidR="00BB382E">
              <w:rPr>
                <w:rFonts w:ascii="Calibri" w:hAnsi="Calibri" w:cs="Calibri"/>
                <w:color w:val="060808" w:themeColor="text1"/>
                <w:sz w:val="22"/>
                <w:szCs w:val="22"/>
              </w:rPr>
              <w:t>PPF</w:t>
            </w:r>
            <w:r w:rsidR="00515EC1">
              <w:rPr>
                <w:rFonts w:ascii="Calibri" w:hAnsi="Calibri" w:cs="Calibri"/>
                <w:color w:val="060808" w:themeColor="text1"/>
                <w:sz w:val="22"/>
                <w:szCs w:val="22"/>
              </w:rPr>
              <w:t>)</w:t>
            </w:r>
            <w:r w:rsidR="00BB382E">
              <w:rPr>
                <w:rFonts w:ascii="Calibri" w:hAnsi="Calibri" w:cs="Calibri"/>
                <w:color w:val="060808" w:themeColor="text1"/>
                <w:sz w:val="22"/>
                <w:szCs w:val="22"/>
              </w:rPr>
              <w:t xml:space="preserve"> has </w:t>
            </w:r>
            <w:r w:rsidR="00C50872" w:rsidRPr="00C50872">
              <w:rPr>
                <w:rFonts w:ascii="Calibri" w:hAnsi="Calibri" w:cs="Calibri"/>
                <w:color w:val="060808" w:themeColor="text1"/>
                <w:sz w:val="22"/>
                <w:szCs w:val="22"/>
              </w:rPr>
              <w:t xml:space="preserve">already </w:t>
            </w:r>
            <w:r w:rsidR="00BB382E">
              <w:rPr>
                <w:rFonts w:ascii="Calibri" w:hAnsi="Calibri" w:cs="Calibri"/>
                <w:color w:val="060808" w:themeColor="text1"/>
                <w:sz w:val="22"/>
                <w:szCs w:val="22"/>
              </w:rPr>
              <w:t xml:space="preserve">been </w:t>
            </w:r>
            <w:r w:rsidR="00060CD8">
              <w:rPr>
                <w:rFonts w:ascii="Calibri" w:hAnsi="Calibri" w:cs="Calibri"/>
                <w:color w:val="060808" w:themeColor="text1"/>
                <w:sz w:val="22"/>
                <w:szCs w:val="22"/>
              </w:rPr>
              <w:t xml:space="preserve">generated for </w:t>
            </w:r>
            <w:r w:rsidR="00C50872" w:rsidRPr="00C50872">
              <w:rPr>
                <w:rFonts w:ascii="Calibri" w:hAnsi="Calibri" w:cs="Calibri"/>
                <w:color w:val="060808" w:themeColor="text1"/>
                <w:sz w:val="22"/>
                <w:szCs w:val="22"/>
              </w:rPr>
              <w:t>at least one</w:t>
            </w:r>
            <w:r w:rsidR="00BB382E">
              <w:rPr>
                <w:rFonts w:ascii="Calibri" w:hAnsi="Calibri" w:cs="Calibri"/>
                <w:color w:val="060808" w:themeColor="text1"/>
                <w:sz w:val="22"/>
                <w:szCs w:val="22"/>
              </w:rPr>
              <w:t xml:space="preserve"> </w:t>
            </w:r>
            <w:r w:rsidR="00EB536B">
              <w:rPr>
                <w:rFonts w:ascii="Calibri" w:hAnsi="Calibri" w:cs="Calibri"/>
                <w:color w:val="060808" w:themeColor="text1"/>
                <w:sz w:val="22"/>
                <w:szCs w:val="22"/>
              </w:rPr>
              <w:t>qualified membe</w:t>
            </w:r>
            <w:r w:rsidR="00F8759E">
              <w:rPr>
                <w:rFonts w:ascii="Calibri" w:hAnsi="Calibri" w:cs="Calibri"/>
                <w:color w:val="060808" w:themeColor="text1"/>
                <w:sz w:val="22"/>
                <w:szCs w:val="22"/>
              </w:rPr>
              <w:t>r.</w:t>
            </w:r>
          </w:p>
          <w:p w14:paraId="012C2A48" w14:textId="7B189692" w:rsidR="007145F3" w:rsidRPr="001E5F49" w:rsidRDefault="007145F3" w:rsidP="00AD5454">
            <w:pPr>
              <w:pStyle w:val="ListParagraph"/>
              <w:numPr>
                <w:ilvl w:val="0"/>
                <w:numId w:val="86"/>
              </w:numPr>
              <w:spacing w:line="252" w:lineRule="auto"/>
              <w:rPr>
                <w:rFonts w:ascii="Calibri" w:hAnsi="Calibri" w:cs="Calibri"/>
                <w:bCs/>
                <w:strike/>
                <w:color w:val="060808" w:themeColor="text1"/>
                <w:sz w:val="22"/>
                <w:szCs w:val="22"/>
              </w:rPr>
            </w:pPr>
            <w:r>
              <w:rPr>
                <w:rFonts w:ascii="Calibri" w:hAnsi="Calibri" w:cs="Calibri"/>
                <w:color w:val="060808" w:themeColor="text1"/>
                <w:sz w:val="22"/>
                <w:szCs w:val="22"/>
              </w:rPr>
              <w:t xml:space="preserve">The </w:t>
            </w:r>
            <w:r w:rsidR="001E5F49" w:rsidRPr="001E5F49">
              <w:rPr>
                <w:rFonts w:ascii="Calibri" w:hAnsi="Calibri" w:cs="Calibri"/>
                <w:bCs/>
                <w:sz w:val="22"/>
                <w:szCs w:val="22"/>
              </w:rPr>
              <w:t>“Allow RFI Verification”</w:t>
            </w:r>
            <w:r w:rsidR="001E5F49">
              <w:rPr>
                <w:rFonts w:ascii="Calibri" w:hAnsi="Calibri" w:cs="Calibri"/>
                <w:bCs/>
                <w:sz w:val="22"/>
                <w:szCs w:val="22"/>
              </w:rPr>
              <w:t xml:space="preserve"> confi</w:t>
            </w:r>
            <w:r w:rsidR="004D5C86">
              <w:rPr>
                <w:rFonts w:ascii="Calibri" w:hAnsi="Calibri" w:cs="Calibri"/>
                <w:bCs/>
                <w:sz w:val="22"/>
                <w:szCs w:val="22"/>
              </w:rPr>
              <w:t xml:space="preserve">guration </w:t>
            </w:r>
            <w:r w:rsidR="001E5F49" w:rsidRPr="001E5F49">
              <w:rPr>
                <w:rFonts w:ascii="Calibri" w:hAnsi="Calibri" w:cs="Calibri"/>
                <w:bCs/>
                <w:sz w:val="22"/>
                <w:szCs w:val="22"/>
              </w:rPr>
              <w:t>is ON</w:t>
            </w:r>
          </w:p>
          <w:p w14:paraId="07539104" w14:textId="4806E571" w:rsidR="00AD40F3" w:rsidRPr="00973E39" w:rsidRDefault="00AD40F3" w:rsidP="00D86898">
            <w:pPr>
              <w:pStyle w:val="ListParagraph"/>
              <w:spacing w:line="252" w:lineRule="auto"/>
              <w:ind w:left="0"/>
              <w:rPr>
                <w:rFonts w:ascii="Calibri" w:hAnsi="Calibri" w:cs="Calibri"/>
                <w:color w:val="060808" w:themeColor="text1"/>
                <w:sz w:val="22"/>
                <w:szCs w:val="22"/>
              </w:rPr>
            </w:pPr>
          </w:p>
        </w:tc>
      </w:tr>
      <w:tr w:rsidR="007517E1" w:rsidRPr="00973E39" w14:paraId="67FE4BE8" w14:textId="77777777" w:rsidTr="008D7B80">
        <w:trPr>
          <w:cantSplit/>
          <w:trHeight w:val="350"/>
        </w:trPr>
        <w:tc>
          <w:tcPr>
            <w:tcW w:w="2070" w:type="dxa"/>
            <w:shd w:val="clear" w:color="auto" w:fill="FFFFFF" w:themeFill="background1"/>
            <w:vAlign w:val="center"/>
          </w:tcPr>
          <w:p w14:paraId="636D0617" w14:textId="5E2F5007" w:rsidR="007517E1" w:rsidRPr="00973E39" w:rsidRDefault="003F7494" w:rsidP="007517E1">
            <w:pPr>
              <w:rPr>
                <w:rFonts w:ascii="Calibri" w:hAnsi="Calibri" w:cs="Calibri"/>
                <w:sz w:val="22"/>
                <w:szCs w:val="22"/>
              </w:rPr>
            </w:pPr>
            <w:r w:rsidRPr="003E24A3">
              <w:rPr>
                <w:rFonts w:ascii="Calibri" w:hAnsi="Calibri" w:cs="Calibri"/>
                <w:color w:val="060808" w:themeColor="text1"/>
                <w:sz w:val="22"/>
                <w:szCs w:val="22"/>
              </w:rPr>
              <w:t>ETREN.PCS.01.00</w:t>
            </w:r>
            <w:r>
              <w:rPr>
                <w:rFonts w:ascii="Calibri" w:hAnsi="Calibri" w:cs="Calibri"/>
                <w:color w:val="060808" w:themeColor="text1"/>
                <w:sz w:val="22"/>
                <w:szCs w:val="22"/>
              </w:rPr>
              <w:t>2</w:t>
            </w:r>
          </w:p>
        </w:tc>
        <w:tc>
          <w:tcPr>
            <w:tcW w:w="6845" w:type="dxa"/>
            <w:shd w:val="clear" w:color="auto" w:fill="FFFFFF" w:themeFill="background1"/>
          </w:tcPr>
          <w:p w14:paraId="23CCA9FE" w14:textId="55939F54" w:rsidR="004D5C86" w:rsidRDefault="003F7494" w:rsidP="003F7494">
            <w:pPr>
              <w:spacing w:line="252" w:lineRule="auto"/>
              <w:rPr>
                <w:rFonts w:ascii="Calibri" w:hAnsi="Calibri" w:cs="Calibri"/>
                <w:color w:val="060808" w:themeColor="text1"/>
                <w:sz w:val="22"/>
                <w:szCs w:val="22"/>
              </w:rPr>
            </w:pPr>
            <w:r w:rsidRPr="003F7494">
              <w:rPr>
                <w:rFonts w:ascii="Calibri" w:hAnsi="Calibri" w:cs="Calibri"/>
                <w:color w:val="060808" w:themeColor="text1"/>
                <w:sz w:val="22"/>
                <w:szCs w:val="22"/>
              </w:rPr>
              <w:t xml:space="preserve">The system shall enable </w:t>
            </w:r>
            <w:r w:rsidR="00BF5D0F" w:rsidRPr="00BF5D0F">
              <w:rPr>
                <w:rFonts w:ascii="Calibri" w:hAnsi="Calibri" w:cs="Calibri"/>
                <w:color w:val="060808" w:themeColor="text1"/>
                <w:sz w:val="22"/>
                <w:szCs w:val="22"/>
              </w:rPr>
              <w:t>Agent Portal user</w:t>
            </w:r>
            <w:r w:rsidR="004D5C86">
              <w:rPr>
                <w:rFonts w:ascii="Calibri" w:hAnsi="Calibri" w:cs="Calibri"/>
                <w:color w:val="060808" w:themeColor="text1"/>
                <w:sz w:val="22"/>
                <w:szCs w:val="22"/>
              </w:rPr>
              <w:t>s</w:t>
            </w:r>
            <w:r w:rsidRPr="003F7494">
              <w:rPr>
                <w:rFonts w:ascii="Calibri" w:hAnsi="Calibri" w:cs="Calibri"/>
                <w:color w:val="060808" w:themeColor="text1"/>
                <w:sz w:val="22"/>
                <w:szCs w:val="22"/>
              </w:rPr>
              <w:t xml:space="preserve"> to verify any outstanding RFI for </w:t>
            </w:r>
            <w:r w:rsidR="00BF5D0F" w:rsidRPr="00BF5D0F">
              <w:rPr>
                <w:rFonts w:ascii="Calibri" w:hAnsi="Calibri" w:cs="Calibri"/>
                <w:color w:val="060808" w:themeColor="text1"/>
                <w:sz w:val="22"/>
                <w:szCs w:val="22"/>
              </w:rPr>
              <w:t>household members when</w:t>
            </w:r>
            <w:r w:rsidRPr="003F7494">
              <w:rPr>
                <w:rFonts w:ascii="Calibri" w:hAnsi="Calibri" w:cs="Calibri"/>
                <w:color w:val="060808" w:themeColor="text1"/>
                <w:sz w:val="22"/>
                <w:szCs w:val="22"/>
              </w:rPr>
              <w:t xml:space="preserve"> </w:t>
            </w:r>
            <w:r w:rsidR="004D5C86">
              <w:rPr>
                <w:rFonts w:ascii="Calibri" w:hAnsi="Calibri" w:cs="Calibri"/>
                <w:color w:val="060808" w:themeColor="text1"/>
                <w:sz w:val="22"/>
                <w:szCs w:val="22"/>
              </w:rPr>
              <w:t>all the conditions below are met</w:t>
            </w:r>
          </w:p>
          <w:p w14:paraId="4AA50D5E" w14:textId="77777777" w:rsidR="004D5C86" w:rsidRDefault="004D5C86" w:rsidP="003F7494">
            <w:pPr>
              <w:spacing w:line="252" w:lineRule="auto"/>
              <w:rPr>
                <w:rFonts w:ascii="Calibri" w:hAnsi="Calibri" w:cs="Calibri"/>
                <w:color w:val="060808" w:themeColor="text1"/>
                <w:sz w:val="22"/>
                <w:szCs w:val="22"/>
              </w:rPr>
            </w:pPr>
          </w:p>
          <w:p w14:paraId="7B87F52E" w14:textId="61996466" w:rsidR="004D5C86" w:rsidRPr="00490E40" w:rsidRDefault="004D5C86" w:rsidP="00AD5454">
            <w:pPr>
              <w:pStyle w:val="ListParagraph"/>
              <w:numPr>
                <w:ilvl w:val="0"/>
                <w:numId w:val="87"/>
              </w:numPr>
              <w:spacing w:line="252" w:lineRule="auto"/>
              <w:rPr>
                <w:rFonts w:ascii="Calibri" w:hAnsi="Calibri" w:cs="Calibri"/>
                <w:color w:val="060808" w:themeColor="text1"/>
                <w:sz w:val="22"/>
                <w:szCs w:val="22"/>
              </w:rPr>
            </w:pPr>
            <w:r w:rsidRPr="00490E40">
              <w:rPr>
                <w:rFonts w:ascii="Calibri" w:hAnsi="Calibri" w:cs="Calibri"/>
                <w:color w:val="060808" w:themeColor="text1"/>
                <w:sz w:val="22"/>
                <w:szCs w:val="22"/>
              </w:rPr>
              <w:t xml:space="preserve">The </w:t>
            </w:r>
            <w:r w:rsidR="003F7494" w:rsidRPr="00490E40">
              <w:rPr>
                <w:rFonts w:ascii="Calibri" w:hAnsi="Calibri" w:cs="Calibri"/>
                <w:color w:val="060808" w:themeColor="text1"/>
                <w:sz w:val="22"/>
                <w:szCs w:val="22"/>
              </w:rPr>
              <w:t xml:space="preserve">renewal year preliminary eligibility has been created during </w:t>
            </w:r>
            <w:r w:rsidR="00BF5D0F" w:rsidRPr="00490E40">
              <w:rPr>
                <w:rFonts w:ascii="Calibri" w:hAnsi="Calibri" w:cs="Calibri"/>
                <w:color w:val="060808" w:themeColor="text1"/>
                <w:sz w:val="22"/>
                <w:szCs w:val="22"/>
              </w:rPr>
              <w:t xml:space="preserve">the </w:t>
            </w:r>
            <w:r w:rsidR="003F7494" w:rsidRPr="00490E40">
              <w:rPr>
                <w:rFonts w:ascii="Calibri" w:hAnsi="Calibri" w:cs="Calibri"/>
                <w:color w:val="060808" w:themeColor="text1"/>
                <w:sz w:val="22"/>
                <w:szCs w:val="22"/>
              </w:rPr>
              <w:t xml:space="preserve">QHP </w:t>
            </w:r>
            <w:r w:rsidR="00BF5D0F" w:rsidRPr="00490E40">
              <w:rPr>
                <w:rFonts w:ascii="Calibri" w:hAnsi="Calibri" w:cs="Calibri"/>
                <w:color w:val="060808" w:themeColor="text1"/>
                <w:sz w:val="22"/>
                <w:szCs w:val="22"/>
              </w:rPr>
              <w:t>and</w:t>
            </w:r>
            <w:r w:rsidR="003F7494" w:rsidRPr="00490E40">
              <w:rPr>
                <w:rFonts w:ascii="Calibri" w:hAnsi="Calibri" w:cs="Calibri"/>
                <w:color w:val="060808" w:themeColor="text1"/>
                <w:sz w:val="22"/>
                <w:szCs w:val="22"/>
              </w:rPr>
              <w:t xml:space="preserve"> Mixed </w:t>
            </w:r>
            <w:r w:rsidR="00BF5D0F" w:rsidRPr="00490E40">
              <w:rPr>
                <w:rFonts w:ascii="Calibri" w:hAnsi="Calibri" w:cs="Calibri"/>
                <w:color w:val="060808" w:themeColor="text1"/>
                <w:sz w:val="22"/>
                <w:szCs w:val="22"/>
              </w:rPr>
              <w:t>Household</w:t>
            </w:r>
            <w:r w:rsidR="003F7494" w:rsidRPr="00490E40">
              <w:rPr>
                <w:rFonts w:ascii="Calibri" w:hAnsi="Calibri" w:cs="Calibri"/>
                <w:color w:val="060808" w:themeColor="text1"/>
                <w:sz w:val="22"/>
                <w:szCs w:val="22"/>
              </w:rPr>
              <w:t xml:space="preserve"> renewal process</w:t>
            </w:r>
            <w:r w:rsidR="00490E40">
              <w:rPr>
                <w:rFonts w:ascii="Calibri" w:hAnsi="Calibri" w:cs="Calibri"/>
                <w:color w:val="060808" w:themeColor="text1"/>
                <w:sz w:val="22"/>
                <w:szCs w:val="22"/>
              </w:rPr>
              <w:t>.</w:t>
            </w:r>
          </w:p>
          <w:p w14:paraId="49E531BE" w14:textId="4D94633F" w:rsidR="00AD447F" w:rsidRPr="00490E40" w:rsidRDefault="00490E40" w:rsidP="00AD5454">
            <w:pPr>
              <w:pStyle w:val="ListParagraph"/>
              <w:numPr>
                <w:ilvl w:val="0"/>
                <w:numId w:val="87"/>
              </w:numPr>
              <w:spacing w:line="252" w:lineRule="auto"/>
              <w:rPr>
                <w:rFonts w:ascii="Calibri" w:hAnsi="Calibri" w:cs="Calibri"/>
                <w:color w:val="060808" w:themeColor="text1"/>
                <w:sz w:val="22"/>
                <w:szCs w:val="22"/>
              </w:rPr>
            </w:pPr>
            <w:r w:rsidRPr="00490E40">
              <w:rPr>
                <w:rFonts w:ascii="Calibri" w:hAnsi="Calibri" w:cs="Calibri"/>
                <w:color w:val="060808" w:themeColor="text1"/>
                <w:sz w:val="22"/>
                <w:szCs w:val="22"/>
              </w:rPr>
              <w:t>T</w:t>
            </w:r>
            <w:r w:rsidR="009F2C06" w:rsidRPr="00490E40">
              <w:rPr>
                <w:rFonts w:ascii="Calibri" w:hAnsi="Calibri" w:cs="Calibri"/>
                <w:color w:val="060808" w:themeColor="text1"/>
                <w:sz w:val="22"/>
                <w:szCs w:val="22"/>
              </w:rPr>
              <w:t xml:space="preserve">here is at least one </w:t>
            </w:r>
            <w:r w:rsidR="00BF5D0F" w:rsidRPr="00490E40">
              <w:rPr>
                <w:rFonts w:ascii="Calibri" w:hAnsi="Calibri" w:cs="Calibri"/>
                <w:color w:val="060808" w:themeColor="text1"/>
                <w:sz w:val="22"/>
                <w:szCs w:val="22"/>
              </w:rPr>
              <w:t>Medicaid-</w:t>
            </w:r>
            <w:r w:rsidR="009F2C06" w:rsidRPr="00490E40">
              <w:rPr>
                <w:rFonts w:ascii="Calibri" w:hAnsi="Calibri" w:cs="Calibri"/>
                <w:color w:val="060808" w:themeColor="text1"/>
                <w:sz w:val="22"/>
                <w:szCs w:val="22"/>
              </w:rPr>
              <w:t xml:space="preserve">pend member in the </w:t>
            </w:r>
            <w:r w:rsidR="008177C0" w:rsidRPr="00490E40">
              <w:rPr>
                <w:rFonts w:ascii="Calibri" w:hAnsi="Calibri" w:cs="Calibri"/>
                <w:color w:val="060808" w:themeColor="text1"/>
                <w:sz w:val="22"/>
                <w:szCs w:val="22"/>
              </w:rPr>
              <w:t xml:space="preserve">current </w:t>
            </w:r>
            <w:r w:rsidRPr="00490E40">
              <w:rPr>
                <w:rFonts w:ascii="Calibri" w:hAnsi="Calibri" w:cs="Calibri"/>
                <w:color w:val="060808" w:themeColor="text1"/>
                <w:sz w:val="22"/>
                <w:szCs w:val="22"/>
              </w:rPr>
              <w:t>year’s</w:t>
            </w:r>
            <w:r w:rsidR="008177C0" w:rsidRPr="00490E40">
              <w:rPr>
                <w:rFonts w:ascii="Calibri" w:hAnsi="Calibri" w:cs="Calibri"/>
                <w:color w:val="060808" w:themeColor="text1"/>
                <w:sz w:val="22"/>
                <w:szCs w:val="22"/>
              </w:rPr>
              <w:t xml:space="preserve"> eligibility</w:t>
            </w:r>
            <w:r w:rsidR="009F2C06" w:rsidRPr="00490E40">
              <w:rPr>
                <w:rFonts w:ascii="Calibri" w:hAnsi="Calibri" w:cs="Calibri"/>
                <w:color w:val="060808" w:themeColor="text1"/>
                <w:sz w:val="22"/>
                <w:szCs w:val="22"/>
              </w:rPr>
              <w:t>.</w:t>
            </w:r>
          </w:p>
          <w:p w14:paraId="1609D6E4" w14:textId="77777777" w:rsidR="00490E40" w:rsidRPr="00490E40" w:rsidRDefault="00490E40" w:rsidP="00AD5454">
            <w:pPr>
              <w:pStyle w:val="ListParagraph"/>
              <w:numPr>
                <w:ilvl w:val="0"/>
                <w:numId w:val="87"/>
              </w:numPr>
              <w:spacing w:line="252" w:lineRule="auto"/>
              <w:rPr>
                <w:rFonts w:ascii="Calibri" w:hAnsi="Calibri" w:cs="Calibri"/>
                <w:bCs/>
                <w:strike/>
                <w:color w:val="060808" w:themeColor="text1"/>
                <w:sz w:val="22"/>
                <w:szCs w:val="22"/>
              </w:rPr>
            </w:pPr>
            <w:r w:rsidRPr="00490E40">
              <w:rPr>
                <w:rFonts w:ascii="Calibri" w:hAnsi="Calibri" w:cs="Calibri"/>
                <w:color w:val="060808" w:themeColor="text1"/>
                <w:sz w:val="22"/>
                <w:szCs w:val="22"/>
              </w:rPr>
              <w:t xml:space="preserve">The </w:t>
            </w:r>
            <w:r w:rsidRPr="00490E40">
              <w:rPr>
                <w:rFonts w:ascii="Calibri" w:hAnsi="Calibri" w:cs="Calibri"/>
                <w:bCs/>
                <w:sz w:val="22"/>
                <w:szCs w:val="22"/>
              </w:rPr>
              <w:t>“Allow RFI Verification” configuration is ON</w:t>
            </w:r>
          </w:p>
          <w:p w14:paraId="688F9970" w14:textId="4F1182E0" w:rsidR="00490E40" w:rsidRPr="003F7494" w:rsidRDefault="00490E40" w:rsidP="003F7494">
            <w:pPr>
              <w:spacing w:line="252" w:lineRule="auto"/>
              <w:rPr>
                <w:rFonts w:ascii="Calibri" w:hAnsi="Calibri" w:cs="Calibri"/>
                <w:color w:val="060808" w:themeColor="text1"/>
                <w:sz w:val="22"/>
                <w:szCs w:val="22"/>
              </w:rPr>
            </w:pPr>
          </w:p>
        </w:tc>
      </w:tr>
      <w:tr w:rsidR="005B5442" w:rsidRPr="00973E39" w14:paraId="0A3EE835" w14:textId="77777777" w:rsidTr="00867A23">
        <w:trPr>
          <w:cantSplit/>
          <w:trHeight w:val="9728"/>
        </w:trPr>
        <w:tc>
          <w:tcPr>
            <w:tcW w:w="2070" w:type="dxa"/>
            <w:shd w:val="clear" w:color="auto" w:fill="FFFFFF" w:themeFill="background1"/>
            <w:vAlign w:val="center"/>
          </w:tcPr>
          <w:p w14:paraId="7EB83E12" w14:textId="5E32B939" w:rsidR="005B5442" w:rsidRPr="00366268" w:rsidRDefault="00D33B05" w:rsidP="007517E1">
            <w:pPr>
              <w:rPr>
                <w:rFonts w:ascii="Calibri" w:hAnsi="Calibri" w:cs="Calibri"/>
                <w:sz w:val="22"/>
                <w:szCs w:val="22"/>
              </w:rPr>
            </w:pPr>
            <w:r w:rsidRPr="00366268">
              <w:rPr>
                <w:rFonts w:ascii="Calibri" w:hAnsi="Calibri" w:cs="Calibri"/>
                <w:sz w:val="22"/>
                <w:szCs w:val="22"/>
              </w:rPr>
              <w:lastRenderedPageBreak/>
              <w:t>ETREN.PCS.01.00</w:t>
            </w:r>
            <w:r>
              <w:rPr>
                <w:rFonts w:ascii="Calibri" w:hAnsi="Calibri" w:cs="Calibri"/>
                <w:sz w:val="22"/>
                <w:szCs w:val="22"/>
              </w:rPr>
              <w:t>3</w:t>
            </w:r>
          </w:p>
        </w:tc>
        <w:tc>
          <w:tcPr>
            <w:tcW w:w="6845" w:type="dxa"/>
            <w:shd w:val="clear" w:color="auto" w:fill="FFFFFF" w:themeFill="background1"/>
            <w:vAlign w:val="center"/>
          </w:tcPr>
          <w:p w14:paraId="18BFDE42" w14:textId="6BCB24C2" w:rsidR="005210B8" w:rsidRDefault="005210B8" w:rsidP="00CE4CFF">
            <w:pPr>
              <w:rPr>
                <w:rFonts w:ascii="Calibri" w:hAnsi="Calibri" w:cs="Calibri"/>
                <w:sz w:val="22"/>
                <w:szCs w:val="22"/>
              </w:rPr>
            </w:pPr>
            <w:r>
              <w:rPr>
                <w:rFonts w:ascii="Calibri" w:hAnsi="Calibri" w:cs="Calibri"/>
                <w:sz w:val="22"/>
                <w:szCs w:val="22"/>
              </w:rPr>
              <w:t>T</w:t>
            </w:r>
            <w:r w:rsidRPr="005210B8">
              <w:rPr>
                <w:rFonts w:ascii="Calibri" w:hAnsi="Calibri" w:cs="Calibri"/>
                <w:sz w:val="22"/>
                <w:szCs w:val="22"/>
              </w:rPr>
              <w:t xml:space="preserve">he system shall perform the following actions </w:t>
            </w:r>
            <w:r w:rsidR="00971DE3">
              <w:rPr>
                <w:rFonts w:ascii="Calibri" w:hAnsi="Calibri" w:cs="Calibri"/>
                <w:sz w:val="22"/>
                <w:szCs w:val="22"/>
              </w:rPr>
              <w:t xml:space="preserve">when </w:t>
            </w:r>
            <w:r w:rsidR="009A6F8B">
              <w:rPr>
                <w:rFonts w:ascii="Calibri" w:hAnsi="Calibri" w:cs="Calibri"/>
                <w:sz w:val="22"/>
                <w:szCs w:val="22"/>
              </w:rPr>
              <w:t xml:space="preserve">the </w:t>
            </w:r>
            <w:r w:rsidR="009A6F8B" w:rsidRPr="005210B8">
              <w:rPr>
                <w:rFonts w:ascii="Calibri" w:hAnsi="Calibri" w:cs="Calibri"/>
                <w:sz w:val="22"/>
                <w:szCs w:val="22"/>
              </w:rPr>
              <w:t xml:space="preserve">Agent Portal user </w:t>
            </w:r>
            <w:ins w:id="501" w:author="Banga, Gourav" w:date="2026-01-12T16:07:00Z" w16du:dateUtc="2026-01-12T10:37:00Z">
              <w:r w:rsidR="004D5126">
                <w:rPr>
                  <w:rFonts w:ascii="Calibri" w:hAnsi="Calibri" w:cs="Calibri"/>
                  <w:sz w:val="22"/>
                  <w:szCs w:val="22"/>
                </w:rPr>
                <w:t xml:space="preserve">only </w:t>
              </w:r>
            </w:ins>
            <w:r w:rsidR="009A6F8B" w:rsidRPr="005210B8">
              <w:rPr>
                <w:rFonts w:ascii="Calibri" w:hAnsi="Calibri" w:cs="Calibri"/>
                <w:sz w:val="22"/>
                <w:szCs w:val="22"/>
              </w:rPr>
              <w:t xml:space="preserve">verifies any outstanding RFI </w:t>
            </w:r>
            <w:r w:rsidR="00D5693B">
              <w:rPr>
                <w:rFonts w:ascii="Calibri" w:hAnsi="Calibri" w:cs="Calibri"/>
                <w:sz w:val="22"/>
                <w:szCs w:val="22"/>
              </w:rPr>
              <w:t>during</w:t>
            </w:r>
            <w:r w:rsidR="00971DE3">
              <w:rPr>
                <w:rFonts w:ascii="Calibri" w:hAnsi="Calibri" w:cs="Calibri"/>
                <w:sz w:val="22"/>
                <w:szCs w:val="22"/>
              </w:rPr>
              <w:t xml:space="preserve"> an</w:t>
            </w:r>
            <w:r w:rsidR="00D5693B">
              <w:rPr>
                <w:rFonts w:ascii="Calibri" w:hAnsi="Calibri" w:cs="Calibri"/>
                <w:sz w:val="22"/>
                <w:szCs w:val="22"/>
              </w:rPr>
              <w:t xml:space="preserve">y of the circumstances defined in </w:t>
            </w:r>
            <w:r w:rsidR="00D5693B" w:rsidRPr="00366268">
              <w:rPr>
                <w:rFonts w:ascii="Calibri" w:hAnsi="Calibri" w:cs="Calibri"/>
                <w:sz w:val="22"/>
                <w:szCs w:val="22"/>
              </w:rPr>
              <w:t>ETREN.PCS.01.00</w:t>
            </w:r>
            <w:r w:rsidR="00D5693B">
              <w:rPr>
                <w:rFonts w:ascii="Calibri" w:hAnsi="Calibri" w:cs="Calibri"/>
                <w:sz w:val="22"/>
                <w:szCs w:val="22"/>
              </w:rPr>
              <w:t xml:space="preserve">1 and </w:t>
            </w:r>
            <w:r w:rsidR="00D5693B" w:rsidRPr="00366268">
              <w:rPr>
                <w:rFonts w:ascii="Calibri" w:hAnsi="Calibri" w:cs="Calibri"/>
                <w:sz w:val="22"/>
                <w:szCs w:val="22"/>
              </w:rPr>
              <w:t>ETREN.PCS.01.00</w:t>
            </w:r>
            <w:r w:rsidR="00D5693B">
              <w:rPr>
                <w:rFonts w:ascii="Calibri" w:hAnsi="Calibri" w:cs="Calibri"/>
                <w:sz w:val="22"/>
                <w:szCs w:val="22"/>
              </w:rPr>
              <w:t xml:space="preserve">2 </w:t>
            </w:r>
            <w:r w:rsidR="009A6F8B" w:rsidRPr="005210B8">
              <w:rPr>
                <w:rFonts w:ascii="Calibri" w:hAnsi="Calibri" w:cs="Calibri"/>
                <w:sz w:val="22"/>
                <w:szCs w:val="22"/>
              </w:rPr>
              <w:t>and completes the determination</w:t>
            </w:r>
            <w:r w:rsidR="009A6F8B">
              <w:rPr>
                <w:rFonts w:ascii="Calibri" w:hAnsi="Calibri" w:cs="Calibri"/>
                <w:sz w:val="22"/>
                <w:szCs w:val="22"/>
              </w:rPr>
              <w:t>.</w:t>
            </w:r>
          </w:p>
          <w:p w14:paraId="6343A66C" w14:textId="77777777" w:rsidR="009A6F8B" w:rsidRPr="00CE4CFF" w:rsidRDefault="009A6F8B" w:rsidP="00CE4CFF">
            <w:pPr>
              <w:rPr>
                <w:rFonts w:ascii="Calibri" w:hAnsi="Calibri" w:cs="Calibri"/>
                <w:sz w:val="22"/>
                <w:szCs w:val="22"/>
              </w:rPr>
            </w:pPr>
          </w:p>
          <w:p w14:paraId="1EDBB0AE" w14:textId="3BE955A7" w:rsidR="00CE4CFF" w:rsidRPr="00CE4CFF" w:rsidRDefault="00CE4CFF" w:rsidP="00CE4CFF">
            <w:pPr>
              <w:rPr>
                <w:rFonts w:ascii="Calibri" w:hAnsi="Calibri" w:cs="Calibri"/>
                <w:sz w:val="22"/>
                <w:szCs w:val="22"/>
              </w:rPr>
            </w:pPr>
            <w:r w:rsidRPr="00CE4CFF">
              <w:rPr>
                <w:rFonts w:ascii="Calibri" w:hAnsi="Calibri" w:cs="Calibri"/>
                <w:sz w:val="22"/>
                <w:szCs w:val="22"/>
              </w:rPr>
              <w:t xml:space="preserve">Actions on Current </w:t>
            </w:r>
            <w:r w:rsidR="009A6F8B" w:rsidRPr="00CE4CFF">
              <w:rPr>
                <w:rFonts w:ascii="Calibri" w:hAnsi="Calibri" w:cs="Calibri"/>
                <w:sz w:val="22"/>
                <w:szCs w:val="22"/>
              </w:rPr>
              <w:t>year’s</w:t>
            </w:r>
            <w:r w:rsidRPr="00CE4CFF">
              <w:rPr>
                <w:rFonts w:ascii="Calibri" w:hAnsi="Calibri" w:cs="Calibri"/>
                <w:sz w:val="22"/>
                <w:szCs w:val="22"/>
              </w:rPr>
              <w:t xml:space="preserve"> eligibility</w:t>
            </w:r>
            <w:r w:rsidR="009A6F8B">
              <w:rPr>
                <w:rFonts w:ascii="Calibri" w:hAnsi="Calibri" w:cs="Calibri"/>
                <w:sz w:val="22"/>
                <w:szCs w:val="22"/>
              </w:rPr>
              <w:t>:</w:t>
            </w:r>
          </w:p>
          <w:p w14:paraId="6D15B38A" w14:textId="60E89D8D" w:rsidR="00CE4CFF" w:rsidRPr="00CE4CFF" w:rsidRDefault="00CE4CFF" w:rsidP="00BD4032">
            <w:pPr>
              <w:pStyle w:val="ListParagraph"/>
              <w:numPr>
                <w:ilvl w:val="0"/>
                <w:numId w:val="46"/>
              </w:numPr>
              <w:rPr>
                <w:rFonts w:ascii="Calibri" w:hAnsi="Calibri" w:cs="Calibri"/>
                <w:sz w:val="22"/>
                <w:szCs w:val="22"/>
              </w:rPr>
            </w:pPr>
            <w:r w:rsidRPr="00CE4CFF">
              <w:rPr>
                <w:rFonts w:ascii="Calibri" w:hAnsi="Calibri" w:cs="Calibri"/>
                <w:sz w:val="22"/>
                <w:szCs w:val="22"/>
              </w:rPr>
              <w:t xml:space="preserve">Redetermine current </w:t>
            </w:r>
            <w:r w:rsidR="00BA098C" w:rsidRPr="00CE4CFF">
              <w:rPr>
                <w:rFonts w:ascii="Calibri" w:hAnsi="Calibri" w:cs="Calibri"/>
                <w:sz w:val="22"/>
                <w:szCs w:val="22"/>
              </w:rPr>
              <w:t>year’s</w:t>
            </w:r>
            <w:r w:rsidRPr="00CE4CFF">
              <w:rPr>
                <w:rFonts w:ascii="Calibri" w:hAnsi="Calibri" w:cs="Calibri"/>
                <w:sz w:val="22"/>
                <w:szCs w:val="22"/>
              </w:rPr>
              <w:t xml:space="preserve"> eligibility using manually verified RFI data</w:t>
            </w:r>
            <w:r w:rsidR="00BA098C">
              <w:rPr>
                <w:rFonts w:ascii="Calibri" w:hAnsi="Calibri" w:cs="Calibri"/>
                <w:sz w:val="22"/>
                <w:szCs w:val="22"/>
              </w:rPr>
              <w:t xml:space="preserve"> and mark the RFI status as manually verified</w:t>
            </w:r>
            <w:r w:rsidRPr="00CE4CFF">
              <w:rPr>
                <w:rFonts w:ascii="Calibri" w:hAnsi="Calibri" w:cs="Calibri"/>
                <w:sz w:val="22"/>
                <w:szCs w:val="22"/>
              </w:rPr>
              <w:t>.</w:t>
            </w:r>
          </w:p>
          <w:p w14:paraId="7495950A" w14:textId="70749521" w:rsidR="00CE4CFF" w:rsidRPr="00CE4CFF" w:rsidRDefault="00CE4CFF" w:rsidP="00BD4032">
            <w:pPr>
              <w:pStyle w:val="ListParagraph"/>
              <w:numPr>
                <w:ilvl w:val="0"/>
                <w:numId w:val="46"/>
              </w:numPr>
              <w:rPr>
                <w:rFonts w:ascii="Calibri" w:hAnsi="Calibri" w:cs="Calibri"/>
                <w:sz w:val="22"/>
                <w:szCs w:val="22"/>
              </w:rPr>
            </w:pPr>
            <w:r w:rsidRPr="00CE4CFF">
              <w:rPr>
                <w:rFonts w:ascii="Calibri" w:hAnsi="Calibri" w:cs="Calibri"/>
                <w:sz w:val="22"/>
                <w:szCs w:val="22"/>
              </w:rPr>
              <w:t>Apply existing downstream rules, including generation of Medicaid/QHP eligibility notice XML, other applicable notices, MMIS updates, PA/PB calculations, and 834 XML creation.</w:t>
            </w:r>
          </w:p>
          <w:p w14:paraId="29838DA8" w14:textId="77777777" w:rsidR="00CE4CFF" w:rsidRPr="00CE4CFF" w:rsidRDefault="00CE4CFF" w:rsidP="00CE4CFF">
            <w:pPr>
              <w:rPr>
                <w:rFonts w:ascii="Calibri" w:eastAsiaTheme="minorEastAsia" w:hAnsi="Calibri" w:cs="Calibri"/>
                <w:noProof/>
                <w:kern w:val="0"/>
                <w14:ligatures w14:val="none"/>
              </w:rPr>
            </w:pPr>
          </w:p>
          <w:p w14:paraId="36DE2499" w14:textId="3E2566E6" w:rsidR="00CE4CFF" w:rsidRPr="00CE4CFF" w:rsidRDefault="00CE4CFF" w:rsidP="00CE4CFF">
            <w:pPr>
              <w:rPr>
                <w:rFonts w:ascii="Calibri" w:hAnsi="Calibri" w:cs="Calibri"/>
                <w:sz w:val="22"/>
                <w:szCs w:val="22"/>
              </w:rPr>
            </w:pPr>
            <w:r w:rsidRPr="00CE4CFF">
              <w:rPr>
                <w:rFonts w:ascii="Calibri" w:hAnsi="Calibri" w:cs="Calibri"/>
                <w:sz w:val="22"/>
                <w:szCs w:val="22"/>
              </w:rPr>
              <w:t>Actions on Renewal year</w:t>
            </w:r>
            <w:r w:rsidR="009A6F8B">
              <w:rPr>
                <w:rFonts w:ascii="Calibri" w:hAnsi="Calibri" w:cs="Calibri"/>
                <w:sz w:val="22"/>
                <w:szCs w:val="22"/>
              </w:rPr>
              <w:t>’s</w:t>
            </w:r>
            <w:r w:rsidRPr="00CE4CFF">
              <w:rPr>
                <w:rFonts w:ascii="Calibri" w:hAnsi="Calibri" w:cs="Calibri"/>
                <w:sz w:val="22"/>
                <w:szCs w:val="22"/>
              </w:rPr>
              <w:t xml:space="preserve"> preliminary eligibility</w:t>
            </w:r>
            <w:r w:rsidR="009A6F8B">
              <w:rPr>
                <w:rFonts w:ascii="Calibri" w:hAnsi="Calibri" w:cs="Calibri"/>
                <w:sz w:val="22"/>
                <w:szCs w:val="22"/>
              </w:rPr>
              <w:t>:</w:t>
            </w:r>
          </w:p>
          <w:p w14:paraId="032ECEC3" w14:textId="77777777" w:rsidR="00CE4CFF" w:rsidRPr="00CE4CFF" w:rsidRDefault="00CE4CFF" w:rsidP="00CE4CFF">
            <w:pPr>
              <w:rPr>
                <w:rFonts w:ascii="Calibri" w:hAnsi="Calibri" w:cs="Calibri"/>
                <w:sz w:val="22"/>
                <w:szCs w:val="22"/>
              </w:rPr>
            </w:pPr>
          </w:p>
          <w:p w14:paraId="35BEC5C3" w14:textId="204A4BA3" w:rsidR="00CE4CFF" w:rsidRPr="00CE4CFF" w:rsidRDefault="00CE4CFF" w:rsidP="00BD4032">
            <w:pPr>
              <w:pStyle w:val="ListParagraph"/>
              <w:numPr>
                <w:ilvl w:val="0"/>
                <w:numId w:val="47"/>
              </w:numPr>
              <w:rPr>
                <w:rFonts w:ascii="Calibri" w:hAnsi="Calibri" w:cs="Calibri"/>
                <w:sz w:val="22"/>
                <w:szCs w:val="22"/>
              </w:rPr>
            </w:pPr>
            <w:r w:rsidRPr="00CE4CFF">
              <w:rPr>
                <w:rFonts w:ascii="Calibri" w:hAnsi="Calibri" w:cs="Calibri"/>
                <w:sz w:val="22"/>
                <w:szCs w:val="22"/>
              </w:rPr>
              <w:t>Redetermine the renewal year preliminary eligibility using manually verified RFI data</w:t>
            </w:r>
            <w:r w:rsidR="00CF3D92">
              <w:rPr>
                <w:rFonts w:ascii="Calibri" w:hAnsi="Calibri" w:cs="Calibri"/>
                <w:sz w:val="22"/>
                <w:szCs w:val="22"/>
              </w:rPr>
              <w:t xml:space="preserve"> and mark the RFI status as manually verified</w:t>
            </w:r>
            <w:r w:rsidRPr="00CE4CFF">
              <w:rPr>
                <w:rFonts w:ascii="Calibri" w:hAnsi="Calibri" w:cs="Calibri"/>
                <w:sz w:val="22"/>
                <w:szCs w:val="22"/>
              </w:rPr>
              <w:t>.</w:t>
            </w:r>
          </w:p>
          <w:p w14:paraId="72B5A926" w14:textId="77777777" w:rsidR="00CE4CFF" w:rsidRPr="00CE4CFF" w:rsidRDefault="00CE4CFF" w:rsidP="00BD4032">
            <w:pPr>
              <w:pStyle w:val="ListParagraph"/>
              <w:numPr>
                <w:ilvl w:val="0"/>
                <w:numId w:val="47"/>
              </w:numPr>
              <w:rPr>
                <w:rFonts w:ascii="Calibri" w:hAnsi="Calibri" w:cs="Calibri"/>
                <w:sz w:val="22"/>
                <w:szCs w:val="22"/>
              </w:rPr>
            </w:pPr>
            <w:r w:rsidRPr="00CE4CFF">
              <w:rPr>
                <w:rFonts w:ascii="Calibri" w:hAnsi="Calibri" w:cs="Calibri"/>
                <w:sz w:val="22"/>
                <w:szCs w:val="22"/>
              </w:rPr>
              <w:t>Retain the eligibility in preliminary status and shall not finalize it.</w:t>
            </w:r>
          </w:p>
          <w:p w14:paraId="3E270972" w14:textId="7EBAEACA" w:rsidR="00CE4CFF" w:rsidRPr="00CE4CFF" w:rsidRDefault="00CE4CFF" w:rsidP="00BD4032">
            <w:pPr>
              <w:pStyle w:val="ListParagraph"/>
              <w:numPr>
                <w:ilvl w:val="0"/>
                <w:numId w:val="47"/>
              </w:numPr>
              <w:rPr>
                <w:rFonts w:ascii="Calibri" w:hAnsi="Calibri" w:cs="Calibri"/>
                <w:sz w:val="22"/>
                <w:szCs w:val="22"/>
              </w:rPr>
            </w:pPr>
            <w:r w:rsidRPr="00CE4CFF">
              <w:rPr>
                <w:rFonts w:ascii="Calibri" w:hAnsi="Calibri" w:cs="Calibri"/>
                <w:sz w:val="22"/>
                <w:szCs w:val="22"/>
              </w:rPr>
              <w:t xml:space="preserve">Do not generate a new preliminary eligibility or </w:t>
            </w:r>
            <w:r w:rsidR="00AB0316">
              <w:rPr>
                <w:rFonts w:ascii="Calibri" w:hAnsi="Calibri" w:cs="Calibri"/>
                <w:sz w:val="22"/>
                <w:szCs w:val="22"/>
              </w:rPr>
              <w:t>non</w:t>
            </w:r>
            <w:r w:rsidR="007E414B">
              <w:rPr>
                <w:rFonts w:ascii="Calibri" w:hAnsi="Calibri" w:cs="Calibri"/>
                <w:sz w:val="22"/>
                <w:szCs w:val="22"/>
              </w:rPr>
              <w:t>-auto renewal XML</w:t>
            </w:r>
            <w:r w:rsidR="005C5FDE">
              <w:rPr>
                <w:rFonts w:ascii="Calibri" w:hAnsi="Calibri" w:cs="Calibri"/>
                <w:sz w:val="22"/>
                <w:szCs w:val="22"/>
              </w:rPr>
              <w:t xml:space="preserve"> with </w:t>
            </w:r>
            <w:r w:rsidRPr="00CE4CFF">
              <w:rPr>
                <w:rFonts w:ascii="Calibri" w:hAnsi="Calibri" w:cs="Calibri"/>
                <w:sz w:val="22"/>
                <w:szCs w:val="22"/>
              </w:rPr>
              <w:t>PPF during this redetermination.</w:t>
            </w:r>
          </w:p>
          <w:p w14:paraId="7AA230CE" w14:textId="330EC232" w:rsidR="00CE4CFF" w:rsidRPr="00CE4CFF" w:rsidRDefault="00CE4CFF" w:rsidP="00BD4032">
            <w:pPr>
              <w:pStyle w:val="ListParagraph"/>
              <w:numPr>
                <w:ilvl w:val="0"/>
                <w:numId w:val="47"/>
              </w:numPr>
              <w:rPr>
                <w:rFonts w:ascii="Calibri" w:hAnsi="Calibri" w:cs="Calibri"/>
                <w:sz w:val="22"/>
                <w:szCs w:val="22"/>
              </w:rPr>
            </w:pPr>
            <w:r w:rsidRPr="00CE4CFF">
              <w:rPr>
                <w:rFonts w:ascii="Calibri" w:hAnsi="Calibri" w:cs="Calibri"/>
                <w:sz w:val="22"/>
                <w:szCs w:val="22"/>
              </w:rPr>
              <w:t>Retain the original preliminary eligibility/</w:t>
            </w:r>
            <w:r w:rsidR="006F5D16">
              <w:rPr>
                <w:rFonts w:ascii="Calibri" w:hAnsi="Calibri" w:cs="Calibri"/>
                <w:sz w:val="22"/>
                <w:szCs w:val="22"/>
              </w:rPr>
              <w:t xml:space="preserve"> non-auto renewal XML</w:t>
            </w:r>
            <w:r w:rsidR="006F5D16" w:rsidRPr="00CE4CFF">
              <w:rPr>
                <w:rFonts w:ascii="Calibri" w:hAnsi="Calibri" w:cs="Calibri"/>
                <w:sz w:val="22"/>
                <w:szCs w:val="22"/>
              </w:rPr>
              <w:t xml:space="preserve"> </w:t>
            </w:r>
            <w:r w:rsidR="006F5D16">
              <w:rPr>
                <w:rFonts w:ascii="Calibri" w:hAnsi="Calibri" w:cs="Calibri"/>
                <w:sz w:val="22"/>
                <w:szCs w:val="22"/>
              </w:rPr>
              <w:t>(</w:t>
            </w:r>
            <w:r w:rsidRPr="00CE4CFF">
              <w:rPr>
                <w:rFonts w:ascii="Calibri" w:hAnsi="Calibri" w:cs="Calibri"/>
                <w:sz w:val="22"/>
                <w:szCs w:val="22"/>
              </w:rPr>
              <w:t>PPF notice</w:t>
            </w:r>
            <w:r w:rsidR="006F5D16">
              <w:rPr>
                <w:rFonts w:ascii="Calibri" w:hAnsi="Calibri" w:cs="Calibri"/>
                <w:sz w:val="22"/>
                <w:szCs w:val="22"/>
              </w:rPr>
              <w:t>)</w:t>
            </w:r>
            <w:r w:rsidRPr="00CE4CFF">
              <w:rPr>
                <w:rFonts w:ascii="Calibri" w:hAnsi="Calibri" w:cs="Calibri"/>
                <w:sz w:val="22"/>
                <w:szCs w:val="22"/>
              </w:rPr>
              <w:t xml:space="preserve"> sent during the initial determination.</w:t>
            </w:r>
          </w:p>
          <w:p w14:paraId="3B37393C" w14:textId="77777777" w:rsidR="00CE4CFF" w:rsidRPr="00CE4CFF" w:rsidRDefault="00CE4CFF" w:rsidP="00BD4032">
            <w:pPr>
              <w:pStyle w:val="ListParagraph"/>
              <w:numPr>
                <w:ilvl w:val="0"/>
                <w:numId w:val="47"/>
              </w:numPr>
              <w:rPr>
                <w:rFonts w:ascii="Calibri" w:hAnsi="Calibri" w:cs="Calibri"/>
                <w:sz w:val="22"/>
                <w:szCs w:val="22"/>
              </w:rPr>
            </w:pPr>
            <w:r w:rsidRPr="00CE4CFF">
              <w:rPr>
                <w:rFonts w:ascii="Calibri" w:hAnsi="Calibri" w:cs="Calibri"/>
                <w:sz w:val="22"/>
                <w:szCs w:val="22"/>
              </w:rPr>
              <w:t>Retain the original preliminary eligibility finalization date.</w:t>
            </w:r>
          </w:p>
          <w:p w14:paraId="509B89F0" w14:textId="77777777" w:rsidR="00CE4CFF" w:rsidRPr="00CE4CFF" w:rsidRDefault="00CE4CFF" w:rsidP="00BD4032">
            <w:pPr>
              <w:pStyle w:val="ListParagraph"/>
              <w:numPr>
                <w:ilvl w:val="0"/>
                <w:numId w:val="47"/>
              </w:numPr>
              <w:rPr>
                <w:rFonts w:ascii="Calibri" w:hAnsi="Calibri" w:cs="Calibri"/>
                <w:sz w:val="22"/>
                <w:szCs w:val="22"/>
              </w:rPr>
            </w:pPr>
            <w:r w:rsidRPr="00CE4CFF">
              <w:rPr>
                <w:rFonts w:ascii="Calibri" w:hAnsi="Calibri" w:cs="Calibri"/>
                <w:sz w:val="22"/>
                <w:szCs w:val="22"/>
              </w:rPr>
              <w:t>Retain any previously applied reconsideration and review flags.</w:t>
            </w:r>
          </w:p>
          <w:p w14:paraId="3C48AC0B" w14:textId="65CEA283" w:rsidR="001E0520" w:rsidRPr="00CF3D92" w:rsidRDefault="00CE4CFF" w:rsidP="00BD4032">
            <w:pPr>
              <w:pStyle w:val="ListParagraph"/>
              <w:numPr>
                <w:ilvl w:val="0"/>
                <w:numId w:val="47"/>
              </w:numPr>
              <w:rPr>
                <w:rFonts w:ascii="Calibri" w:hAnsi="Calibri" w:cs="Calibri"/>
                <w:sz w:val="22"/>
                <w:szCs w:val="22"/>
              </w:rPr>
            </w:pPr>
            <w:r w:rsidRPr="00CE4CFF">
              <w:rPr>
                <w:rFonts w:ascii="Calibri" w:hAnsi="Calibri" w:cs="Calibri"/>
                <w:sz w:val="22"/>
                <w:szCs w:val="22"/>
              </w:rPr>
              <w:t>Evaluate MH Pend and second provisional status for all members based on the updated preliminary eligibility created through verification.</w:t>
            </w:r>
          </w:p>
          <w:p w14:paraId="106087EE" w14:textId="77777777" w:rsidR="005B5442" w:rsidRDefault="005B5442" w:rsidP="00BA4CD2">
            <w:pPr>
              <w:contextualSpacing/>
              <w:rPr>
                <w:rFonts w:ascii="Calibri" w:hAnsi="Calibri" w:cs="Calibri"/>
                <w:sz w:val="22"/>
                <w:szCs w:val="22"/>
              </w:rPr>
            </w:pPr>
          </w:p>
          <w:p w14:paraId="545A8E66" w14:textId="77777777" w:rsidR="007365DA" w:rsidRDefault="003933D8" w:rsidP="00BA4CD2">
            <w:pPr>
              <w:contextualSpacing/>
              <w:rPr>
                <w:rFonts w:ascii="Calibri" w:hAnsi="Calibri" w:cs="Calibri"/>
                <w:sz w:val="22"/>
                <w:szCs w:val="22"/>
              </w:rPr>
            </w:pPr>
            <w:r>
              <w:rPr>
                <w:rFonts w:ascii="Calibri" w:hAnsi="Calibri" w:cs="Calibri"/>
                <w:sz w:val="22"/>
                <w:szCs w:val="22"/>
              </w:rPr>
              <w:t xml:space="preserve">Note- </w:t>
            </w:r>
          </w:p>
          <w:p w14:paraId="6102377A" w14:textId="63F54B67" w:rsidR="003933D8" w:rsidRPr="007365DA" w:rsidRDefault="00B975F8" w:rsidP="00AD5454">
            <w:pPr>
              <w:pStyle w:val="ListParagraph"/>
              <w:numPr>
                <w:ilvl w:val="0"/>
                <w:numId w:val="64"/>
              </w:numPr>
              <w:contextualSpacing/>
              <w:rPr>
                <w:rFonts w:ascii="Calibri" w:hAnsi="Calibri" w:cs="Calibri"/>
                <w:sz w:val="22"/>
                <w:szCs w:val="22"/>
              </w:rPr>
            </w:pPr>
            <w:r w:rsidRPr="007365DA">
              <w:rPr>
                <w:rFonts w:ascii="Calibri" w:hAnsi="Calibri" w:cs="Calibri"/>
                <w:sz w:val="22"/>
                <w:szCs w:val="22"/>
              </w:rPr>
              <w:t>Refer to the scenario sheet for detailed examples.</w:t>
            </w:r>
          </w:p>
          <w:p w14:paraId="2D4E2DBB" w14:textId="3B730D60" w:rsidR="007365DA" w:rsidRPr="007365DA" w:rsidDel="00F064DB" w:rsidRDefault="007365DA" w:rsidP="00AD5454">
            <w:pPr>
              <w:pStyle w:val="ListParagraph"/>
              <w:numPr>
                <w:ilvl w:val="0"/>
                <w:numId w:val="64"/>
              </w:numPr>
              <w:contextualSpacing/>
              <w:rPr>
                <w:del w:id="502" w:author="Banga, Gourav" w:date="2026-01-12T16:02:00Z" w16du:dateUtc="2026-01-12T10:32:00Z"/>
                <w:rFonts w:ascii="Calibri" w:hAnsi="Calibri" w:cs="Calibri"/>
                <w:sz w:val="22"/>
                <w:szCs w:val="22"/>
              </w:rPr>
            </w:pPr>
            <w:del w:id="503" w:author="Banga, Gourav" w:date="2026-01-12T16:02:00Z" w16du:dateUtc="2026-01-12T10:32:00Z">
              <w:r w:rsidRPr="007365DA" w:rsidDel="00F064DB">
                <w:rPr>
                  <w:rFonts w:ascii="Calibri" w:hAnsi="Calibri" w:cs="Calibri"/>
                  <w:sz w:val="22"/>
                  <w:szCs w:val="22"/>
                </w:rPr>
                <w:delText>If RFI is verified but eligibility is not redetermined, the system still treats the data as “manually verified” for reasonable compatibility.</w:delText>
              </w:r>
            </w:del>
          </w:p>
          <w:p w14:paraId="7D323597" w14:textId="39ED686E" w:rsidR="007365DA" w:rsidRPr="00BA4CD2" w:rsidRDefault="00EC2B12" w:rsidP="00F064DB">
            <w:pPr>
              <w:pStyle w:val="ListParagraph"/>
              <w:numPr>
                <w:ilvl w:val="0"/>
                <w:numId w:val="64"/>
              </w:numPr>
              <w:contextualSpacing/>
              <w:rPr>
                <w:rFonts w:ascii="Calibri" w:hAnsi="Calibri" w:cs="Calibri"/>
                <w:sz w:val="22"/>
                <w:szCs w:val="22"/>
              </w:rPr>
            </w:pPr>
            <w:ins w:id="504" w:author="Banga, Gourav" w:date="2026-01-12T16:02:00Z" w16du:dateUtc="2026-01-12T10:32:00Z">
              <w:r>
                <w:rPr>
                  <w:rFonts w:ascii="Calibri" w:hAnsi="Calibri" w:cs="Calibri"/>
                  <w:sz w:val="22"/>
                  <w:szCs w:val="22"/>
                </w:rPr>
                <w:t xml:space="preserve">If the </w:t>
              </w:r>
            </w:ins>
            <w:ins w:id="505" w:author="Banga, Gourav" w:date="2026-01-12T16:06:00Z" w16du:dateUtc="2026-01-12T10:36:00Z">
              <w:r w:rsidR="0082542C">
                <w:rPr>
                  <w:rFonts w:ascii="Calibri" w:hAnsi="Calibri" w:cs="Calibri"/>
                  <w:sz w:val="22"/>
                  <w:szCs w:val="22"/>
                </w:rPr>
                <w:t xml:space="preserve">agent portal </w:t>
              </w:r>
            </w:ins>
            <w:ins w:id="506" w:author="Banga, Gourav" w:date="2026-01-12T16:02:00Z" w16du:dateUtc="2026-01-12T10:32:00Z">
              <w:r>
                <w:rPr>
                  <w:rFonts w:ascii="Calibri" w:hAnsi="Calibri" w:cs="Calibri"/>
                  <w:sz w:val="22"/>
                  <w:szCs w:val="22"/>
                </w:rPr>
                <w:t xml:space="preserve">user </w:t>
              </w:r>
            </w:ins>
            <w:ins w:id="507" w:author="Banga, Gourav" w:date="2026-01-12T16:04:00Z" w16du:dateUtc="2026-01-12T10:34:00Z">
              <w:r w:rsidR="00073B6F">
                <w:rPr>
                  <w:rFonts w:ascii="Calibri" w:hAnsi="Calibri" w:cs="Calibri"/>
                  <w:sz w:val="22"/>
                  <w:szCs w:val="22"/>
                </w:rPr>
                <w:t xml:space="preserve">is doing multiple </w:t>
              </w:r>
            </w:ins>
            <w:ins w:id="508" w:author="Banga, Gourav" w:date="2026-01-12T16:07:00Z" w16du:dateUtc="2026-01-12T10:37:00Z">
              <w:r w:rsidR="004D5126">
                <w:rPr>
                  <w:rFonts w:ascii="Calibri" w:hAnsi="Calibri" w:cs="Calibri"/>
                  <w:sz w:val="22"/>
                  <w:szCs w:val="22"/>
                </w:rPr>
                <w:t>actions</w:t>
              </w:r>
            </w:ins>
            <w:ins w:id="509" w:author="Banga, Gourav" w:date="2026-01-12T16:04:00Z" w16du:dateUtc="2026-01-12T10:34:00Z">
              <w:r w:rsidR="00073B6F">
                <w:rPr>
                  <w:rFonts w:ascii="Calibri" w:hAnsi="Calibri" w:cs="Calibri"/>
                  <w:sz w:val="22"/>
                  <w:szCs w:val="22"/>
                </w:rPr>
                <w:t xml:space="preserve"> (</w:t>
              </w:r>
              <w:r w:rsidR="00300D31">
                <w:rPr>
                  <w:rFonts w:ascii="Calibri" w:hAnsi="Calibri" w:cs="Calibri"/>
                  <w:sz w:val="22"/>
                  <w:szCs w:val="22"/>
                </w:rPr>
                <w:t>applying admin</w:t>
              </w:r>
            </w:ins>
            <w:ins w:id="510" w:author="Banga, Gourav" w:date="2026-01-12T16:06:00Z" w16du:dateUtc="2026-01-12T10:36:00Z">
              <w:r w:rsidR="0082542C">
                <w:rPr>
                  <w:rFonts w:ascii="Calibri" w:hAnsi="Calibri" w:cs="Calibri"/>
                  <w:sz w:val="22"/>
                  <w:szCs w:val="22"/>
                </w:rPr>
                <w:t>istrative</w:t>
              </w:r>
            </w:ins>
            <w:ins w:id="511" w:author="Banga, Gourav" w:date="2026-01-12T16:04:00Z" w16du:dateUtc="2026-01-12T10:34:00Z">
              <w:r w:rsidR="00300D31">
                <w:rPr>
                  <w:rFonts w:ascii="Calibri" w:hAnsi="Calibri" w:cs="Calibri"/>
                  <w:sz w:val="22"/>
                  <w:szCs w:val="22"/>
                </w:rPr>
                <w:t xml:space="preserve"> clos</w:t>
              </w:r>
            </w:ins>
            <w:ins w:id="512" w:author="Banga, Gourav" w:date="2026-01-12T16:06:00Z" w16du:dateUtc="2026-01-12T10:36:00Z">
              <w:r w:rsidR="0082542C">
                <w:rPr>
                  <w:rFonts w:ascii="Calibri" w:hAnsi="Calibri" w:cs="Calibri"/>
                  <w:sz w:val="22"/>
                  <w:szCs w:val="22"/>
                </w:rPr>
                <w:t>ing reason</w:t>
              </w:r>
            </w:ins>
            <w:ins w:id="513" w:author="Banga, Gourav" w:date="2026-01-12T16:04:00Z" w16du:dateUtc="2026-01-12T10:34:00Z">
              <w:r w:rsidR="00300D31">
                <w:rPr>
                  <w:rFonts w:ascii="Calibri" w:hAnsi="Calibri" w:cs="Calibri"/>
                  <w:sz w:val="22"/>
                  <w:szCs w:val="22"/>
                </w:rPr>
                <w:t xml:space="preserve">, </w:t>
              </w:r>
            </w:ins>
            <w:ins w:id="514" w:author="Banga, Gourav" w:date="2026-01-12T16:05:00Z" w16du:dateUtc="2026-01-12T10:35:00Z">
              <w:r w:rsidR="002D1545">
                <w:rPr>
                  <w:rFonts w:ascii="Calibri" w:hAnsi="Calibri" w:cs="Calibri"/>
                  <w:sz w:val="22"/>
                  <w:szCs w:val="22"/>
                </w:rPr>
                <w:t>s</w:t>
              </w:r>
            </w:ins>
            <w:ins w:id="515" w:author="Banga, Gourav" w:date="2026-01-12T16:02:00Z" w16du:dateUtc="2026-01-12T10:32:00Z">
              <w:r w:rsidR="00223C53">
                <w:rPr>
                  <w:rFonts w:ascii="Calibri" w:hAnsi="Calibri" w:cs="Calibri"/>
                  <w:sz w:val="22"/>
                  <w:szCs w:val="22"/>
                </w:rPr>
                <w:t>ave</w:t>
              </w:r>
              <w:r>
                <w:rPr>
                  <w:rFonts w:ascii="Calibri" w:hAnsi="Calibri" w:cs="Calibri"/>
                  <w:sz w:val="22"/>
                  <w:szCs w:val="22"/>
                </w:rPr>
                <w:t xml:space="preserve"> and </w:t>
              </w:r>
            </w:ins>
            <w:ins w:id="516" w:author="Banga, Gourav" w:date="2026-01-12T16:07:00Z" w16du:dateUtc="2026-01-12T10:37:00Z">
              <w:r w:rsidR="004D5126">
                <w:rPr>
                  <w:rFonts w:ascii="Calibri" w:hAnsi="Calibri" w:cs="Calibri"/>
                  <w:sz w:val="22"/>
                  <w:szCs w:val="22"/>
                </w:rPr>
                <w:t>verify</w:t>
              </w:r>
            </w:ins>
            <w:ins w:id="517" w:author="Banga, Gourav" w:date="2026-01-12T16:02:00Z" w16du:dateUtc="2026-01-12T10:32:00Z">
              <w:r>
                <w:rPr>
                  <w:rFonts w:ascii="Calibri" w:hAnsi="Calibri" w:cs="Calibri"/>
                  <w:sz w:val="22"/>
                  <w:szCs w:val="22"/>
                </w:rPr>
                <w:t xml:space="preserve"> any of the RFI</w:t>
              </w:r>
            </w:ins>
            <w:ins w:id="518" w:author="Banga, Gourav" w:date="2026-01-12T16:03:00Z" w16du:dateUtc="2026-01-12T10:33:00Z">
              <w:r w:rsidR="00223C53">
                <w:rPr>
                  <w:rFonts w:ascii="Calibri" w:hAnsi="Calibri" w:cs="Calibri"/>
                  <w:sz w:val="22"/>
                  <w:szCs w:val="22"/>
                </w:rPr>
                <w:t xml:space="preserve"> for any </w:t>
              </w:r>
            </w:ins>
            <w:ins w:id="519" w:author="Banga, Gourav" w:date="2026-01-12T16:07:00Z" w16du:dateUtc="2026-01-12T10:37:00Z">
              <w:r w:rsidR="004D5126">
                <w:rPr>
                  <w:rFonts w:ascii="Calibri" w:hAnsi="Calibri" w:cs="Calibri"/>
                  <w:sz w:val="22"/>
                  <w:szCs w:val="22"/>
                </w:rPr>
                <w:t>member) and</w:t>
              </w:r>
            </w:ins>
            <w:ins w:id="520" w:author="Banga, Gourav" w:date="2026-01-12T16:04:00Z" w16du:dateUtc="2026-01-12T10:34:00Z">
              <w:r w:rsidR="00A95010">
                <w:rPr>
                  <w:rFonts w:ascii="Calibri" w:hAnsi="Calibri" w:cs="Calibri"/>
                  <w:sz w:val="22"/>
                  <w:szCs w:val="22"/>
                </w:rPr>
                <w:t xml:space="preserve"> </w:t>
              </w:r>
              <w:r w:rsidR="00073B6F">
                <w:rPr>
                  <w:rFonts w:ascii="Calibri" w:hAnsi="Calibri" w:cs="Calibri"/>
                  <w:sz w:val="22"/>
                  <w:szCs w:val="22"/>
                </w:rPr>
                <w:t>the</w:t>
              </w:r>
            </w:ins>
            <w:ins w:id="521" w:author="Banga, Gourav" w:date="2026-01-12T16:05:00Z" w16du:dateUtc="2026-01-12T10:35:00Z">
              <w:r w:rsidR="002D1545">
                <w:rPr>
                  <w:rFonts w:ascii="Calibri" w:hAnsi="Calibri" w:cs="Calibri"/>
                  <w:sz w:val="22"/>
                  <w:szCs w:val="22"/>
                </w:rPr>
                <w:t xml:space="preserve">reafter performing the re-determination of eligibility </w:t>
              </w:r>
            </w:ins>
            <w:ins w:id="522" w:author="Banga, Gourav" w:date="2026-01-12T16:06:00Z" w16du:dateUtc="2026-01-12T10:36:00Z">
              <w:r w:rsidR="0082542C">
                <w:rPr>
                  <w:rFonts w:ascii="Calibri" w:hAnsi="Calibri" w:cs="Calibri"/>
                  <w:sz w:val="22"/>
                  <w:szCs w:val="22"/>
                </w:rPr>
                <w:t>at once</w:t>
              </w:r>
            </w:ins>
            <w:ins w:id="523" w:author="Banga, Gourav" w:date="2026-01-12T16:05:00Z" w16du:dateUtc="2026-01-12T10:35:00Z">
              <w:r w:rsidR="002D1545">
                <w:rPr>
                  <w:rFonts w:ascii="Calibri" w:hAnsi="Calibri" w:cs="Calibri"/>
                  <w:sz w:val="22"/>
                  <w:szCs w:val="22"/>
                </w:rPr>
                <w:t>, then the system w</w:t>
              </w:r>
            </w:ins>
            <w:ins w:id="524" w:author="Banga, Gourav" w:date="2026-01-12T16:06:00Z" w16du:dateUtc="2026-01-12T10:36:00Z">
              <w:r w:rsidR="0082542C">
                <w:rPr>
                  <w:rFonts w:ascii="Calibri" w:hAnsi="Calibri" w:cs="Calibri"/>
                  <w:sz w:val="22"/>
                  <w:szCs w:val="22"/>
                </w:rPr>
                <w:t xml:space="preserve">ill not </w:t>
              </w:r>
              <w:r w:rsidR="004D5126">
                <w:rPr>
                  <w:rFonts w:ascii="Calibri" w:hAnsi="Calibri" w:cs="Calibri"/>
                  <w:sz w:val="22"/>
                  <w:szCs w:val="22"/>
                </w:rPr>
                <w:t>keep the preliminary eligibility in prelimin</w:t>
              </w:r>
            </w:ins>
            <w:ins w:id="525" w:author="Banga, Gourav" w:date="2026-01-12T16:07:00Z" w16du:dateUtc="2026-01-12T10:37:00Z">
              <w:r w:rsidR="004D5126">
                <w:rPr>
                  <w:rFonts w:ascii="Calibri" w:hAnsi="Calibri" w:cs="Calibri"/>
                  <w:sz w:val="22"/>
                  <w:szCs w:val="22"/>
                </w:rPr>
                <w:t xml:space="preserve">ary state and </w:t>
              </w:r>
            </w:ins>
            <w:ins w:id="526" w:author="Banga, Gourav" w:date="2026-01-12T16:05:00Z" w16du:dateUtc="2026-01-12T10:35:00Z">
              <w:r w:rsidR="002D1545">
                <w:rPr>
                  <w:rFonts w:ascii="Calibri" w:hAnsi="Calibri" w:cs="Calibri"/>
                  <w:sz w:val="22"/>
                  <w:szCs w:val="22"/>
                </w:rPr>
                <w:t xml:space="preserve">finalize the preliminary eligibility. </w:t>
              </w:r>
            </w:ins>
          </w:p>
        </w:tc>
      </w:tr>
    </w:tbl>
    <w:p w14:paraId="7B37F0A5" w14:textId="77777777" w:rsidR="001F331E" w:rsidRPr="00973E39" w:rsidRDefault="001F331E">
      <w:pPr>
        <w:rPr>
          <w:rFonts w:ascii="Calibri" w:hAnsi="Calibri" w:cs="Calibri"/>
          <w:b/>
          <w:sz w:val="22"/>
          <w:szCs w:val="22"/>
        </w:rPr>
      </w:pPr>
    </w:p>
    <w:p w14:paraId="73C944F9" w14:textId="18179ABA" w:rsidR="006A6CB7" w:rsidRPr="00973E39" w:rsidRDefault="00C61051" w:rsidP="00AE3ED0">
      <w:pPr>
        <w:pStyle w:val="Heading3"/>
        <w:ind w:left="1224" w:hanging="504"/>
        <w:rPr>
          <w:rFonts w:ascii="Calibri" w:hAnsi="Calibri" w:cs="Calibri"/>
          <w:color w:val="auto"/>
          <w:sz w:val="22"/>
          <w:szCs w:val="22"/>
        </w:rPr>
      </w:pPr>
      <w:bookmarkStart w:id="527" w:name="_Toc148466499"/>
      <w:bookmarkStart w:id="528" w:name="_Toc212474274"/>
      <w:r w:rsidRPr="00973E39">
        <w:rPr>
          <w:rFonts w:ascii="Calibri" w:hAnsi="Calibri" w:cs="Calibri"/>
          <w:color w:val="auto"/>
          <w:sz w:val="22"/>
          <w:szCs w:val="22"/>
        </w:rPr>
        <w:t>UI/UX</w:t>
      </w:r>
      <w:bookmarkEnd w:id="527"/>
      <w:bookmarkEnd w:id="528"/>
    </w:p>
    <w:p w14:paraId="3CF0980F" w14:textId="04E9B6D0" w:rsidR="001F331E" w:rsidRPr="00973E39" w:rsidRDefault="001F331E" w:rsidP="001F331E">
      <w:pPr>
        <w:ind w:left="720"/>
        <w:rPr>
          <w:rFonts w:ascii="Calibri" w:hAnsi="Calibri" w:cs="Calibri"/>
          <w:sz w:val="22"/>
          <w:szCs w:val="22"/>
        </w:rPr>
      </w:pPr>
      <w:r w:rsidRPr="00973E39">
        <w:rPr>
          <w:rFonts w:ascii="Calibri" w:hAnsi="Calibri" w:cs="Calibri"/>
          <w:sz w:val="22"/>
          <w:szCs w:val="22"/>
        </w:rPr>
        <w:lastRenderedPageBreak/>
        <w:t>Not Applicable</w:t>
      </w:r>
    </w:p>
    <w:p w14:paraId="2A37BF09" w14:textId="77777777" w:rsidR="00FA2059" w:rsidRPr="00973E39" w:rsidRDefault="00FA2059" w:rsidP="001F331E">
      <w:pPr>
        <w:ind w:left="720"/>
        <w:rPr>
          <w:rFonts w:ascii="Calibri" w:hAnsi="Calibri" w:cs="Calibri"/>
          <w:sz w:val="22"/>
          <w:szCs w:val="22"/>
        </w:rPr>
      </w:pPr>
    </w:p>
    <w:p w14:paraId="71DC6C0B" w14:textId="0F591803" w:rsidR="00A566DF" w:rsidRPr="00973E39" w:rsidRDefault="00ED2139" w:rsidP="00A70B60">
      <w:pPr>
        <w:pStyle w:val="Heading3"/>
        <w:ind w:left="1224" w:hanging="504"/>
        <w:rPr>
          <w:rFonts w:ascii="Calibri" w:hAnsi="Calibri" w:cs="Calibri"/>
          <w:color w:val="auto"/>
          <w:sz w:val="22"/>
          <w:szCs w:val="22"/>
        </w:rPr>
      </w:pPr>
      <w:bookmarkStart w:id="529" w:name="_Special_Design_Consideration_3"/>
      <w:bookmarkStart w:id="530" w:name="_Special_Design_Consideration"/>
      <w:bookmarkStart w:id="531" w:name="_Toc148466500"/>
      <w:bookmarkStart w:id="532" w:name="_Toc212474275"/>
      <w:bookmarkEnd w:id="529"/>
      <w:bookmarkEnd w:id="530"/>
      <w:r w:rsidRPr="00973E39">
        <w:rPr>
          <w:rFonts w:ascii="Calibri" w:hAnsi="Calibri" w:cs="Calibri"/>
          <w:color w:val="auto"/>
          <w:sz w:val="22"/>
          <w:szCs w:val="22"/>
        </w:rPr>
        <w:t>Special Design Consideration &amp; Transaction Information</w:t>
      </w:r>
      <w:bookmarkEnd w:id="531"/>
      <w:bookmarkEnd w:id="532"/>
      <w:r w:rsidRPr="00973E39">
        <w:rPr>
          <w:rFonts w:ascii="Calibri" w:hAnsi="Calibri" w:cs="Calibri"/>
          <w:color w:val="auto"/>
          <w:sz w:val="22"/>
          <w:szCs w:val="22"/>
        </w:rPr>
        <w:t xml:space="preserve"> </w:t>
      </w:r>
    </w:p>
    <w:p w14:paraId="5A365250" w14:textId="1B4A50B6" w:rsidR="001F331E" w:rsidRPr="00973E39" w:rsidRDefault="00D54AE0" w:rsidP="001F331E">
      <w:pPr>
        <w:ind w:left="720"/>
        <w:rPr>
          <w:rFonts w:ascii="Calibri" w:hAnsi="Calibri" w:cs="Calibri"/>
          <w:sz w:val="22"/>
          <w:szCs w:val="22"/>
        </w:rPr>
      </w:pPr>
      <w:r>
        <w:rPr>
          <w:rFonts w:ascii="Calibri" w:hAnsi="Calibri" w:cs="Calibri"/>
          <w:sz w:val="22"/>
          <w:szCs w:val="22"/>
        </w:rPr>
        <w:t>Not Applicable.</w:t>
      </w:r>
    </w:p>
    <w:p w14:paraId="3F40B8EA" w14:textId="6D7BD014" w:rsidR="007E7FA5" w:rsidRPr="00973E39" w:rsidRDefault="007E7FA5" w:rsidP="001F331E">
      <w:pPr>
        <w:pStyle w:val="Caption"/>
        <w:rPr>
          <w:rFonts w:ascii="Calibri" w:hAnsi="Calibri" w:cs="Calibri"/>
          <w:sz w:val="22"/>
          <w:szCs w:val="22"/>
        </w:rPr>
      </w:pPr>
    </w:p>
    <w:p w14:paraId="4913066C" w14:textId="77777777" w:rsidR="00E721DE" w:rsidRPr="00973E39" w:rsidRDefault="00E721DE" w:rsidP="00F86E84">
      <w:pPr>
        <w:rPr>
          <w:rFonts w:ascii="Calibri" w:hAnsi="Calibri" w:cs="Calibri"/>
          <w:sz w:val="22"/>
          <w:szCs w:val="22"/>
        </w:rPr>
      </w:pPr>
    </w:p>
    <w:p w14:paraId="664F842A" w14:textId="77777777" w:rsidR="00E721DE" w:rsidRPr="00973E39" w:rsidRDefault="00E721DE" w:rsidP="00F86E84">
      <w:pPr>
        <w:rPr>
          <w:rFonts w:ascii="Calibri" w:hAnsi="Calibri" w:cs="Calibri"/>
          <w:sz w:val="22"/>
          <w:szCs w:val="22"/>
        </w:rPr>
      </w:pPr>
    </w:p>
    <w:p w14:paraId="7A867295" w14:textId="77777777" w:rsidR="001D6766" w:rsidRPr="00747B75" w:rsidRDefault="001D6766" w:rsidP="001D6766">
      <w:pPr>
        <w:rPr>
          <w:rFonts w:ascii="Calibri" w:hAnsi="Calibri" w:cs="Calibri"/>
          <w:b/>
        </w:rPr>
      </w:pPr>
      <w:bookmarkStart w:id="533" w:name="_Toc172918919"/>
      <w:bookmarkStart w:id="534" w:name="_Toc178683022"/>
      <w:bookmarkStart w:id="535" w:name="_Toc179204499"/>
      <w:bookmarkStart w:id="536" w:name="_Toc179291519"/>
      <w:bookmarkStart w:id="537" w:name="_Toc179293439"/>
      <w:bookmarkStart w:id="538" w:name="_Toc179369082"/>
      <w:bookmarkStart w:id="539" w:name="_Toc180072405"/>
      <w:bookmarkStart w:id="540" w:name="_Toc180143481"/>
      <w:bookmarkStart w:id="541" w:name="_Toc180143877"/>
      <w:bookmarkStart w:id="542" w:name="_Toc180144273"/>
      <w:bookmarkStart w:id="543" w:name="_Toc180144747"/>
      <w:bookmarkStart w:id="544" w:name="_Toc183093995"/>
      <w:bookmarkStart w:id="545" w:name="_Toc183094406"/>
      <w:bookmarkStart w:id="546" w:name="_Toc183169269"/>
      <w:bookmarkStart w:id="547" w:name="_Toc185435108"/>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r w:rsidRPr="00747B75">
        <w:rPr>
          <w:rFonts w:ascii="Calibri" w:hAnsi="Calibri" w:cs="Calibri"/>
          <w:b/>
        </w:rPr>
        <w:br w:type="page"/>
      </w:r>
    </w:p>
    <w:p w14:paraId="5601E739" w14:textId="55149FF4" w:rsidR="008C5290" w:rsidRPr="00747B75" w:rsidRDefault="00AD447F" w:rsidP="00D5269E">
      <w:pPr>
        <w:pStyle w:val="ListParagraph"/>
        <w:keepNext/>
        <w:numPr>
          <w:ilvl w:val="1"/>
          <w:numId w:val="12"/>
        </w:numPr>
        <w:spacing w:before="200" w:after="60" w:line="276" w:lineRule="auto"/>
        <w:outlineLvl w:val="1"/>
        <w:rPr>
          <w:rFonts w:ascii="Calibri" w:hAnsi="Calibri" w:cs="Calibri"/>
          <w:b/>
        </w:rPr>
      </w:pPr>
      <w:bookmarkStart w:id="548" w:name="_Toc212474276"/>
      <w:r w:rsidRPr="00AD447F">
        <w:rPr>
          <w:rFonts w:ascii="Calibri" w:hAnsi="Calibri" w:cs="Calibri"/>
          <w:b/>
          <w:sz w:val="22"/>
          <w:szCs w:val="22"/>
        </w:rPr>
        <w:lastRenderedPageBreak/>
        <w:t>E</w:t>
      </w:r>
      <w:r w:rsidR="006F5D16">
        <w:rPr>
          <w:rFonts w:ascii="Calibri" w:hAnsi="Calibri" w:cs="Calibri"/>
          <w:b/>
          <w:sz w:val="22"/>
          <w:szCs w:val="22"/>
        </w:rPr>
        <w:t>TREN</w:t>
      </w:r>
      <w:r w:rsidRPr="00AD447F">
        <w:rPr>
          <w:rFonts w:ascii="Calibri" w:hAnsi="Calibri" w:cs="Calibri"/>
          <w:b/>
          <w:sz w:val="22"/>
          <w:szCs w:val="22"/>
        </w:rPr>
        <w:t>.PC</w:t>
      </w:r>
      <w:r w:rsidR="00867530">
        <w:rPr>
          <w:rFonts w:ascii="Calibri" w:hAnsi="Calibri" w:cs="Calibri"/>
          <w:b/>
          <w:sz w:val="22"/>
          <w:szCs w:val="22"/>
        </w:rPr>
        <w:t>0</w:t>
      </w:r>
      <w:r>
        <w:rPr>
          <w:rFonts w:ascii="Calibri" w:hAnsi="Calibri" w:cs="Calibri"/>
          <w:b/>
          <w:sz w:val="22"/>
          <w:szCs w:val="22"/>
        </w:rPr>
        <w:t>2</w:t>
      </w:r>
      <w:r w:rsidRPr="00973E39">
        <w:rPr>
          <w:rFonts w:ascii="Calibri" w:hAnsi="Calibri" w:cs="Calibri"/>
          <w:b/>
          <w:sz w:val="22"/>
          <w:szCs w:val="22"/>
        </w:rPr>
        <w:t xml:space="preserve"> </w:t>
      </w:r>
      <w:r w:rsidR="008C5290" w:rsidRPr="00747B75">
        <w:rPr>
          <w:rFonts w:ascii="Calibri" w:hAnsi="Calibri" w:cs="Calibri"/>
          <w:b/>
        </w:rPr>
        <w:t xml:space="preserve">– </w:t>
      </w:r>
      <w:r w:rsidR="00F0613D" w:rsidRPr="00F0613D">
        <w:rPr>
          <w:rFonts w:ascii="Calibri" w:hAnsi="Calibri" w:cs="Calibri"/>
          <w:b/>
        </w:rPr>
        <w:t xml:space="preserve">Provide an ability to perform RFI verification during Medicaid </w:t>
      </w:r>
      <w:r w:rsidR="00867530" w:rsidRPr="00F0613D">
        <w:rPr>
          <w:rFonts w:ascii="Calibri" w:hAnsi="Calibri" w:cs="Calibri"/>
          <w:b/>
        </w:rPr>
        <w:t>renewals</w:t>
      </w:r>
      <w:r w:rsidR="00C56846">
        <w:rPr>
          <w:rFonts w:ascii="Calibri" w:hAnsi="Calibri" w:cs="Calibri"/>
          <w:b/>
        </w:rPr>
        <w:t xml:space="preserve"> when </w:t>
      </w:r>
      <w:r w:rsidR="00C56846">
        <w:rPr>
          <w:rFonts w:ascii="Calibri" w:hAnsi="Calibri" w:cs="Calibri"/>
          <w:b/>
          <w:sz w:val="22"/>
          <w:szCs w:val="22"/>
        </w:rPr>
        <w:t>“Allow RFI Verification”</w:t>
      </w:r>
      <w:r w:rsidR="008E220F">
        <w:rPr>
          <w:rFonts w:ascii="Calibri" w:hAnsi="Calibri" w:cs="Calibri"/>
          <w:b/>
          <w:sz w:val="22"/>
          <w:szCs w:val="22"/>
        </w:rPr>
        <w:t xml:space="preserve"> configuration </w:t>
      </w:r>
      <w:r w:rsidR="00C56846">
        <w:rPr>
          <w:rFonts w:ascii="Calibri" w:hAnsi="Calibri" w:cs="Calibri"/>
          <w:b/>
          <w:sz w:val="22"/>
          <w:szCs w:val="22"/>
        </w:rPr>
        <w:t>is ON</w:t>
      </w:r>
      <w:r w:rsidR="00867530" w:rsidRPr="00F0613D">
        <w:rPr>
          <w:rFonts w:ascii="Calibri" w:hAnsi="Calibri" w:cs="Calibri"/>
          <w:b/>
        </w:rPr>
        <w:t>.</w:t>
      </w:r>
      <w:bookmarkEnd w:id="548"/>
    </w:p>
    <w:p w14:paraId="22106773" w14:textId="77777777" w:rsidR="008C5290" w:rsidRPr="00747B75" w:rsidRDefault="008C5290" w:rsidP="000E3B3C">
      <w:pPr>
        <w:pStyle w:val="ListParagraph"/>
        <w:keepNext/>
        <w:keepLines/>
        <w:pageBreakBefore/>
        <w:numPr>
          <w:ilvl w:val="1"/>
          <w:numId w:val="2"/>
        </w:numPr>
        <w:pBdr>
          <w:bottom w:val="single" w:sz="12" w:space="1" w:color="4C8B3F" w:themeColor="background2"/>
        </w:pBdr>
        <w:spacing w:after="240"/>
        <w:outlineLvl w:val="0"/>
        <w:rPr>
          <w:rFonts w:ascii="Calibri" w:eastAsiaTheme="majorEastAsia" w:hAnsi="Calibri" w:cs="Calibri"/>
          <w:b/>
          <w:vanish/>
          <w:sz w:val="28"/>
          <w:szCs w:val="26"/>
        </w:rPr>
      </w:pPr>
      <w:bookmarkStart w:id="549" w:name="_Toc160639733"/>
      <w:bookmarkStart w:id="550" w:name="_Toc160639953"/>
      <w:bookmarkStart w:id="551" w:name="_Toc160641785"/>
      <w:bookmarkStart w:id="552" w:name="_Toc161316709"/>
      <w:bookmarkStart w:id="553" w:name="_Toc161769027"/>
      <w:bookmarkStart w:id="554" w:name="_Toc161819909"/>
      <w:bookmarkStart w:id="555" w:name="_Toc161838345"/>
      <w:bookmarkStart w:id="556" w:name="_Toc161838442"/>
      <w:bookmarkStart w:id="557" w:name="_Toc161839479"/>
      <w:bookmarkStart w:id="558" w:name="_Toc164423705"/>
      <w:bookmarkStart w:id="559" w:name="_Toc172918932"/>
      <w:bookmarkStart w:id="560" w:name="_Toc178683033"/>
      <w:bookmarkStart w:id="561" w:name="_Toc179204510"/>
      <w:bookmarkStart w:id="562" w:name="_Toc179291530"/>
      <w:bookmarkStart w:id="563" w:name="_Toc179293450"/>
      <w:bookmarkStart w:id="564" w:name="_Toc179369093"/>
      <w:bookmarkStart w:id="565" w:name="_Toc180072416"/>
      <w:bookmarkStart w:id="566" w:name="_Toc180143492"/>
      <w:bookmarkStart w:id="567" w:name="_Toc180143888"/>
      <w:bookmarkStart w:id="568" w:name="_Toc180144284"/>
      <w:bookmarkStart w:id="569" w:name="_Toc180144758"/>
      <w:bookmarkStart w:id="570" w:name="_Toc183094006"/>
      <w:bookmarkStart w:id="571" w:name="_Toc183094417"/>
      <w:bookmarkStart w:id="572" w:name="_Toc183169280"/>
      <w:bookmarkStart w:id="573" w:name="_Toc185435119"/>
      <w:bookmarkStart w:id="574" w:name="_Toc193798070"/>
      <w:bookmarkStart w:id="575" w:name="_Toc193813866"/>
      <w:bookmarkStart w:id="576" w:name="_Toc193904618"/>
      <w:bookmarkStart w:id="577" w:name="_Toc211527831"/>
      <w:bookmarkStart w:id="578" w:name="_Toc212474277"/>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p>
    <w:p w14:paraId="22C90B39" w14:textId="68675ACC" w:rsidR="005D095B" w:rsidRPr="00973E39" w:rsidRDefault="009A2625" w:rsidP="005D095B">
      <w:pPr>
        <w:pStyle w:val="Heading3"/>
        <w:ind w:left="1224" w:hanging="504"/>
        <w:rPr>
          <w:rFonts w:ascii="Calibri" w:hAnsi="Calibri" w:cs="Calibri"/>
          <w:sz w:val="22"/>
          <w:szCs w:val="22"/>
        </w:rPr>
      </w:pPr>
      <w:bookmarkStart w:id="579" w:name="_Toc212474278"/>
      <w:r w:rsidRPr="00973E39">
        <w:rPr>
          <w:rFonts w:ascii="Calibri" w:hAnsi="Calibri" w:cs="Calibri"/>
          <w:color w:val="auto"/>
          <w:sz w:val="22"/>
          <w:szCs w:val="22"/>
        </w:rPr>
        <w:t>Description</w:t>
      </w:r>
      <w:bookmarkEnd w:id="579"/>
    </w:p>
    <w:p w14:paraId="24273C36" w14:textId="45086E47" w:rsidR="005D095B" w:rsidRPr="00973E39" w:rsidRDefault="005D095B" w:rsidP="008C5290">
      <w:pPr>
        <w:ind w:left="720"/>
        <w:rPr>
          <w:rFonts w:ascii="Calibri" w:hAnsi="Calibri" w:cs="Calibri"/>
          <w:sz w:val="22"/>
          <w:szCs w:val="22"/>
        </w:rPr>
      </w:pPr>
      <w:r w:rsidRPr="00973E39">
        <w:rPr>
          <w:rFonts w:ascii="Calibri" w:hAnsi="Calibri" w:cs="Calibri"/>
          <w:sz w:val="22"/>
          <w:szCs w:val="22"/>
        </w:rPr>
        <w:t xml:space="preserve">This </w:t>
      </w:r>
      <w:r w:rsidR="009F5637" w:rsidRPr="009F5637">
        <w:rPr>
          <w:rFonts w:ascii="Calibri" w:hAnsi="Calibri" w:cs="Calibri"/>
          <w:sz w:val="22"/>
          <w:szCs w:val="22"/>
        </w:rPr>
        <w:t xml:space="preserve">will provide the ability to verify the outstanding RFI for any member when </w:t>
      </w:r>
      <w:r w:rsidR="000B71A8" w:rsidRPr="000B71A8">
        <w:rPr>
          <w:rFonts w:ascii="Calibri" w:hAnsi="Calibri" w:cs="Calibri"/>
          <w:sz w:val="22"/>
          <w:szCs w:val="22"/>
        </w:rPr>
        <w:t xml:space="preserve">“Allow RFI Verification” configuration is </w:t>
      </w:r>
      <w:r w:rsidR="00107747" w:rsidRPr="000B71A8">
        <w:rPr>
          <w:rFonts w:ascii="Calibri" w:hAnsi="Calibri" w:cs="Calibri"/>
          <w:sz w:val="22"/>
          <w:szCs w:val="22"/>
        </w:rPr>
        <w:t xml:space="preserve">ON, </w:t>
      </w:r>
      <w:r w:rsidR="00107747">
        <w:rPr>
          <w:rFonts w:ascii="Calibri" w:hAnsi="Calibri" w:cs="Calibri"/>
          <w:sz w:val="22"/>
          <w:szCs w:val="22"/>
        </w:rPr>
        <w:t>and</w:t>
      </w:r>
      <w:r w:rsidR="000B71A8">
        <w:rPr>
          <w:rFonts w:ascii="Calibri" w:hAnsi="Calibri" w:cs="Calibri"/>
          <w:sz w:val="22"/>
          <w:szCs w:val="22"/>
        </w:rPr>
        <w:t xml:space="preserve"> </w:t>
      </w:r>
      <w:r w:rsidR="009F5637" w:rsidRPr="009F5637">
        <w:rPr>
          <w:rFonts w:ascii="Calibri" w:hAnsi="Calibri" w:cs="Calibri"/>
          <w:sz w:val="22"/>
          <w:szCs w:val="22"/>
        </w:rPr>
        <w:t>the application is being processed as part of the Medicaid renewal process without stopping the Medicaid renewal process.</w:t>
      </w:r>
    </w:p>
    <w:p w14:paraId="765BF5B7" w14:textId="77777777" w:rsidR="00CA5A2D" w:rsidRDefault="00CA5A2D" w:rsidP="008C5290">
      <w:pPr>
        <w:ind w:left="720"/>
        <w:rPr>
          <w:rFonts w:ascii="Calibri" w:hAnsi="Calibri" w:cs="Calibri"/>
          <w:sz w:val="22"/>
          <w:szCs w:val="22"/>
        </w:rPr>
      </w:pPr>
    </w:p>
    <w:p w14:paraId="7AFE345D" w14:textId="77777777" w:rsidR="00CA5A2D" w:rsidRDefault="00CA5A2D" w:rsidP="00CA5A2D">
      <w:pPr>
        <w:ind w:left="720"/>
        <w:rPr>
          <w:rFonts w:ascii="Calibri" w:hAnsi="Calibri" w:cs="Calibri"/>
          <w:sz w:val="22"/>
          <w:szCs w:val="22"/>
        </w:rPr>
      </w:pPr>
      <w:r>
        <w:rPr>
          <w:rFonts w:ascii="Calibri" w:hAnsi="Calibri" w:cs="Calibri"/>
          <w:sz w:val="22"/>
          <w:szCs w:val="22"/>
        </w:rPr>
        <w:t>W</w:t>
      </w:r>
      <w:r w:rsidRPr="00313B3A">
        <w:rPr>
          <w:rFonts w:ascii="Calibri" w:hAnsi="Calibri" w:cs="Calibri"/>
          <w:sz w:val="22"/>
          <w:szCs w:val="22"/>
        </w:rPr>
        <w:t>hen the “Allow RFI Verification” is O</w:t>
      </w:r>
      <w:r>
        <w:rPr>
          <w:rFonts w:ascii="Calibri" w:hAnsi="Calibri" w:cs="Calibri"/>
          <w:sz w:val="22"/>
          <w:szCs w:val="22"/>
        </w:rPr>
        <w:t>FF, the system will follow the current system behavior.</w:t>
      </w:r>
    </w:p>
    <w:p w14:paraId="083830B4" w14:textId="77777777" w:rsidR="00CA5A2D" w:rsidRPr="00973E39" w:rsidRDefault="00CA5A2D" w:rsidP="00CA5A2D">
      <w:pPr>
        <w:rPr>
          <w:rFonts w:ascii="Calibri" w:hAnsi="Calibri" w:cs="Calibri"/>
          <w:sz w:val="22"/>
          <w:szCs w:val="22"/>
        </w:rPr>
      </w:pPr>
    </w:p>
    <w:p w14:paraId="7B201A04" w14:textId="77777777" w:rsidR="008C5290" w:rsidRPr="00973E39" w:rsidRDefault="008C5290" w:rsidP="008C5290">
      <w:pPr>
        <w:ind w:left="1440"/>
        <w:rPr>
          <w:rFonts w:ascii="Calibri" w:hAnsi="Calibri" w:cs="Calibri"/>
          <w:sz w:val="22"/>
          <w:szCs w:val="22"/>
        </w:rPr>
      </w:pPr>
    </w:p>
    <w:p w14:paraId="1992F2B5" w14:textId="77777777" w:rsidR="008C5290" w:rsidRPr="00973E39" w:rsidRDefault="008C5290" w:rsidP="008C5290">
      <w:pPr>
        <w:pStyle w:val="Heading3"/>
        <w:ind w:left="1224" w:hanging="504"/>
        <w:rPr>
          <w:rFonts w:ascii="Calibri" w:hAnsi="Calibri" w:cs="Calibri"/>
          <w:color w:val="auto"/>
          <w:sz w:val="22"/>
          <w:szCs w:val="22"/>
        </w:rPr>
      </w:pPr>
      <w:bookmarkStart w:id="580" w:name="_Toc212474279"/>
      <w:r w:rsidRPr="00973E39">
        <w:rPr>
          <w:rFonts w:ascii="Calibri" w:hAnsi="Calibri" w:cs="Calibri"/>
          <w:color w:val="auto"/>
          <w:sz w:val="22"/>
          <w:szCs w:val="22"/>
        </w:rPr>
        <w:t>Current System Behavior</w:t>
      </w:r>
      <w:bookmarkEnd w:id="580"/>
    </w:p>
    <w:p w14:paraId="02A9BDEF" w14:textId="7C65E271" w:rsidR="008C5290" w:rsidRPr="00973E39" w:rsidRDefault="0064680B" w:rsidP="000B5264">
      <w:pPr>
        <w:ind w:left="720"/>
        <w:rPr>
          <w:rFonts w:ascii="Calibri" w:hAnsi="Calibri" w:cs="Calibri"/>
          <w:sz w:val="22"/>
          <w:szCs w:val="22"/>
        </w:rPr>
      </w:pPr>
      <w:r w:rsidRPr="00973E39">
        <w:rPr>
          <w:rFonts w:ascii="Calibri" w:hAnsi="Calibri" w:cs="Calibri"/>
          <w:sz w:val="22"/>
          <w:szCs w:val="22"/>
        </w:rPr>
        <w:t xml:space="preserve">Currently, </w:t>
      </w:r>
      <w:r w:rsidR="004F0EE1" w:rsidRPr="004F0EE1">
        <w:rPr>
          <w:rFonts w:ascii="Calibri" w:hAnsi="Calibri" w:cs="Calibri"/>
          <w:sz w:val="22"/>
          <w:szCs w:val="22"/>
        </w:rPr>
        <w:t>the HIX system does not allow the agent portal users to verify the RFI if the application is being processed as part of the Medicaid renewal process.</w:t>
      </w:r>
    </w:p>
    <w:p w14:paraId="20BEDA40" w14:textId="77777777" w:rsidR="0064680B" w:rsidRPr="00973E39" w:rsidRDefault="0064680B" w:rsidP="008C5290">
      <w:pPr>
        <w:ind w:left="1440"/>
        <w:rPr>
          <w:rFonts w:ascii="Calibri" w:hAnsi="Calibri" w:cs="Calibri"/>
          <w:sz w:val="22"/>
          <w:szCs w:val="22"/>
        </w:rPr>
      </w:pPr>
    </w:p>
    <w:p w14:paraId="44E83624" w14:textId="77777777" w:rsidR="008C5290" w:rsidRPr="00973E39" w:rsidRDefault="008C5290" w:rsidP="008C5290">
      <w:pPr>
        <w:pStyle w:val="Heading3"/>
        <w:ind w:left="1224" w:hanging="504"/>
        <w:rPr>
          <w:rFonts w:ascii="Calibri" w:hAnsi="Calibri" w:cs="Calibri"/>
          <w:color w:val="auto"/>
          <w:sz w:val="22"/>
          <w:szCs w:val="22"/>
        </w:rPr>
      </w:pPr>
      <w:bookmarkStart w:id="581" w:name="_Toc212474280"/>
      <w:r w:rsidRPr="00973E39">
        <w:rPr>
          <w:rFonts w:ascii="Calibri" w:hAnsi="Calibri" w:cs="Calibri"/>
          <w:color w:val="auto"/>
          <w:sz w:val="22"/>
          <w:szCs w:val="22"/>
        </w:rPr>
        <w:t>Actor(s)</w:t>
      </w:r>
      <w:bookmarkEnd w:id="581"/>
    </w:p>
    <w:p w14:paraId="1B71E564" w14:textId="77777777" w:rsidR="008C5290" w:rsidRDefault="008C5290" w:rsidP="00565E44">
      <w:pPr>
        <w:pStyle w:val="ListParagraph"/>
        <w:numPr>
          <w:ilvl w:val="0"/>
          <w:numId w:val="14"/>
        </w:numPr>
        <w:contextualSpacing/>
        <w:rPr>
          <w:rFonts w:ascii="Calibri" w:hAnsi="Calibri" w:cs="Calibri"/>
          <w:sz w:val="22"/>
          <w:szCs w:val="22"/>
        </w:rPr>
      </w:pPr>
      <w:r w:rsidRPr="00973E39">
        <w:rPr>
          <w:rFonts w:ascii="Calibri" w:hAnsi="Calibri" w:cs="Calibri"/>
          <w:sz w:val="22"/>
          <w:szCs w:val="22"/>
        </w:rPr>
        <w:t>HIX System</w:t>
      </w:r>
    </w:p>
    <w:p w14:paraId="659F9315" w14:textId="586C7499" w:rsidR="004F0EE1" w:rsidRPr="00973E39" w:rsidRDefault="004F0EE1" w:rsidP="00565E44">
      <w:pPr>
        <w:pStyle w:val="ListParagraph"/>
        <w:numPr>
          <w:ilvl w:val="0"/>
          <w:numId w:val="14"/>
        </w:numPr>
        <w:contextualSpacing/>
        <w:rPr>
          <w:rFonts w:ascii="Calibri" w:hAnsi="Calibri" w:cs="Calibri"/>
          <w:sz w:val="22"/>
          <w:szCs w:val="22"/>
        </w:rPr>
      </w:pPr>
      <w:r>
        <w:rPr>
          <w:rFonts w:ascii="Calibri" w:hAnsi="Calibri" w:cs="Calibri"/>
          <w:sz w:val="22"/>
          <w:szCs w:val="22"/>
        </w:rPr>
        <w:t>Agent Portal User</w:t>
      </w:r>
    </w:p>
    <w:p w14:paraId="5492565E" w14:textId="77777777" w:rsidR="008C5290" w:rsidRPr="00973E39" w:rsidRDefault="008C5290" w:rsidP="008C5290">
      <w:pPr>
        <w:ind w:left="1440"/>
        <w:rPr>
          <w:rFonts w:ascii="Calibri" w:hAnsi="Calibri" w:cs="Calibri"/>
          <w:sz w:val="22"/>
          <w:szCs w:val="22"/>
        </w:rPr>
      </w:pPr>
    </w:p>
    <w:p w14:paraId="0D08472B" w14:textId="77777777" w:rsidR="008C5290" w:rsidRPr="00973E39" w:rsidRDefault="008C5290" w:rsidP="008C5290">
      <w:pPr>
        <w:pStyle w:val="Heading3"/>
        <w:ind w:left="1224" w:hanging="504"/>
        <w:rPr>
          <w:rFonts w:ascii="Calibri" w:hAnsi="Calibri" w:cs="Calibri"/>
          <w:color w:val="auto"/>
          <w:sz w:val="22"/>
          <w:szCs w:val="22"/>
        </w:rPr>
      </w:pPr>
      <w:bookmarkStart w:id="582" w:name="_Toc212474281"/>
      <w:r w:rsidRPr="00973E39">
        <w:rPr>
          <w:rFonts w:ascii="Calibri" w:hAnsi="Calibri" w:cs="Calibri"/>
          <w:color w:val="auto"/>
          <w:sz w:val="22"/>
          <w:szCs w:val="22"/>
        </w:rPr>
        <w:t>Trigger(s)</w:t>
      </w:r>
      <w:bookmarkEnd w:id="582"/>
    </w:p>
    <w:p w14:paraId="4666088E" w14:textId="1AE0D6D4" w:rsidR="004F0EE1" w:rsidRPr="00973E39" w:rsidRDefault="004F0EE1" w:rsidP="00BD4032">
      <w:pPr>
        <w:pStyle w:val="ListParagraph"/>
        <w:numPr>
          <w:ilvl w:val="0"/>
          <w:numId w:val="29"/>
        </w:numPr>
        <w:rPr>
          <w:rFonts w:ascii="Calibri" w:hAnsi="Calibri" w:cs="Calibri"/>
          <w:sz w:val="22"/>
          <w:szCs w:val="22"/>
        </w:rPr>
      </w:pPr>
      <w:r w:rsidRPr="00973E39">
        <w:rPr>
          <w:rFonts w:ascii="Calibri" w:hAnsi="Calibri" w:cs="Calibri"/>
          <w:sz w:val="22"/>
          <w:szCs w:val="22"/>
        </w:rPr>
        <w:t>The</w:t>
      </w:r>
      <w:r>
        <w:rPr>
          <w:rFonts w:ascii="Calibri" w:hAnsi="Calibri" w:cs="Calibri"/>
          <w:sz w:val="22"/>
          <w:szCs w:val="22"/>
        </w:rPr>
        <w:t xml:space="preserve"> agent portal user verifies any RFI for any member through document verification feature</w:t>
      </w:r>
      <w:r w:rsidR="005200E2">
        <w:rPr>
          <w:rFonts w:ascii="Calibri" w:hAnsi="Calibri" w:cs="Calibri"/>
          <w:sz w:val="22"/>
          <w:szCs w:val="22"/>
        </w:rPr>
        <w:t xml:space="preserve"> when “Allow RFI verification” configuration is ON</w:t>
      </w:r>
      <w:r>
        <w:rPr>
          <w:rFonts w:ascii="Calibri" w:hAnsi="Calibri" w:cs="Calibri"/>
          <w:sz w:val="22"/>
          <w:szCs w:val="22"/>
        </w:rPr>
        <w:t>.</w:t>
      </w:r>
    </w:p>
    <w:p w14:paraId="18626CC9" w14:textId="1012C684" w:rsidR="008C5290" w:rsidRPr="00973E39" w:rsidRDefault="008C5290" w:rsidP="00DC6A44">
      <w:pPr>
        <w:ind w:left="720"/>
        <w:rPr>
          <w:rFonts w:ascii="Calibri" w:hAnsi="Calibri" w:cs="Calibri"/>
          <w:sz w:val="22"/>
          <w:szCs w:val="22"/>
        </w:rPr>
      </w:pPr>
    </w:p>
    <w:p w14:paraId="12F40DAD" w14:textId="77777777" w:rsidR="008C5290" w:rsidRPr="00973E39" w:rsidRDefault="008C5290" w:rsidP="008C5290">
      <w:pPr>
        <w:pStyle w:val="Heading3"/>
        <w:ind w:left="1224" w:hanging="504"/>
        <w:rPr>
          <w:rFonts w:ascii="Calibri" w:hAnsi="Calibri" w:cs="Calibri"/>
          <w:color w:val="auto"/>
          <w:sz w:val="22"/>
          <w:szCs w:val="22"/>
        </w:rPr>
      </w:pPr>
      <w:bookmarkStart w:id="583" w:name="_Toc212474282"/>
      <w:r w:rsidRPr="00973E39">
        <w:rPr>
          <w:rFonts w:ascii="Calibri" w:hAnsi="Calibri" w:cs="Calibri"/>
          <w:color w:val="auto"/>
          <w:sz w:val="22"/>
          <w:szCs w:val="22"/>
        </w:rPr>
        <w:t>Precondition(s)</w:t>
      </w:r>
      <w:bookmarkEnd w:id="583"/>
    </w:p>
    <w:p w14:paraId="74273880" w14:textId="56F38204" w:rsidR="009E7E8B" w:rsidRPr="00973E39" w:rsidRDefault="0021235B" w:rsidP="008A0B97">
      <w:pPr>
        <w:pStyle w:val="ListParagraph"/>
        <w:numPr>
          <w:ilvl w:val="0"/>
          <w:numId w:val="19"/>
        </w:numPr>
        <w:rPr>
          <w:rFonts w:ascii="Calibri" w:hAnsi="Calibri" w:cs="Calibri"/>
          <w:sz w:val="22"/>
          <w:szCs w:val="22"/>
        </w:rPr>
      </w:pPr>
      <w:r w:rsidRPr="00973E39">
        <w:rPr>
          <w:rFonts w:ascii="Calibri" w:hAnsi="Calibri" w:cs="Calibri"/>
          <w:sz w:val="22"/>
          <w:szCs w:val="22"/>
        </w:rPr>
        <w:t xml:space="preserve">The </w:t>
      </w:r>
      <w:r w:rsidR="004F0EE1">
        <w:rPr>
          <w:rFonts w:ascii="Calibri" w:hAnsi="Calibri" w:cs="Calibri"/>
          <w:sz w:val="22"/>
          <w:szCs w:val="22"/>
        </w:rPr>
        <w:t>a</w:t>
      </w:r>
      <w:r w:rsidR="000561FE">
        <w:rPr>
          <w:rFonts w:ascii="Calibri" w:hAnsi="Calibri" w:cs="Calibri"/>
          <w:sz w:val="22"/>
          <w:szCs w:val="22"/>
        </w:rPr>
        <w:t xml:space="preserve">pplication is being processed </w:t>
      </w:r>
      <w:r w:rsidR="00861503">
        <w:rPr>
          <w:rFonts w:ascii="Calibri" w:hAnsi="Calibri" w:cs="Calibri"/>
          <w:sz w:val="22"/>
          <w:szCs w:val="22"/>
        </w:rPr>
        <w:t>in any stage of the Medicaid renewal process.</w:t>
      </w:r>
    </w:p>
    <w:p w14:paraId="10CE7035" w14:textId="77777777" w:rsidR="00102D42" w:rsidRPr="00973E39" w:rsidRDefault="00102D42" w:rsidP="00653F2C">
      <w:pPr>
        <w:rPr>
          <w:rFonts w:ascii="Calibri" w:hAnsi="Calibri" w:cs="Calibri"/>
          <w:sz w:val="22"/>
          <w:szCs w:val="22"/>
        </w:rPr>
      </w:pPr>
    </w:p>
    <w:p w14:paraId="22AA49DA" w14:textId="77777777" w:rsidR="008C5290" w:rsidRPr="00973E39" w:rsidRDefault="008C5290" w:rsidP="008C5290">
      <w:pPr>
        <w:pStyle w:val="Heading3"/>
        <w:ind w:left="1224" w:hanging="504"/>
        <w:rPr>
          <w:rFonts w:ascii="Calibri" w:hAnsi="Calibri" w:cs="Calibri"/>
          <w:color w:val="auto"/>
          <w:sz w:val="22"/>
          <w:szCs w:val="22"/>
        </w:rPr>
      </w:pPr>
      <w:bookmarkStart w:id="584" w:name="_Toc212474283"/>
      <w:r w:rsidRPr="00973E39">
        <w:rPr>
          <w:rFonts w:ascii="Calibri" w:hAnsi="Calibri" w:cs="Calibri"/>
          <w:color w:val="auto"/>
          <w:sz w:val="22"/>
          <w:szCs w:val="22"/>
        </w:rPr>
        <w:t>Postcondition(s)</w:t>
      </w:r>
      <w:bookmarkEnd w:id="584"/>
    </w:p>
    <w:p w14:paraId="7384A5C4" w14:textId="77777777" w:rsidR="00A93F37" w:rsidRPr="00D77C32" w:rsidRDefault="006C5C44" w:rsidP="008A0B97">
      <w:pPr>
        <w:pStyle w:val="ListParagraph"/>
        <w:numPr>
          <w:ilvl w:val="0"/>
          <w:numId w:val="20"/>
        </w:numPr>
        <w:jc w:val="both"/>
        <w:rPr>
          <w:rFonts w:ascii="Calibri" w:hAnsi="Calibri" w:cs="Calibri"/>
          <w:sz w:val="22"/>
          <w:szCs w:val="22"/>
        </w:rPr>
      </w:pPr>
      <w:r w:rsidRPr="00973E39">
        <w:rPr>
          <w:rFonts w:ascii="Calibri" w:hAnsi="Calibri" w:cs="Calibri"/>
          <w:color w:val="000000"/>
          <w:sz w:val="22"/>
          <w:szCs w:val="22"/>
        </w:rPr>
        <w:t xml:space="preserve">The </w:t>
      </w:r>
      <w:r w:rsidR="00861503" w:rsidRPr="008C381C">
        <w:rPr>
          <w:rFonts w:ascii="Calibri" w:hAnsi="Calibri" w:cs="Calibri"/>
          <w:iCs/>
          <w:sz w:val="22"/>
          <w:szCs w:val="22"/>
        </w:rPr>
        <w:t>system enable</w:t>
      </w:r>
      <w:r w:rsidR="00861503">
        <w:rPr>
          <w:rFonts w:ascii="Calibri" w:hAnsi="Calibri" w:cs="Calibri"/>
          <w:iCs/>
          <w:sz w:val="22"/>
          <w:szCs w:val="22"/>
        </w:rPr>
        <w:t>s</w:t>
      </w:r>
      <w:r w:rsidR="00861503" w:rsidRPr="008C381C">
        <w:rPr>
          <w:rFonts w:ascii="Calibri" w:hAnsi="Calibri" w:cs="Calibri"/>
          <w:iCs/>
          <w:sz w:val="22"/>
          <w:szCs w:val="22"/>
        </w:rPr>
        <w:t xml:space="preserve"> the agent portal capability to verify any outstanding RFI for any member when the application is being processed as part of the Medicaid renewal process.</w:t>
      </w:r>
    </w:p>
    <w:p w14:paraId="59C87AD7" w14:textId="77777777" w:rsidR="00D77C32" w:rsidRDefault="00D77C32" w:rsidP="00D77C32">
      <w:pPr>
        <w:jc w:val="both"/>
        <w:rPr>
          <w:rFonts w:ascii="Calibri" w:hAnsi="Calibri" w:cs="Calibri"/>
          <w:sz w:val="22"/>
          <w:szCs w:val="22"/>
        </w:rPr>
      </w:pPr>
    </w:p>
    <w:p w14:paraId="3C554447" w14:textId="77777777" w:rsidR="00D77C32" w:rsidRPr="00973E39" w:rsidRDefault="00D77C32" w:rsidP="00D77C32">
      <w:pPr>
        <w:pStyle w:val="Heading3"/>
        <w:ind w:left="1224" w:hanging="504"/>
        <w:rPr>
          <w:rFonts w:ascii="Calibri" w:hAnsi="Calibri" w:cs="Calibri"/>
          <w:color w:val="auto"/>
          <w:sz w:val="22"/>
          <w:szCs w:val="22"/>
        </w:rPr>
      </w:pPr>
      <w:bookmarkStart w:id="585" w:name="_Toc212474284"/>
      <w:r w:rsidRPr="00973E39">
        <w:rPr>
          <w:rFonts w:ascii="Calibri" w:hAnsi="Calibri" w:cs="Calibri"/>
          <w:color w:val="auto"/>
          <w:sz w:val="22"/>
          <w:szCs w:val="22"/>
        </w:rPr>
        <w:t>Proposed Solution Specification</w:t>
      </w:r>
      <w:bookmarkEnd w:id="585"/>
    </w:p>
    <w:p w14:paraId="1BCDAC3C" w14:textId="77777777" w:rsidR="00D77C32" w:rsidRPr="00D77C32" w:rsidRDefault="00D77C32" w:rsidP="00D77C32">
      <w:pPr>
        <w:jc w:val="both"/>
        <w:rPr>
          <w:rFonts w:ascii="Calibri" w:hAnsi="Calibri" w:cs="Calibri"/>
          <w:sz w:val="22"/>
          <w:szCs w:val="22"/>
        </w:rPr>
      </w:pPr>
    </w:p>
    <w:p w14:paraId="65718031" w14:textId="586A241B" w:rsidR="008C5290" w:rsidRDefault="008C5290" w:rsidP="00D77C32">
      <w:pPr>
        <w:jc w:val="both"/>
        <w:rPr>
          <w:rFonts w:ascii="Calibri" w:hAnsi="Calibri" w:cs="Calibri"/>
          <w:sz w:val="22"/>
          <w:szCs w:val="22"/>
        </w:rPr>
      </w:pPr>
    </w:p>
    <w:p w14:paraId="163F8655" w14:textId="77777777" w:rsidR="00D77C32" w:rsidRDefault="00D77C32" w:rsidP="00D77C32">
      <w:pPr>
        <w:jc w:val="both"/>
        <w:rPr>
          <w:rFonts w:ascii="Calibri" w:hAnsi="Calibri" w:cs="Calibri"/>
          <w:sz w:val="22"/>
          <w:szCs w:val="22"/>
        </w:rPr>
      </w:pPr>
    </w:p>
    <w:p w14:paraId="14613CBB" w14:textId="77777777" w:rsidR="00D77C32" w:rsidRDefault="00D77C32" w:rsidP="00D77C32">
      <w:pPr>
        <w:jc w:val="both"/>
        <w:rPr>
          <w:rFonts w:ascii="Calibri" w:hAnsi="Calibri" w:cs="Calibri"/>
          <w:sz w:val="22"/>
          <w:szCs w:val="22"/>
        </w:rPr>
      </w:pPr>
    </w:p>
    <w:p w14:paraId="5ADA7D67" w14:textId="77777777" w:rsidR="00D77C32" w:rsidRDefault="00D77C32" w:rsidP="00D77C32">
      <w:pPr>
        <w:jc w:val="both"/>
        <w:rPr>
          <w:rFonts w:ascii="Calibri" w:hAnsi="Calibri" w:cs="Calibri"/>
          <w:sz w:val="22"/>
          <w:szCs w:val="22"/>
        </w:rPr>
      </w:pPr>
    </w:p>
    <w:p w14:paraId="6C8F480C" w14:textId="77777777" w:rsidR="00D77C32" w:rsidRDefault="00D77C32" w:rsidP="00D77C32">
      <w:pPr>
        <w:jc w:val="both"/>
        <w:rPr>
          <w:rFonts w:ascii="Calibri" w:hAnsi="Calibri" w:cs="Calibri"/>
          <w:sz w:val="22"/>
          <w:szCs w:val="22"/>
        </w:rPr>
      </w:pPr>
    </w:p>
    <w:p w14:paraId="04563A2B" w14:textId="77777777" w:rsidR="00D77C32" w:rsidRDefault="00D77C32" w:rsidP="00D77C32">
      <w:pPr>
        <w:jc w:val="both"/>
        <w:rPr>
          <w:rFonts w:ascii="Calibri" w:hAnsi="Calibri" w:cs="Calibri"/>
          <w:sz w:val="22"/>
          <w:szCs w:val="22"/>
        </w:rPr>
      </w:pPr>
    </w:p>
    <w:p w14:paraId="4CA04080" w14:textId="77777777" w:rsidR="00D77C32" w:rsidRDefault="00D77C32" w:rsidP="00D77C32">
      <w:pPr>
        <w:jc w:val="both"/>
        <w:rPr>
          <w:rFonts w:ascii="Calibri" w:hAnsi="Calibri" w:cs="Calibri"/>
          <w:sz w:val="22"/>
          <w:szCs w:val="22"/>
        </w:rPr>
      </w:pPr>
    </w:p>
    <w:p w14:paraId="11B986C4" w14:textId="77777777" w:rsidR="00D77C32" w:rsidRDefault="00D77C32" w:rsidP="00D77C32">
      <w:pPr>
        <w:jc w:val="both"/>
        <w:rPr>
          <w:rFonts w:ascii="Calibri" w:hAnsi="Calibri" w:cs="Calibri"/>
          <w:sz w:val="22"/>
          <w:szCs w:val="22"/>
        </w:rPr>
      </w:pPr>
    </w:p>
    <w:p w14:paraId="4E4FB250" w14:textId="1D5A8C9C" w:rsidR="008C5290" w:rsidRPr="00973E39" w:rsidRDefault="008C5290" w:rsidP="008C5290">
      <w:pPr>
        <w:pStyle w:val="Caption"/>
        <w:ind w:left="2160" w:firstLine="720"/>
        <w:rPr>
          <w:rFonts w:ascii="Calibri" w:hAnsi="Calibri" w:cs="Calibri"/>
          <w:sz w:val="22"/>
          <w:szCs w:val="22"/>
        </w:rPr>
      </w:pPr>
      <w:bookmarkStart w:id="586" w:name="_Toc185577854"/>
      <w:r w:rsidRPr="00973E39">
        <w:rPr>
          <w:rFonts w:ascii="Calibri" w:hAnsi="Calibri" w:cs="Calibri"/>
          <w:sz w:val="22"/>
          <w:szCs w:val="22"/>
        </w:rPr>
        <w:t xml:space="preserve">Table </w:t>
      </w:r>
      <w:r w:rsidR="00D04433">
        <w:rPr>
          <w:rFonts w:ascii="Calibri" w:hAnsi="Calibri" w:cs="Calibri"/>
          <w:sz w:val="22"/>
          <w:szCs w:val="22"/>
        </w:rPr>
        <w:t>4</w:t>
      </w:r>
      <w:r w:rsidRPr="00973E39">
        <w:rPr>
          <w:rFonts w:ascii="Calibri" w:hAnsi="Calibri" w:cs="Calibri"/>
          <w:sz w:val="22"/>
          <w:szCs w:val="22"/>
        </w:rPr>
        <w:t xml:space="preserve">. </w:t>
      </w:r>
      <w:r w:rsidR="008D7B80" w:rsidRPr="00973E39">
        <w:rPr>
          <w:rFonts w:ascii="Calibri" w:hAnsi="Calibri" w:cs="Calibri"/>
          <w:sz w:val="22"/>
          <w:szCs w:val="22"/>
        </w:rPr>
        <w:t>E</w:t>
      </w:r>
      <w:r w:rsidR="00EA7E1E">
        <w:rPr>
          <w:rFonts w:ascii="Calibri" w:hAnsi="Calibri" w:cs="Calibri"/>
          <w:sz w:val="22"/>
          <w:szCs w:val="22"/>
        </w:rPr>
        <w:t>TREN</w:t>
      </w:r>
      <w:r w:rsidR="008D7B80" w:rsidRPr="00973E39">
        <w:rPr>
          <w:rFonts w:ascii="Calibri" w:hAnsi="Calibri" w:cs="Calibri"/>
          <w:sz w:val="22"/>
          <w:szCs w:val="22"/>
        </w:rPr>
        <w:t>.</w:t>
      </w:r>
      <w:r w:rsidRPr="00973E39">
        <w:rPr>
          <w:rFonts w:ascii="Calibri" w:hAnsi="Calibri" w:cs="Calibri"/>
          <w:sz w:val="22"/>
          <w:szCs w:val="22"/>
        </w:rPr>
        <w:t>PC.0</w:t>
      </w:r>
      <w:r w:rsidR="00F07E98" w:rsidRPr="00973E39">
        <w:rPr>
          <w:rFonts w:ascii="Calibri" w:hAnsi="Calibri" w:cs="Calibri"/>
          <w:sz w:val="22"/>
          <w:szCs w:val="22"/>
        </w:rPr>
        <w:t>2</w:t>
      </w:r>
      <w:r w:rsidRPr="00973E39">
        <w:rPr>
          <w:rFonts w:ascii="Calibri" w:hAnsi="Calibri" w:cs="Calibri"/>
          <w:sz w:val="22"/>
          <w:szCs w:val="22"/>
        </w:rPr>
        <w:t xml:space="preserve"> Product Capabilities Specification</w:t>
      </w:r>
      <w:bookmarkEnd w:id="586"/>
    </w:p>
    <w:tbl>
      <w:tblPr>
        <w:tblW w:w="89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2142"/>
        <w:gridCol w:w="6773"/>
      </w:tblGrid>
      <w:tr w:rsidR="008C5290" w:rsidRPr="00973E39" w14:paraId="585EA5A1" w14:textId="77777777" w:rsidTr="00534678">
        <w:trPr>
          <w:cantSplit/>
          <w:trHeight w:val="300"/>
          <w:tblHeader/>
        </w:trPr>
        <w:tc>
          <w:tcPr>
            <w:tcW w:w="2142" w:type="dxa"/>
            <w:shd w:val="clear" w:color="auto" w:fill="4C8B3F" w:themeFill="background2"/>
            <w:hideMark/>
          </w:tcPr>
          <w:p w14:paraId="62789116" w14:textId="77777777" w:rsidR="008C5290" w:rsidRPr="00973E39" w:rsidRDefault="008C5290">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 ID</w:t>
            </w:r>
          </w:p>
        </w:tc>
        <w:tc>
          <w:tcPr>
            <w:tcW w:w="6773" w:type="dxa"/>
            <w:shd w:val="clear" w:color="auto" w:fill="4C8B3F" w:themeFill="background2"/>
          </w:tcPr>
          <w:p w14:paraId="4662D3A8" w14:textId="77777777" w:rsidR="008C5290" w:rsidRPr="00973E39" w:rsidRDefault="008C5290">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w:t>
            </w:r>
          </w:p>
        </w:tc>
      </w:tr>
      <w:tr w:rsidR="00182246" w:rsidRPr="00973E39" w14:paraId="59C3EBE0" w14:textId="77777777" w:rsidTr="003D1B19">
        <w:trPr>
          <w:cantSplit/>
          <w:trHeight w:val="350"/>
        </w:trPr>
        <w:tc>
          <w:tcPr>
            <w:tcW w:w="2142" w:type="dxa"/>
            <w:shd w:val="clear" w:color="auto" w:fill="FFFFFF" w:themeFill="background1"/>
          </w:tcPr>
          <w:p w14:paraId="77625F7B" w14:textId="4443F68D" w:rsidR="00182246" w:rsidRPr="00973E39" w:rsidRDefault="00BF6D73" w:rsidP="00683570">
            <w:pPr>
              <w:rPr>
                <w:rFonts w:ascii="Calibri" w:hAnsi="Calibri" w:cs="Calibri"/>
                <w:color w:val="060808" w:themeColor="text1"/>
                <w:sz w:val="22"/>
                <w:szCs w:val="22"/>
              </w:rPr>
            </w:pPr>
            <w:r w:rsidRPr="00BF6D73">
              <w:rPr>
                <w:rFonts w:ascii="Calibri" w:hAnsi="Calibri" w:cs="Calibri"/>
                <w:color w:val="060808" w:themeColor="text1"/>
                <w:sz w:val="22"/>
                <w:szCs w:val="22"/>
              </w:rPr>
              <w:t>ETREN.PCS.02.001</w:t>
            </w:r>
          </w:p>
        </w:tc>
        <w:tc>
          <w:tcPr>
            <w:tcW w:w="6773" w:type="dxa"/>
            <w:shd w:val="clear" w:color="auto" w:fill="FFFFFF" w:themeFill="background1"/>
          </w:tcPr>
          <w:p w14:paraId="13F5DA49" w14:textId="1C1FA594" w:rsidR="00582C75" w:rsidRPr="008C381C" w:rsidRDefault="008C381C" w:rsidP="008C381C">
            <w:pPr>
              <w:rPr>
                <w:rFonts w:ascii="Calibri" w:hAnsi="Calibri" w:cs="Calibri"/>
                <w:sz w:val="22"/>
                <w:szCs w:val="22"/>
              </w:rPr>
            </w:pPr>
            <w:r w:rsidRPr="008C381C">
              <w:rPr>
                <w:rFonts w:ascii="Calibri" w:hAnsi="Calibri" w:cs="Calibri"/>
                <w:iCs/>
                <w:sz w:val="22"/>
                <w:szCs w:val="22"/>
              </w:rPr>
              <w:t xml:space="preserve">The system shall enable the agent portal capability to verify any outstanding RFI for any member when </w:t>
            </w:r>
            <w:r w:rsidR="00A9473C" w:rsidRPr="00A9473C">
              <w:rPr>
                <w:rFonts w:ascii="Calibri" w:hAnsi="Calibri" w:cs="Calibri"/>
                <w:iCs/>
                <w:sz w:val="22"/>
                <w:szCs w:val="22"/>
              </w:rPr>
              <w:t xml:space="preserve">“Allow RFI Verification” configuration is </w:t>
            </w:r>
            <w:r w:rsidR="00324317" w:rsidRPr="00A9473C">
              <w:rPr>
                <w:rFonts w:ascii="Calibri" w:hAnsi="Calibri" w:cs="Calibri"/>
                <w:iCs/>
                <w:sz w:val="22"/>
                <w:szCs w:val="22"/>
              </w:rPr>
              <w:t>ON</w:t>
            </w:r>
            <w:r w:rsidR="00BA134D">
              <w:rPr>
                <w:rFonts w:ascii="Calibri" w:hAnsi="Calibri" w:cs="Calibri"/>
                <w:iCs/>
                <w:sz w:val="22"/>
                <w:szCs w:val="22"/>
              </w:rPr>
              <w:t>,</w:t>
            </w:r>
            <w:r w:rsidR="00324317" w:rsidRPr="00A9473C">
              <w:rPr>
                <w:rFonts w:ascii="Calibri" w:hAnsi="Calibri" w:cs="Calibri"/>
                <w:iCs/>
                <w:sz w:val="22"/>
                <w:szCs w:val="22"/>
              </w:rPr>
              <w:t xml:space="preserve"> </w:t>
            </w:r>
            <w:r w:rsidR="00324317">
              <w:rPr>
                <w:rFonts w:ascii="Calibri" w:hAnsi="Calibri" w:cs="Calibri"/>
                <w:iCs/>
                <w:sz w:val="22"/>
                <w:szCs w:val="22"/>
              </w:rPr>
              <w:t>and</w:t>
            </w:r>
            <w:r w:rsidR="00A9473C">
              <w:rPr>
                <w:rFonts w:ascii="Calibri" w:hAnsi="Calibri" w:cs="Calibri"/>
                <w:iCs/>
                <w:sz w:val="22"/>
                <w:szCs w:val="22"/>
              </w:rPr>
              <w:t xml:space="preserve"> </w:t>
            </w:r>
            <w:r w:rsidRPr="008C381C">
              <w:rPr>
                <w:rFonts w:ascii="Calibri" w:hAnsi="Calibri" w:cs="Calibri"/>
                <w:iCs/>
                <w:sz w:val="22"/>
                <w:szCs w:val="22"/>
              </w:rPr>
              <w:t xml:space="preserve">the application is being processed as part of the Medicaid </w:t>
            </w:r>
            <w:r w:rsidR="00B3182C">
              <w:rPr>
                <w:rFonts w:ascii="Calibri" w:hAnsi="Calibri" w:cs="Calibri"/>
                <w:iCs/>
                <w:sz w:val="22"/>
                <w:szCs w:val="22"/>
              </w:rPr>
              <w:t>R</w:t>
            </w:r>
            <w:r w:rsidRPr="008C381C">
              <w:rPr>
                <w:rFonts w:ascii="Calibri" w:hAnsi="Calibri" w:cs="Calibri"/>
                <w:iCs/>
                <w:sz w:val="22"/>
                <w:szCs w:val="22"/>
              </w:rPr>
              <w:t>enewal process.</w:t>
            </w:r>
          </w:p>
        </w:tc>
      </w:tr>
      <w:tr w:rsidR="004C7A88" w:rsidRPr="00973E39" w14:paraId="08DB7104" w14:textId="77777777" w:rsidTr="003D1B19">
        <w:trPr>
          <w:cantSplit/>
          <w:trHeight w:val="350"/>
        </w:trPr>
        <w:tc>
          <w:tcPr>
            <w:tcW w:w="2142" w:type="dxa"/>
            <w:shd w:val="clear" w:color="auto" w:fill="FFFFFF" w:themeFill="background1"/>
          </w:tcPr>
          <w:p w14:paraId="53671140" w14:textId="7CA42F10" w:rsidR="004C7A88" w:rsidRPr="00973E39" w:rsidRDefault="00C45D38" w:rsidP="00C45D38">
            <w:pPr>
              <w:rPr>
                <w:rFonts w:ascii="Calibri" w:hAnsi="Calibri" w:cs="Calibri"/>
                <w:color w:val="060808" w:themeColor="text1"/>
                <w:sz w:val="22"/>
                <w:szCs w:val="22"/>
              </w:rPr>
            </w:pPr>
            <w:r w:rsidRPr="00BF6D73">
              <w:rPr>
                <w:rFonts w:ascii="Calibri" w:hAnsi="Calibri" w:cs="Calibri"/>
                <w:color w:val="060808" w:themeColor="text1"/>
                <w:sz w:val="22"/>
                <w:szCs w:val="22"/>
              </w:rPr>
              <w:t>ETREN.PCS.02.00</w:t>
            </w:r>
            <w:r>
              <w:rPr>
                <w:rFonts w:ascii="Calibri" w:hAnsi="Calibri" w:cs="Calibri"/>
                <w:color w:val="060808" w:themeColor="text1"/>
                <w:sz w:val="22"/>
                <w:szCs w:val="22"/>
              </w:rPr>
              <w:t>2</w:t>
            </w:r>
          </w:p>
        </w:tc>
        <w:tc>
          <w:tcPr>
            <w:tcW w:w="6773" w:type="dxa"/>
            <w:shd w:val="clear" w:color="auto" w:fill="FFFFFF" w:themeFill="background1"/>
          </w:tcPr>
          <w:p w14:paraId="26DAACB2" w14:textId="398AB39B" w:rsidR="00C45D38" w:rsidRPr="00C45D38" w:rsidRDefault="00C45D38" w:rsidP="00C45D38">
            <w:pPr>
              <w:rPr>
                <w:rFonts w:ascii="Calibri" w:hAnsi="Calibri" w:cs="Calibri"/>
                <w:sz w:val="22"/>
                <w:szCs w:val="22"/>
              </w:rPr>
            </w:pPr>
            <w:r w:rsidRPr="00C45D38">
              <w:rPr>
                <w:rFonts w:ascii="Calibri" w:hAnsi="Calibri" w:cs="Calibri"/>
                <w:sz w:val="22"/>
                <w:szCs w:val="22"/>
              </w:rPr>
              <w:t xml:space="preserve">The system shall perform the below actions when the application is being processed through the “selection/bypass” process as part of the Medicaid </w:t>
            </w:r>
            <w:r w:rsidR="00B3182C">
              <w:rPr>
                <w:rFonts w:ascii="Calibri" w:hAnsi="Calibri" w:cs="Calibri"/>
                <w:sz w:val="22"/>
                <w:szCs w:val="22"/>
              </w:rPr>
              <w:t>R</w:t>
            </w:r>
            <w:r w:rsidRPr="00C45D38">
              <w:rPr>
                <w:rFonts w:ascii="Calibri" w:hAnsi="Calibri" w:cs="Calibri"/>
                <w:sz w:val="22"/>
                <w:szCs w:val="22"/>
              </w:rPr>
              <w:t>enewal and the agent portal user verifies any RFI for any member in the application and perform the determination.</w:t>
            </w:r>
          </w:p>
          <w:p w14:paraId="2E1FEC8D" w14:textId="5E6A2EFE" w:rsidR="00C45D38" w:rsidRPr="00C45D38" w:rsidRDefault="00C45D38" w:rsidP="00BD4032">
            <w:pPr>
              <w:pStyle w:val="ListParagraph"/>
              <w:numPr>
                <w:ilvl w:val="0"/>
                <w:numId w:val="30"/>
              </w:numPr>
              <w:rPr>
                <w:rFonts w:ascii="Calibri" w:hAnsi="Calibri" w:cs="Calibri"/>
                <w:sz w:val="22"/>
                <w:szCs w:val="22"/>
              </w:rPr>
            </w:pPr>
            <w:r w:rsidRPr="00C45D38">
              <w:rPr>
                <w:rFonts w:ascii="Calibri" w:hAnsi="Calibri" w:cs="Calibri"/>
                <w:sz w:val="22"/>
                <w:szCs w:val="22"/>
              </w:rPr>
              <w:t>Redetermine the latest submitted eligibility to apply the manually verified data.</w:t>
            </w:r>
          </w:p>
          <w:p w14:paraId="52DE25CB" w14:textId="331A2829" w:rsidR="00C45D38" w:rsidRDefault="00C45D38" w:rsidP="00BD4032">
            <w:pPr>
              <w:pStyle w:val="ListParagraph"/>
              <w:numPr>
                <w:ilvl w:val="0"/>
                <w:numId w:val="30"/>
              </w:numPr>
              <w:rPr>
                <w:rFonts w:ascii="Calibri" w:hAnsi="Calibri" w:cs="Calibri"/>
                <w:sz w:val="22"/>
                <w:szCs w:val="22"/>
              </w:rPr>
            </w:pPr>
            <w:r w:rsidRPr="00C45D38">
              <w:rPr>
                <w:rFonts w:ascii="Calibri" w:hAnsi="Calibri" w:cs="Calibri"/>
                <w:sz w:val="22"/>
                <w:szCs w:val="22"/>
              </w:rPr>
              <w:t>Follow the existing rules for the downstream process (i.e., generate Medicaid eligibility notice X</w:t>
            </w:r>
            <w:r w:rsidR="00AA6D3D">
              <w:rPr>
                <w:rFonts w:ascii="Calibri" w:hAnsi="Calibri" w:cs="Calibri"/>
                <w:sz w:val="22"/>
                <w:szCs w:val="22"/>
              </w:rPr>
              <w:t>ML</w:t>
            </w:r>
            <w:r w:rsidRPr="00C45D38">
              <w:rPr>
                <w:rFonts w:ascii="Calibri" w:hAnsi="Calibri" w:cs="Calibri"/>
                <w:sz w:val="22"/>
                <w:szCs w:val="22"/>
              </w:rPr>
              <w:t xml:space="preserve"> and other applicable notices, generate the MMIS, PA/PB calculations, generation of the 834 </w:t>
            </w:r>
            <w:r w:rsidR="0044197C">
              <w:rPr>
                <w:rFonts w:ascii="Calibri" w:hAnsi="Calibri" w:cs="Calibri"/>
                <w:sz w:val="22"/>
                <w:szCs w:val="22"/>
              </w:rPr>
              <w:t>XML</w:t>
            </w:r>
            <w:r w:rsidRPr="00C45D38">
              <w:rPr>
                <w:rFonts w:ascii="Calibri" w:hAnsi="Calibri" w:cs="Calibri"/>
                <w:sz w:val="22"/>
                <w:szCs w:val="22"/>
              </w:rPr>
              <w:t>)</w:t>
            </w:r>
            <w:r>
              <w:rPr>
                <w:rFonts w:ascii="Calibri" w:hAnsi="Calibri" w:cs="Calibri"/>
                <w:sz w:val="22"/>
                <w:szCs w:val="22"/>
              </w:rPr>
              <w:t>.</w:t>
            </w:r>
          </w:p>
          <w:p w14:paraId="5B778F31" w14:textId="76BE912C" w:rsidR="00C45D38" w:rsidRPr="00C45D38" w:rsidRDefault="00C45D38" w:rsidP="00BD4032">
            <w:pPr>
              <w:pStyle w:val="ListParagraph"/>
              <w:numPr>
                <w:ilvl w:val="0"/>
                <w:numId w:val="30"/>
              </w:numPr>
              <w:rPr>
                <w:rFonts w:ascii="Calibri" w:hAnsi="Calibri" w:cs="Calibri"/>
                <w:sz w:val="22"/>
                <w:szCs w:val="22"/>
              </w:rPr>
            </w:pPr>
            <w:r w:rsidRPr="00C45D38">
              <w:rPr>
                <w:rFonts w:ascii="Calibri" w:hAnsi="Calibri" w:cs="Calibri"/>
                <w:sz w:val="22"/>
                <w:szCs w:val="22"/>
              </w:rPr>
              <w:t xml:space="preserve">Identify </w:t>
            </w:r>
            <w:r w:rsidR="00D613EB" w:rsidRPr="00956B20">
              <w:rPr>
                <w:rFonts w:ascii="Calibri" w:hAnsi="Calibri" w:cs="Calibri"/>
                <w:sz w:val="22"/>
                <w:szCs w:val="22"/>
              </w:rPr>
              <w:t>whether</w:t>
            </w:r>
            <w:r w:rsidRPr="00C45D38">
              <w:rPr>
                <w:rFonts w:ascii="Calibri" w:hAnsi="Calibri" w:cs="Calibri"/>
                <w:sz w:val="22"/>
                <w:szCs w:val="22"/>
              </w:rPr>
              <w:t xml:space="preserve"> any member in the application </w:t>
            </w:r>
            <w:r w:rsidR="00D613EB" w:rsidRPr="00956B20">
              <w:rPr>
                <w:rFonts w:ascii="Calibri" w:hAnsi="Calibri" w:cs="Calibri"/>
                <w:sz w:val="22"/>
                <w:szCs w:val="22"/>
              </w:rPr>
              <w:t xml:space="preserve">continues to meet </w:t>
            </w:r>
            <w:r w:rsidRPr="00C45D38">
              <w:rPr>
                <w:rFonts w:ascii="Calibri" w:hAnsi="Calibri" w:cs="Calibri"/>
                <w:sz w:val="22"/>
                <w:szCs w:val="22"/>
              </w:rPr>
              <w:t>Medicaid renewal selection criteria and</w:t>
            </w:r>
            <w:r w:rsidR="00D613EB" w:rsidRPr="00956B20">
              <w:rPr>
                <w:rFonts w:ascii="Calibri" w:hAnsi="Calibri" w:cs="Calibri"/>
                <w:sz w:val="22"/>
                <w:szCs w:val="22"/>
              </w:rPr>
              <w:t>, if so, utilize the most recently</w:t>
            </w:r>
            <w:r w:rsidRPr="00C45D38">
              <w:rPr>
                <w:rFonts w:ascii="Calibri" w:hAnsi="Calibri" w:cs="Calibri"/>
                <w:sz w:val="22"/>
                <w:szCs w:val="22"/>
              </w:rPr>
              <w:t xml:space="preserve"> determined eligibility</w:t>
            </w:r>
            <w:r w:rsidR="00D613EB" w:rsidRPr="00956B20">
              <w:rPr>
                <w:rFonts w:ascii="Calibri" w:hAnsi="Calibri" w:cs="Calibri"/>
                <w:sz w:val="22"/>
                <w:szCs w:val="22"/>
              </w:rPr>
              <w:t>—established through manual RFI verification—</w:t>
            </w:r>
            <w:r w:rsidRPr="00C45D38">
              <w:rPr>
                <w:rFonts w:ascii="Calibri" w:hAnsi="Calibri" w:cs="Calibri"/>
                <w:sz w:val="22"/>
                <w:szCs w:val="22"/>
              </w:rPr>
              <w:t>for Medicaid renewal</w:t>
            </w:r>
            <w:r w:rsidR="00D613EB" w:rsidRPr="00956B20">
              <w:rPr>
                <w:rFonts w:ascii="Calibri" w:hAnsi="Calibri" w:cs="Calibri"/>
                <w:sz w:val="22"/>
                <w:szCs w:val="22"/>
              </w:rPr>
              <w:t>,</w:t>
            </w:r>
            <w:r w:rsidR="008326FA">
              <w:rPr>
                <w:rFonts w:ascii="Calibri" w:hAnsi="Calibri" w:cs="Calibri"/>
                <w:sz w:val="22"/>
                <w:szCs w:val="22"/>
              </w:rPr>
              <w:t xml:space="preserve"> </w:t>
            </w:r>
            <w:r w:rsidR="008326FA" w:rsidRPr="008326FA">
              <w:rPr>
                <w:rFonts w:ascii="Calibri" w:hAnsi="Calibri" w:cs="Calibri"/>
                <w:sz w:val="22"/>
                <w:szCs w:val="22"/>
              </w:rPr>
              <w:t xml:space="preserve">without </w:t>
            </w:r>
            <w:r w:rsidR="00D613EB" w:rsidRPr="00956B20">
              <w:rPr>
                <w:rFonts w:ascii="Calibri" w:hAnsi="Calibri" w:cs="Calibri"/>
                <w:sz w:val="22"/>
                <w:szCs w:val="22"/>
              </w:rPr>
              <w:t>re-executing</w:t>
            </w:r>
            <w:r w:rsidR="008326FA" w:rsidRPr="008326FA">
              <w:rPr>
                <w:rFonts w:ascii="Calibri" w:hAnsi="Calibri" w:cs="Calibri"/>
                <w:sz w:val="22"/>
                <w:szCs w:val="22"/>
              </w:rPr>
              <w:t xml:space="preserve"> the selection/bypass batch process.</w:t>
            </w:r>
            <w:r w:rsidR="009E3DF3">
              <w:rPr>
                <w:rFonts w:ascii="Calibri" w:hAnsi="Calibri" w:cs="Calibri"/>
                <w:sz w:val="22"/>
                <w:szCs w:val="22"/>
              </w:rPr>
              <w:t xml:space="preserve"> </w:t>
            </w:r>
          </w:p>
          <w:p w14:paraId="1298ACD6" w14:textId="77777777" w:rsidR="00C45D38" w:rsidRDefault="00C45D38" w:rsidP="00C45D38">
            <w:pPr>
              <w:pStyle w:val="ListParagraph"/>
              <w:rPr>
                <w:rFonts w:ascii="Calibri" w:hAnsi="Calibri" w:cs="Calibri"/>
                <w:sz w:val="22"/>
                <w:szCs w:val="22"/>
              </w:rPr>
            </w:pPr>
          </w:p>
          <w:p w14:paraId="129ECCA0" w14:textId="651AE113" w:rsidR="00C45D38" w:rsidRPr="00C45D38" w:rsidRDefault="00C45D38" w:rsidP="0055385C">
            <w:pPr>
              <w:rPr>
                <w:rFonts w:ascii="Calibri" w:hAnsi="Calibri" w:cs="Calibri"/>
                <w:sz w:val="22"/>
                <w:szCs w:val="22"/>
              </w:rPr>
            </w:pPr>
            <w:r w:rsidRPr="00C45D38">
              <w:rPr>
                <w:rFonts w:ascii="Calibri" w:hAnsi="Calibri" w:cs="Calibri"/>
                <w:sz w:val="22"/>
                <w:szCs w:val="22"/>
              </w:rPr>
              <w:t xml:space="preserve">Note – </w:t>
            </w:r>
          </w:p>
          <w:p w14:paraId="3C01C1E6" w14:textId="7D8DCE67" w:rsidR="00C45D38" w:rsidRPr="0055385C" w:rsidRDefault="00C45D38" w:rsidP="00BD4032">
            <w:pPr>
              <w:pStyle w:val="ListParagraph"/>
              <w:numPr>
                <w:ilvl w:val="0"/>
                <w:numId w:val="32"/>
              </w:numPr>
              <w:rPr>
                <w:rFonts w:ascii="Calibri" w:hAnsi="Calibri" w:cs="Calibri"/>
                <w:sz w:val="22"/>
                <w:szCs w:val="22"/>
              </w:rPr>
            </w:pPr>
            <w:r w:rsidRPr="0055385C">
              <w:rPr>
                <w:rFonts w:ascii="Calibri" w:hAnsi="Calibri" w:cs="Calibri"/>
                <w:sz w:val="22"/>
                <w:szCs w:val="22"/>
              </w:rPr>
              <w:t xml:space="preserve">Refer to the Scenario sheet for examples. </w:t>
            </w:r>
          </w:p>
          <w:p w14:paraId="340D9A0B" w14:textId="0D837C52" w:rsidR="000F4694" w:rsidRPr="0055385C" w:rsidRDefault="007365DA" w:rsidP="00BD4032">
            <w:pPr>
              <w:pStyle w:val="ListParagraph"/>
              <w:numPr>
                <w:ilvl w:val="0"/>
                <w:numId w:val="32"/>
              </w:numPr>
              <w:rPr>
                <w:rFonts w:ascii="Calibri" w:hAnsi="Calibri" w:cs="Calibri"/>
                <w:sz w:val="22"/>
                <w:szCs w:val="22"/>
              </w:rPr>
            </w:pPr>
            <w:r w:rsidRPr="007365DA">
              <w:rPr>
                <w:rFonts w:ascii="Calibri" w:hAnsi="Calibri" w:cs="Calibri"/>
                <w:sz w:val="22"/>
                <w:szCs w:val="22"/>
              </w:rPr>
              <w:t xml:space="preserve">If RFI is verified but eligibility is not redetermined, the system still treats the data as “manually verified” for </w:t>
            </w:r>
            <w:r w:rsidR="00C24DD1">
              <w:rPr>
                <w:rFonts w:ascii="Calibri" w:hAnsi="Calibri" w:cs="Calibri"/>
                <w:sz w:val="22"/>
                <w:szCs w:val="22"/>
              </w:rPr>
              <w:t>R</w:t>
            </w:r>
            <w:r w:rsidRPr="007365DA">
              <w:rPr>
                <w:rFonts w:ascii="Calibri" w:hAnsi="Calibri" w:cs="Calibri"/>
                <w:sz w:val="22"/>
                <w:szCs w:val="22"/>
              </w:rPr>
              <w:t>easonable compatibility.</w:t>
            </w:r>
          </w:p>
        </w:tc>
      </w:tr>
      <w:tr w:rsidR="00C45D38" w:rsidRPr="00973E39" w14:paraId="5A803884" w14:textId="77777777" w:rsidTr="003D1B19">
        <w:trPr>
          <w:cantSplit/>
          <w:trHeight w:val="350"/>
        </w:trPr>
        <w:tc>
          <w:tcPr>
            <w:tcW w:w="2142" w:type="dxa"/>
            <w:shd w:val="clear" w:color="auto" w:fill="FFFFFF" w:themeFill="background1"/>
          </w:tcPr>
          <w:p w14:paraId="326A707C" w14:textId="6597161C" w:rsidR="00C45D38" w:rsidRPr="00BF6D73" w:rsidRDefault="00C45D38" w:rsidP="00C45D38">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ETREN.PCS.02.00</w:t>
            </w:r>
            <w:r>
              <w:rPr>
                <w:rFonts w:ascii="Calibri" w:hAnsi="Calibri" w:cs="Calibri"/>
                <w:color w:val="060808" w:themeColor="text1"/>
                <w:sz w:val="22"/>
                <w:szCs w:val="22"/>
              </w:rPr>
              <w:t>3</w:t>
            </w:r>
          </w:p>
        </w:tc>
        <w:tc>
          <w:tcPr>
            <w:tcW w:w="6773" w:type="dxa"/>
            <w:shd w:val="clear" w:color="auto" w:fill="FFFFFF" w:themeFill="background1"/>
          </w:tcPr>
          <w:p w14:paraId="63D6A025" w14:textId="173D5FB0" w:rsidR="00C45D38" w:rsidRDefault="00633DD3" w:rsidP="00C45D38">
            <w:pPr>
              <w:rPr>
                <w:rFonts w:ascii="Calibri" w:hAnsi="Calibri" w:cs="Calibri"/>
                <w:sz w:val="22"/>
                <w:szCs w:val="22"/>
              </w:rPr>
            </w:pPr>
            <w:bookmarkStart w:id="587" w:name="OLE_LINK5"/>
            <w:r w:rsidRPr="00633DD3">
              <w:rPr>
                <w:rFonts w:ascii="Calibri" w:hAnsi="Calibri" w:cs="Calibri"/>
                <w:sz w:val="22"/>
                <w:szCs w:val="22"/>
              </w:rPr>
              <w:t>The system shall perform the below actions when the application has been processed through the “selection/bypass” process (but RRV Calls are not initiated) as part of the Medicaid renewal and the agent portal user verifies the RFI for any member in the application and perform the determination.</w:t>
            </w:r>
          </w:p>
          <w:bookmarkEnd w:id="587"/>
          <w:p w14:paraId="677B5DE1" w14:textId="77777777" w:rsidR="00974716" w:rsidRDefault="00974716" w:rsidP="00C45D38">
            <w:pPr>
              <w:rPr>
                <w:rFonts w:ascii="Calibri" w:hAnsi="Calibri" w:cs="Calibri"/>
                <w:sz w:val="22"/>
                <w:szCs w:val="22"/>
              </w:rPr>
            </w:pPr>
          </w:p>
          <w:p w14:paraId="64E8111B" w14:textId="5DA2CFF6" w:rsidR="00974716" w:rsidRPr="002F08F7" w:rsidRDefault="00974716" w:rsidP="00BD4032">
            <w:pPr>
              <w:pStyle w:val="ListParagraph"/>
              <w:numPr>
                <w:ilvl w:val="0"/>
                <w:numId w:val="31"/>
              </w:numPr>
              <w:rPr>
                <w:rFonts w:ascii="Calibri" w:hAnsi="Calibri" w:cs="Calibri"/>
                <w:sz w:val="22"/>
                <w:szCs w:val="22"/>
              </w:rPr>
            </w:pPr>
            <w:r w:rsidRPr="002F08F7">
              <w:rPr>
                <w:rFonts w:ascii="Calibri" w:hAnsi="Calibri" w:cs="Calibri"/>
                <w:sz w:val="22"/>
                <w:szCs w:val="22"/>
              </w:rPr>
              <w:t>Redetermine the latest submitted eligibility to apply the manually verified data.</w:t>
            </w:r>
          </w:p>
          <w:p w14:paraId="35E52F59" w14:textId="329F5D5B" w:rsidR="00974716" w:rsidRPr="002F08F7" w:rsidRDefault="00974716" w:rsidP="00BD4032">
            <w:pPr>
              <w:pStyle w:val="ListParagraph"/>
              <w:numPr>
                <w:ilvl w:val="0"/>
                <w:numId w:val="31"/>
              </w:numPr>
              <w:rPr>
                <w:rFonts w:ascii="Calibri" w:hAnsi="Calibri" w:cs="Calibri"/>
                <w:sz w:val="22"/>
                <w:szCs w:val="22"/>
              </w:rPr>
            </w:pPr>
            <w:r w:rsidRPr="002F08F7">
              <w:rPr>
                <w:rFonts w:ascii="Calibri" w:hAnsi="Calibri" w:cs="Calibri"/>
                <w:sz w:val="22"/>
                <w:szCs w:val="22"/>
              </w:rPr>
              <w:t>Follow the existing rules for the downstream process (i.e., generate Medicaid eligibility notice X</w:t>
            </w:r>
            <w:r w:rsidR="00561640">
              <w:rPr>
                <w:rFonts w:ascii="Calibri" w:hAnsi="Calibri" w:cs="Calibri"/>
                <w:sz w:val="22"/>
                <w:szCs w:val="22"/>
              </w:rPr>
              <w:t>ML</w:t>
            </w:r>
            <w:r w:rsidRPr="002F08F7">
              <w:rPr>
                <w:rFonts w:ascii="Calibri" w:hAnsi="Calibri" w:cs="Calibri"/>
                <w:sz w:val="22"/>
                <w:szCs w:val="22"/>
              </w:rPr>
              <w:t xml:space="preserve"> and other applicable notices, generate the MMIS, PA/PB calculations, generation of the 834 </w:t>
            </w:r>
            <w:r w:rsidR="00695065">
              <w:rPr>
                <w:rFonts w:ascii="Calibri" w:hAnsi="Calibri" w:cs="Calibri"/>
                <w:sz w:val="22"/>
                <w:szCs w:val="22"/>
              </w:rPr>
              <w:t>XML</w:t>
            </w:r>
            <w:r w:rsidRPr="002F08F7">
              <w:rPr>
                <w:rFonts w:ascii="Calibri" w:hAnsi="Calibri" w:cs="Calibri"/>
                <w:sz w:val="22"/>
                <w:szCs w:val="22"/>
              </w:rPr>
              <w:t>)</w:t>
            </w:r>
          </w:p>
          <w:p w14:paraId="7BF5653E" w14:textId="06316AE4" w:rsidR="00974716" w:rsidRDefault="00974716" w:rsidP="00BD4032">
            <w:pPr>
              <w:pStyle w:val="ListParagraph"/>
              <w:numPr>
                <w:ilvl w:val="0"/>
                <w:numId w:val="31"/>
              </w:numPr>
              <w:rPr>
                <w:rFonts w:ascii="Calibri" w:hAnsi="Calibri" w:cs="Calibri"/>
                <w:sz w:val="22"/>
                <w:szCs w:val="22"/>
              </w:rPr>
            </w:pPr>
            <w:bookmarkStart w:id="588" w:name="OLE_LINK6"/>
            <w:r w:rsidRPr="002F08F7">
              <w:rPr>
                <w:rFonts w:ascii="Calibri" w:hAnsi="Calibri" w:cs="Calibri"/>
                <w:sz w:val="22"/>
                <w:szCs w:val="22"/>
              </w:rPr>
              <w:t xml:space="preserve">Identify </w:t>
            </w:r>
            <w:r w:rsidR="00956B20" w:rsidRPr="00956B20">
              <w:rPr>
                <w:rFonts w:ascii="Calibri" w:hAnsi="Calibri" w:cs="Calibri"/>
                <w:sz w:val="22"/>
                <w:szCs w:val="22"/>
              </w:rPr>
              <w:t>whether</w:t>
            </w:r>
            <w:r w:rsidRPr="002F08F7">
              <w:rPr>
                <w:rFonts w:ascii="Calibri" w:hAnsi="Calibri" w:cs="Calibri"/>
                <w:sz w:val="22"/>
                <w:szCs w:val="22"/>
              </w:rPr>
              <w:t xml:space="preserve"> any member in the application </w:t>
            </w:r>
            <w:r w:rsidR="00956B20" w:rsidRPr="00956B20">
              <w:rPr>
                <w:rFonts w:ascii="Calibri" w:hAnsi="Calibri" w:cs="Calibri"/>
                <w:sz w:val="22"/>
                <w:szCs w:val="22"/>
              </w:rPr>
              <w:t xml:space="preserve">continues to meet </w:t>
            </w:r>
            <w:r w:rsidRPr="002F08F7">
              <w:rPr>
                <w:rFonts w:ascii="Calibri" w:hAnsi="Calibri" w:cs="Calibri"/>
                <w:sz w:val="22"/>
                <w:szCs w:val="22"/>
              </w:rPr>
              <w:t>Medicaid renewal selection criteria and</w:t>
            </w:r>
            <w:r w:rsidR="00956B20" w:rsidRPr="00956B20">
              <w:rPr>
                <w:rFonts w:ascii="Calibri" w:hAnsi="Calibri" w:cs="Calibri"/>
                <w:sz w:val="22"/>
                <w:szCs w:val="22"/>
              </w:rPr>
              <w:t>, if so, utilize the most recently</w:t>
            </w:r>
            <w:r w:rsidRPr="002F08F7">
              <w:rPr>
                <w:rFonts w:ascii="Calibri" w:hAnsi="Calibri" w:cs="Calibri"/>
                <w:sz w:val="22"/>
                <w:szCs w:val="22"/>
              </w:rPr>
              <w:t xml:space="preserve"> determined eligibility</w:t>
            </w:r>
            <w:r w:rsidR="00956B20" w:rsidRPr="00956B20">
              <w:rPr>
                <w:rFonts w:ascii="Calibri" w:hAnsi="Calibri" w:cs="Calibri"/>
                <w:sz w:val="22"/>
                <w:szCs w:val="22"/>
              </w:rPr>
              <w:t>—established</w:t>
            </w:r>
            <w:r w:rsidRPr="002F08F7">
              <w:rPr>
                <w:rFonts w:ascii="Calibri" w:hAnsi="Calibri" w:cs="Calibri"/>
                <w:sz w:val="22"/>
                <w:szCs w:val="22"/>
              </w:rPr>
              <w:t xml:space="preserve"> through manual </w:t>
            </w:r>
            <w:r w:rsidR="00956B20" w:rsidRPr="00956B20">
              <w:rPr>
                <w:rFonts w:ascii="Calibri" w:hAnsi="Calibri" w:cs="Calibri"/>
                <w:sz w:val="22"/>
                <w:szCs w:val="22"/>
              </w:rPr>
              <w:t xml:space="preserve">RFI </w:t>
            </w:r>
            <w:r w:rsidRPr="002F08F7">
              <w:rPr>
                <w:rFonts w:ascii="Calibri" w:hAnsi="Calibri" w:cs="Calibri"/>
                <w:sz w:val="22"/>
                <w:szCs w:val="22"/>
              </w:rPr>
              <w:t>verification</w:t>
            </w:r>
            <w:r w:rsidR="00956B20" w:rsidRPr="00956B20">
              <w:rPr>
                <w:rFonts w:ascii="Calibri" w:hAnsi="Calibri" w:cs="Calibri"/>
                <w:sz w:val="22"/>
                <w:szCs w:val="22"/>
              </w:rPr>
              <w:t>—</w:t>
            </w:r>
            <w:r w:rsidRPr="002F08F7">
              <w:rPr>
                <w:rFonts w:ascii="Calibri" w:hAnsi="Calibri" w:cs="Calibri"/>
                <w:sz w:val="22"/>
                <w:szCs w:val="22"/>
              </w:rPr>
              <w:t>for Medicaid renewal</w:t>
            </w:r>
            <w:r w:rsidR="00956B20" w:rsidRPr="00956B20">
              <w:rPr>
                <w:rFonts w:ascii="Calibri" w:hAnsi="Calibri" w:cs="Calibri"/>
                <w:sz w:val="22"/>
                <w:szCs w:val="22"/>
              </w:rPr>
              <w:t>,</w:t>
            </w:r>
            <w:r w:rsidR="00E34A7A">
              <w:rPr>
                <w:rFonts w:ascii="Calibri" w:hAnsi="Calibri" w:cs="Calibri"/>
                <w:sz w:val="22"/>
                <w:szCs w:val="22"/>
              </w:rPr>
              <w:t xml:space="preserve"> without </w:t>
            </w:r>
            <w:r w:rsidR="00956B20" w:rsidRPr="00956B20">
              <w:rPr>
                <w:rFonts w:ascii="Calibri" w:hAnsi="Calibri" w:cs="Calibri"/>
                <w:sz w:val="22"/>
                <w:szCs w:val="22"/>
              </w:rPr>
              <w:t>re-executing</w:t>
            </w:r>
            <w:r w:rsidR="009E3DF3">
              <w:rPr>
                <w:rFonts w:ascii="Calibri" w:hAnsi="Calibri" w:cs="Calibri"/>
                <w:sz w:val="22"/>
                <w:szCs w:val="22"/>
              </w:rPr>
              <w:t xml:space="preserve"> the selection/bypass batch process.</w:t>
            </w:r>
          </w:p>
          <w:bookmarkEnd w:id="588"/>
          <w:p w14:paraId="0DD29F22" w14:textId="77777777" w:rsidR="0055385C" w:rsidRPr="00C45D38" w:rsidRDefault="0055385C" w:rsidP="0055385C">
            <w:pPr>
              <w:rPr>
                <w:rFonts w:ascii="Calibri" w:hAnsi="Calibri" w:cs="Calibri"/>
                <w:sz w:val="22"/>
                <w:szCs w:val="22"/>
              </w:rPr>
            </w:pPr>
            <w:r w:rsidRPr="00C45D38">
              <w:rPr>
                <w:rFonts w:ascii="Calibri" w:hAnsi="Calibri" w:cs="Calibri"/>
                <w:sz w:val="22"/>
                <w:szCs w:val="22"/>
              </w:rPr>
              <w:t xml:space="preserve">Note – </w:t>
            </w:r>
          </w:p>
          <w:p w14:paraId="642F9BB7" w14:textId="77777777" w:rsidR="0055385C" w:rsidRPr="0055385C" w:rsidRDefault="0055385C" w:rsidP="00BD4032">
            <w:pPr>
              <w:pStyle w:val="ListParagraph"/>
              <w:numPr>
                <w:ilvl w:val="0"/>
                <w:numId w:val="33"/>
              </w:numPr>
              <w:rPr>
                <w:rFonts w:ascii="Calibri" w:hAnsi="Calibri" w:cs="Calibri"/>
                <w:sz w:val="22"/>
                <w:szCs w:val="22"/>
              </w:rPr>
            </w:pPr>
            <w:r w:rsidRPr="0055385C">
              <w:rPr>
                <w:rFonts w:ascii="Calibri" w:hAnsi="Calibri" w:cs="Calibri"/>
                <w:sz w:val="22"/>
                <w:szCs w:val="22"/>
              </w:rPr>
              <w:t xml:space="preserve">Refer to the Scenario sheet for examples. </w:t>
            </w:r>
          </w:p>
          <w:p w14:paraId="386A20FC" w14:textId="44CB5AAB" w:rsidR="0055385C" w:rsidRPr="0055385C" w:rsidRDefault="007365DA" w:rsidP="00BD4032">
            <w:pPr>
              <w:pStyle w:val="ListParagraph"/>
              <w:numPr>
                <w:ilvl w:val="0"/>
                <w:numId w:val="33"/>
              </w:numPr>
              <w:rPr>
                <w:rFonts w:ascii="Calibri" w:hAnsi="Calibri" w:cs="Calibri"/>
                <w:sz w:val="22"/>
                <w:szCs w:val="22"/>
              </w:rPr>
            </w:pPr>
            <w:r w:rsidRPr="00C9630A">
              <w:rPr>
                <w:rFonts w:ascii="Calibri" w:hAnsi="Calibri" w:cs="Calibri"/>
                <w:color w:val="060808" w:themeColor="text1"/>
                <w:sz w:val="22"/>
                <w:szCs w:val="22"/>
              </w:rPr>
              <w:t xml:space="preserve">If RFI is verified but eligibility is not redetermined, the system still treats the data as “manually verified” for </w:t>
            </w:r>
            <w:r w:rsidR="00C24DD1">
              <w:rPr>
                <w:rFonts w:ascii="Calibri" w:hAnsi="Calibri" w:cs="Calibri"/>
                <w:color w:val="060808" w:themeColor="text1"/>
                <w:sz w:val="22"/>
                <w:szCs w:val="22"/>
              </w:rPr>
              <w:t>R</w:t>
            </w:r>
            <w:r w:rsidRPr="00C9630A">
              <w:rPr>
                <w:rFonts w:ascii="Calibri" w:hAnsi="Calibri" w:cs="Calibri"/>
                <w:color w:val="060808" w:themeColor="text1"/>
                <w:sz w:val="22"/>
                <w:szCs w:val="22"/>
              </w:rPr>
              <w:t>easonable compatibility.</w:t>
            </w:r>
          </w:p>
        </w:tc>
      </w:tr>
      <w:tr w:rsidR="00C45D38" w:rsidRPr="00973E39" w14:paraId="4D7C80BD" w14:textId="77777777" w:rsidTr="003D1B19">
        <w:trPr>
          <w:cantSplit/>
          <w:trHeight w:val="350"/>
        </w:trPr>
        <w:tc>
          <w:tcPr>
            <w:tcW w:w="2142" w:type="dxa"/>
            <w:shd w:val="clear" w:color="auto" w:fill="FFFFFF" w:themeFill="background1"/>
          </w:tcPr>
          <w:p w14:paraId="30DC695B" w14:textId="3F886EF5" w:rsidR="00C45D38" w:rsidRPr="00BF6D73" w:rsidRDefault="006D7E9C" w:rsidP="00C45D38">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ETREN.PCS.02.00</w:t>
            </w:r>
            <w:r>
              <w:rPr>
                <w:rFonts w:ascii="Calibri" w:hAnsi="Calibri" w:cs="Calibri"/>
                <w:color w:val="060808" w:themeColor="text1"/>
                <w:sz w:val="22"/>
                <w:szCs w:val="22"/>
              </w:rPr>
              <w:t>4</w:t>
            </w:r>
          </w:p>
        </w:tc>
        <w:tc>
          <w:tcPr>
            <w:tcW w:w="6773" w:type="dxa"/>
            <w:shd w:val="clear" w:color="auto" w:fill="FFFFFF" w:themeFill="background1"/>
          </w:tcPr>
          <w:p w14:paraId="5B6BA42E" w14:textId="53885DAE" w:rsidR="006D7E9C" w:rsidRPr="006D7E9C" w:rsidRDefault="006D7E9C" w:rsidP="006D7E9C">
            <w:pPr>
              <w:rPr>
                <w:rFonts w:ascii="Calibri" w:hAnsi="Calibri" w:cs="Calibri"/>
                <w:sz w:val="22"/>
                <w:szCs w:val="22"/>
              </w:rPr>
            </w:pPr>
            <w:bookmarkStart w:id="589" w:name="OLE_LINK7"/>
            <w:r w:rsidRPr="006D7E9C">
              <w:rPr>
                <w:rFonts w:ascii="Calibri" w:hAnsi="Calibri" w:cs="Calibri"/>
                <w:sz w:val="22"/>
                <w:szCs w:val="22"/>
              </w:rPr>
              <w:t xml:space="preserve">The system shall perform the </w:t>
            </w:r>
            <w:r w:rsidR="00056D8F" w:rsidRPr="00056D8F">
              <w:rPr>
                <w:rFonts w:ascii="Calibri" w:hAnsi="Calibri" w:cs="Calibri"/>
                <w:sz w:val="22"/>
                <w:szCs w:val="22"/>
              </w:rPr>
              <w:t xml:space="preserve">following </w:t>
            </w:r>
            <w:r w:rsidRPr="006D7E9C">
              <w:rPr>
                <w:rFonts w:ascii="Calibri" w:hAnsi="Calibri" w:cs="Calibri"/>
                <w:sz w:val="22"/>
                <w:szCs w:val="22"/>
              </w:rPr>
              <w:t xml:space="preserve">actions when </w:t>
            </w:r>
            <w:r w:rsidR="00056D8F" w:rsidRPr="00056D8F">
              <w:rPr>
                <w:rFonts w:ascii="Calibri" w:hAnsi="Calibri" w:cs="Calibri"/>
                <w:sz w:val="22"/>
                <w:szCs w:val="22"/>
              </w:rPr>
              <w:t>HUB service calls have been</w:t>
            </w:r>
            <w:r w:rsidRPr="006D7E9C">
              <w:rPr>
                <w:rFonts w:ascii="Calibri" w:hAnsi="Calibri" w:cs="Calibri"/>
                <w:sz w:val="22"/>
                <w:szCs w:val="22"/>
              </w:rPr>
              <w:t xml:space="preserve"> initiated for qualified and impacted members during Medicaid renewal</w:t>
            </w:r>
            <w:r w:rsidR="00056D8F" w:rsidRPr="00056D8F">
              <w:rPr>
                <w:rFonts w:ascii="Calibri" w:hAnsi="Calibri" w:cs="Calibri"/>
                <w:sz w:val="22"/>
                <w:szCs w:val="22"/>
              </w:rPr>
              <w:t xml:space="preserve">, the </w:t>
            </w:r>
            <w:r w:rsidRPr="006D7E9C">
              <w:rPr>
                <w:rFonts w:ascii="Calibri" w:hAnsi="Calibri" w:cs="Calibri"/>
                <w:sz w:val="22"/>
                <w:szCs w:val="22"/>
              </w:rPr>
              <w:t xml:space="preserve">initial renewal eligibility determination is </w:t>
            </w:r>
            <w:r w:rsidR="00056D8F" w:rsidRPr="00056D8F">
              <w:rPr>
                <w:rFonts w:ascii="Calibri" w:hAnsi="Calibri" w:cs="Calibri"/>
                <w:sz w:val="22"/>
                <w:szCs w:val="22"/>
              </w:rPr>
              <w:t>pending</w:t>
            </w:r>
            <w:r w:rsidR="00B245DE">
              <w:rPr>
                <w:rFonts w:ascii="Calibri" w:hAnsi="Calibri" w:cs="Calibri"/>
                <w:sz w:val="22"/>
                <w:szCs w:val="22"/>
              </w:rPr>
              <w:t xml:space="preserve"> or in progress</w:t>
            </w:r>
            <w:r w:rsidRPr="006D7E9C">
              <w:rPr>
                <w:rFonts w:ascii="Calibri" w:hAnsi="Calibri" w:cs="Calibri"/>
                <w:sz w:val="22"/>
                <w:szCs w:val="22"/>
              </w:rPr>
              <w:t xml:space="preserve">, and </w:t>
            </w:r>
            <w:r w:rsidR="00056D8F" w:rsidRPr="00056D8F">
              <w:rPr>
                <w:rFonts w:ascii="Calibri" w:hAnsi="Calibri" w:cs="Calibri"/>
                <w:sz w:val="22"/>
                <w:szCs w:val="22"/>
              </w:rPr>
              <w:t>an</w:t>
            </w:r>
            <w:r w:rsidRPr="006D7E9C">
              <w:rPr>
                <w:rFonts w:ascii="Calibri" w:hAnsi="Calibri" w:cs="Calibri"/>
                <w:sz w:val="22"/>
                <w:szCs w:val="22"/>
              </w:rPr>
              <w:t xml:space="preserve"> agent portal user </w:t>
            </w:r>
            <w:r w:rsidR="00056D8F" w:rsidRPr="00056D8F">
              <w:rPr>
                <w:rFonts w:ascii="Calibri" w:hAnsi="Calibri" w:cs="Calibri"/>
                <w:sz w:val="22"/>
                <w:szCs w:val="22"/>
              </w:rPr>
              <w:t xml:space="preserve">subsequently </w:t>
            </w:r>
            <w:r w:rsidRPr="006D7E9C">
              <w:rPr>
                <w:rFonts w:ascii="Calibri" w:hAnsi="Calibri" w:cs="Calibri"/>
                <w:sz w:val="22"/>
                <w:szCs w:val="22"/>
              </w:rPr>
              <w:t xml:space="preserve">verifies </w:t>
            </w:r>
            <w:r w:rsidR="00056D8F" w:rsidRPr="00056D8F">
              <w:rPr>
                <w:rFonts w:ascii="Calibri" w:hAnsi="Calibri" w:cs="Calibri"/>
                <w:sz w:val="22"/>
                <w:szCs w:val="22"/>
              </w:rPr>
              <w:t>an</w:t>
            </w:r>
            <w:r w:rsidRPr="006D7E9C">
              <w:rPr>
                <w:rFonts w:ascii="Calibri" w:hAnsi="Calibri" w:cs="Calibri"/>
                <w:sz w:val="22"/>
                <w:szCs w:val="22"/>
              </w:rPr>
              <w:t xml:space="preserve"> RFI for any member and </w:t>
            </w:r>
            <w:r w:rsidR="00056D8F" w:rsidRPr="00056D8F">
              <w:rPr>
                <w:rFonts w:ascii="Calibri" w:hAnsi="Calibri" w:cs="Calibri"/>
                <w:sz w:val="22"/>
                <w:szCs w:val="22"/>
              </w:rPr>
              <w:t>completes the eligibility</w:t>
            </w:r>
            <w:r w:rsidRPr="006D7E9C">
              <w:rPr>
                <w:rFonts w:ascii="Calibri" w:hAnsi="Calibri" w:cs="Calibri"/>
                <w:sz w:val="22"/>
                <w:szCs w:val="22"/>
              </w:rPr>
              <w:t xml:space="preserve"> determination.</w:t>
            </w:r>
          </w:p>
          <w:bookmarkEnd w:id="589"/>
          <w:p w14:paraId="4B865D44" w14:textId="04F13D7F" w:rsidR="006D7E9C" w:rsidRPr="006D7E9C" w:rsidRDefault="006D7E9C" w:rsidP="00BD4032">
            <w:pPr>
              <w:pStyle w:val="ListParagraph"/>
              <w:numPr>
                <w:ilvl w:val="0"/>
                <w:numId w:val="34"/>
              </w:numPr>
              <w:rPr>
                <w:rFonts w:ascii="Calibri" w:hAnsi="Calibri" w:cs="Calibri"/>
                <w:sz w:val="22"/>
                <w:szCs w:val="22"/>
              </w:rPr>
            </w:pPr>
            <w:r w:rsidRPr="006D7E9C">
              <w:rPr>
                <w:rFonts w:ascii="Calibri" w:hAnsi="Calibri" w:cs="Calibri"/>
                <w:sz w:val="22"/>
                <w:szCs w:val="22"/>
              </w:rPr>
              <w:t>Redetermine the latest submitted eligibility to apply the manually verified data.</w:t>
            </w:r>
          </w:p>
          <w:p w14:paraId="7CB4CA66" w14:textId="5A25EF04" w:rsidR="006D7E9C" w:rsidRPr="006D7E9C" w:rsidRDefault="006D7E9C" w:rsidP="00BD4032">
            <w:pPr>
              <w:pStyle w:val="ListParagraph"/>
              <w:numPr>
                <w:ilvl w:val="0"/>
                <w:numId w:val="34"/>
              </w:numPr>
              <w:rPr>
                <w:rFonts w:ascii="Calibri" w:hAnsi="Calibri" w:cs="Calibri"/>
                <w:sz w:val="22"/>
                <w:szCs w:val="22"/>
              </w:rPr>
            </w:pPr>
            <w:r w:rsidRPr="006D7E9C">
              <w:rPr>
                <w:rFonts w:ascii="Calibri" w:hAnsi="Calibri" w:cs="Calibri"/>
                <w:sz w:val="22"/>
                <w:szCs w:val="22"/>
              </w:rPr>
              <w:t>Follow the existing rules for the downstream process (i.e., generate Medicaid eligibility notice X</w:t>
            </w:r>
            <w:r w:rsidR="00192762">
              <w:rPr>
                <w:rFonts w:ascii="Calibri" w:hAnsi="Calibri" w:cs="Calibri"/>
                <w:sz w:val="22"/>
                <w:szCs w:val="22"/>
              </w:rPr>
              <w:t>ML</w:t>
            </w:r>
            <w:r w:rsidRPr="006D7E9C">
              <w:rPr>
                <w:rFonts w:ascii="Calibri" w:hAnsi="Calibri" w:cs="Calibri"/>
                <w:sz w:val="22"/>
                <w:szCs w:val="22"/>
              </w:rPr>
              <w:t xml:space="preserve"> and other applicable notices, generate the MMIS, PA/PB calculations, generation of the 834 </w:t>
            </w:r>
            <w:r w:rsidR="00695065">
              <w:rPr>
                <w:rFonts w:ascii="Calibri" w:hAnsi="Calibri" w:cs="Calibri"/>
                <w:sz w:val="22"/>
                <w:szCs w:val="22"/>
              </w:rPr>
              <w:t>XML</w:t>
            </w:r>
            <w:r w:rsidRPr="006D7E9C">
              <w:rPr>
                <w:rFonts w:ascii="Calibri" w:hAnsi="Calibri" w:cs="Calibri"/>
                <w:sz w:val="22"/>
                <w:szCs w:val="22"/>
              </w:rPr>
              <w:t>)</w:t>
            </w:r>
          </w:p>
          <w:p w14:paraId="3EC59CF2" w14:textId="76AC9198" w:rsidR="006D7E9C" w:rsidRPr="006D7E9C" w:rsidRDefault="006D7E9C" w:rsidP="00BD4032">
            <w:pPr>
              <w:pStyle w:val="ListParagraph"/>
              <w:numPr>
                <w:ilvl w:val="0"/>
                <w:numId w:val="34"/>
              </w:numPr>
              <w:rPr>
                <w:rFonts w:ascii="Calibri" w:hAnsi="Calibri" w:cs="Calibri"/>
                <w:sz w:val="22"/>
                <w:szCs w:val="22"/>
              </w:rPr>
            </w:pPr>
            <w:r w:rsidRPr="006D7E9C">
              <w:rPr>
                <w:rFonts w:ascii="Calibri" w:hAnsi="Calibri" w:cs="Calibri"/>
                <w:sz w:val="22"/>
                <w:szCs w:val="22"/>
              </w:rPr>
              <w:t xml:space="preserve">Identify </w:t>
            </w:r>
            <w:r w:rsidR="00373321" w:rsidRPr="00956B20">
              <w:rPr>
                <w:rFonts w:ascii="Calibri" w:hAnsi="Calibri" w:cs="Calibri"/>
                <w:sz w:val="22"/>
                <w:szCs w:val="22"/>
              </w:rPr>
              <w:t>whether</w:t>
            </w:r>
            <w:r w:rsidRPr="006D7E9C">
              <w:rPr>
                <w:rFonts w:ascii="Calibri" w:hAnsi="Calibri" w:cs="Calibri"/>
                <w:sz w:val="22"/>
                <w:szCs w:val="22"/>
              </w:rPr>
              <w:t xml:space="preserve"> any member in the application </w:t>
            </w:r>
            <w:r w:rsidR="00373321" w:rsidRPr="00956B20">
              <w:rPr>
                <w:rFonts w:ascii="Calibri" w:hAnsi="Calibri" w:cs="Calibri"/>
                <w:sz w:val="22"/>
                <w:szCs w:val="22"/>
              </w:rPr>
              <w:t xml:space="preserve">continues to meet </w:t>
            </w:r>
            <w:r w:rsidRPr="006D7E9C">
              <w:rPr>
                <w:rFonts w:ascii="Calibri" w:hAnsi="Calibri" w:cs="Calibri"/>
                <w:sz w:val="22"/>
                <w:szCs w:val="22"/>
              </w:rPr>
              <w:t>Medicaid renewal selection criteria and</w:t>
            </w:r>
            <w:r w:rsidR="00373321" w:rsidRPr="00956B20">
              <w:rPr>
                <w:rFonts w:ascii="Calibri" w:hAnsi="Calibri" w:cs="Calibri"/>
                <w:sz w:val="22"/>
                <w:szCs w:val="22"/>
              </w:rPr>
              <w:t>, if so, utilize the most recently</w:t>
            </w:r>
            <w:r w:rsidRPr="006D7E9C">
              <w:rPr>
                <w:rFonts w:ascii="Calibri" w:hAnsi="Calibri" w:cs="Calibri"/>
                <w:sz w:val="22"/>
                <w:szCs w:val="22"/>
              </w:rPr>
              <w:t xml:space="preserve"> determined eligibility</w:t>
            </w:r>
            <w:r w:rsidR="00373321" w:rsidRPr="00956B20">
              <w:rPr>
                <w:rFonts w:ascii="Calibri" w:hAnsi="Calibri" w:cs="Calibri"/>
                <w:sz w:val="22"/>
                <w:szCs w:val="22"/>
              </w:rPr>
              <w:t>—established</w:t>
            </w:r>
            <w:r w:rsidRPr="006D7E9C">
              <w:rPr>
                <w:rFonts w:ascii="Calibri" w:hAnsi="Calibri" w:cs="Calibri"/>
                <w:sz w:val="22"/>
                <w:szCs w:val="22"/>
              </w:rPr>
              <w:t xml:space="preserve"> through manual </w:t>
            </w:r>
            <w:r w:rsidR="00373321" w:rsidRPr="00956B20">
              <w:rPr>
                <w:rFonts w:ascii="Calibri" w:hAnsi="Calibri" w:cs="Calibri"/>
                <w:sz w:val="22"/>
                <w:szCs w:val="22"/>
              </w:rPr>
              <w:t xml:space="preserve">RFI </w:t>
            </w:r>
            <w:r w:rsidRPr="006D7E9C">
              <w:rPr>
                <w:rFonts w:ascii="Calibri" w:hAnsi="Calibri" w:cs="Calibri"/>
                <w:sz w:val="22"/>
                <w:szCs w:val="22"/>
              </w:rPr>
              <w:t>verification</w:t>
            </w:r>
            <w:r w:rsidR="00373321" w:rsidRPr="00956B20">
              <w:rPr>
                <w:rFonts w:ascii="Calibri" w:hAnsi="Calibri" w:cs="Calibri"/>
                <w:sz w:val="22"/>
                <w:szCs w:val="22"/>
              </w:rPr>
              <w:t>—</w:t>
            </w:r>
            <w:r w:rsidRPr="006D7E9C">
              <w:rPr>
                <w:rFonts w:ascii="Calibri" w:hAnsi="Calibri" w:cs="Calibri"/>
                <w:sz w:val="22"/>
                <w:szCs w:val="22"/>
              </w:rPr>
              <w:t>for Medicaid renewal</w:t>
            </w:r>
            <w:r w:rsidR="00373321" w:rsidRPr="00956B20">
              <w:rPr>
                <w:rFonts w:ascii="Calibri" w:hAnsi="Calibri" w:cs="Calibri"/>
                <w:sz w:val="22"/>
                <w:szCs w:val="22"/>
              </w:rPr>
              <w:t>,</w:t>
            </w:r>
            <w:r w:rsidR="00E354AE">
              <w:rPr>
                <w:rFonts w:ascii="Calibri" w:hAnsi="Calibri" w:cs="Calibri"/>
                <w:sz w:val="22"/>
                <w:szCs w:val="22"/>
              </w:rPr>
              <w:t xml:space="preserve"> without </w:t>
            </w:r>
            <w:r w:rsidR="00373321" w:rsidRPr="00956B20">
              <w:rPr>
                <w:rFonts w:ascii="Calibri" w:hAnsi="Calibri" w:cs="Calibri"/>
                <w:sz w:val="22"/>
                <w:szCs w:val="22"/>
              </w:rPr>
              <w:t>re-executing</w:t>
            </w:r>
            <w:r w:rsidR="00E354AE">
              <w:rPr>
                <w:rFonts w:ascii="Calibri" w:hAnsi="Calibri" w:cs="Calibri"/>
                <w:sz w:val="22"/>
                <w:szCs w:val="22"/>
              </w:rPr>
              <w:t xml:space="preserve"> the selection/bypass batch process</w:t>
            </w:r>
            <w:r w:rsidRPr="006D7E9C">
              <w:rPr>
                <w:rFonts w:ascii="Calibri" w:hAnsi="Calibri" w:cs="Calibri"/>
                <w:sz w:val="22"/>
                <w:szCs w:val="22"/>
              </w:rPr>
              <w:t xml:space="preserve">. </w:t>
            </w:r>
          </w:p>
          <w:p w14:paraId="093A85ED" w14:textId="53EABB26" w:rsidR="00C45D38" w:rsidRDefault="006D7E9C" w:rsidP="00BD4032">
            <w:pPr>
              <w:pStyle w:val="ListParagraph"/>
              <w:numPr>
                <w:ilvl w:val="0"/>
                <w:numId w:val="34"/>
              </w:numPr>
              <w:rPr>
                <w:rFonts w:ascii="Calibri" w:hAnsi="Calibri" w:cs="Calibri"/>
                <w:sz w:val="22"/>
                <w:szCs w:val="22"/>
              </w:rPr>
            </w:pPr>
            <w:r w:rsidRPr="006D7E9C">
              <w:rPr>
                <w:rFonts w:ascii="Calibri" w:hAnsi="Calibri" w:cs="Calibri"/>
                <w:sz w:val="22"/>
                <w:szCs w:val="22"/>
              </w:rPr>
              <w:t xml:space="preserve">Reinitiate the </w:t>
            </w:r>
            <w:r w:rsidR="00FB283D">
              <w:rPr>
                <w:rFonts w:ascii="Calibri" w:hAnsi="Calibri" w:cs="Calibri"/>
                <w:sz w:val="22"/>
                <w:szCs w:val="22"/>
              </w:rPr>
              <w:t>hub</w:t>
            </w:r>
            <w:r w:rsidRPr="006D7E9C">
              <w:rPr>
                <w:rFonts w:ascii="Calibri" w:hAnsi="Calibri" w:cs="Calibri"/>
                <w:sz w:val="22"/>
                <w:szCs w:val="22"/>
              </w:rPr>
              <w:t xml:space="preserve"> service calls for the applicable qualified and impacted members.</w:t>
            </w:r>
          </w:p>
          <w:p w14:paraId="2E01B8A6" w14:textId="77777777" w:rsidR="00001918" w:rsidRDefault="00001918" w:rsidP="00001918">
            <w:pPr>
              <w:rPr>
                <w:rFonts w:ascii="Calibri" w:hAnsi="Calibri" w:cs="Calibri"/>
                <w:sz w:val="22"/>
                <w:szCs w:val="22"/>
              </w:rPr>
            </w:pPr>
          </w:p>
          <w:p w14:paraId="2D5FD581" w14:textId="77777777" w:rsidR="00001918" w:rsidRPr="00001918" w:rsidRDefault="00001918" w:rsidP="00001918">
            <w:pPr>
              <w:rPr>
                <w:rFonts w:ascii="Calibri" w:hAnsi="Calibri" w:cs="Calibri"/>
                <w:sz w:val="22"/>
                <w:szCs w:val="22"/>
              </w:rPr>
            </w:pPr>
            <w:r w:rsidRPr="00001918">
              <w:rPr>
                <w:rFonts w:ascii="Calibri" w:hAnsi="Calibri" w:cs="Calibri"/>
                <w:sz w:val="22"/>
                <w:szCs w:val="22"/>
              </w:rPr>
              <w:t xml:space="preserve">Note – </w:t>
            </w:r>
          </w:p>
          <w:p w14:paraId="508E6FA2" w14:textId="6B153FB3" w:rsidR="00001918" w:rsidRPr="00001918" w:rsidRDefault="00001918" w:rsidP="00BD4032">
            <w:pPr>
              <w:pStyle w:val="ListParagraph"/>
              <w:numPr>
                <w:ilvl w:val="0"/>
                <w:numId w:val="36"/>
              </w:numPr>
              <w:rPr>
                <w:rFonts w:ascii="Calibri" w:hAnsi="Calibri" w:cs="Calibri"/>
                <w:sz w:val="22"/>
                <w:szCs w:val="22"/>
              </w:rPr>
            </w:pPr>
            <w:r w:rsidRPr="00001918">
              <w:rPr>
                <w:rFonts w:ascii="Calibri" w:hAnsi="Calibri" w:cs="Calibri"/>
                <w:sz w:val="22"/>
                <w:szCs w:val="22"/>
              </w:rPr>
              <w:t xml:space="preserve">Refer to the scenario for the details. </w:t>
            </w:r>
          </w:p>
          <w:p w14:paraId="02720329" w14:textId="77777777" w:rsidR="00693E33" w:rsidRPr="00A853E2" w:rsidRDefault="00693E33" w:rsidP="00BD4032">
            <w:pPr>
              <w:pStyle w:val="ListParagraph"/>
              <w:numPr>
                <w:ilvl w:val="0"/>
                <w:numId w:val="35"/>
              </w:numPr>
              <w:rPr>
                <w:rFonts w:ascii="Calibri" w:hAnsi="Calibri" w:cs="Calibri"/>
                <w:sz w:val="22"/>
                <w:szCs w:val="22"/>
              </w:rPr>
            </w:pPr>
            <w:r w:rsidRPr="00A853E2">
              <w:rPr>
                <w:rFonts w:ascii="Calibri" w:hAnsi="Calibri" w:cs="Calibri"/>
                <w:color w:val="060808" w:themeColor="text1"/>
                <w:sz w:val="22"/>
                <w:szCs w:val="22"/>
              </w:rPr>
              <w:t>If RFI is verified but eligibility is not redetermined, the system still treats the data as “manually verified” for reasonable compatibility.</w:t>
            </w:r>
          </w:p>
          <w:p w14:paraId="12C2928A" w14:textId="7068D2D8" w:rsidR="00001918" w:rsidRPr="00001918" w:rsidRDefault="001E3D43" w:rsidP="00BD4032">
            <w:pPr>
              <w:pStyle w:val="ListParagraph"/>
              <w:numPr>
                <w:ilvl w:val="0"/>
                <w:numId w:val="35"/>
              </w:numPr>
              <w:rPr>
                <w:rFonts w:ascii="Calibri" w:hAnsi="Calibri" w:cs="Calibri"/>
                <w:sz w:val="22"/>
                <w:szCs w:val="22"/>
              </w:rPr>
            </w:pPr>
            <w:r w:rsidRPr="00A853E2">
              <w:rPr>
                <w:rFonts w:ascii="Calibri" w:hAnsi="Calibri" w:cs="Calibri"/>
                <w:color w:val="060808" w:themeColor="text1"/>
                <w:sz w:val="22"/>
                <w:szCs w:val="22"/>
              </w:rPr>
              <w:t xml:space="preserve">If RFI is verified post the </w:t>
            </w:r>
            <w:r w:rsidR="00C24DD1">
              <w:rPr>
                <w:rFonts w:ascii="Calibri" w:hAnsi="Calibri" w:cs="Calibri"/>
                <w:color w:val="060808" w:themeColor="text1"/>
                <w:sz w:val="22"/>
                <w:szCs w:val="22"/>
              </w:rPr>
              <w:t>R</w:t>
            </w:r>
            <w:r w:rsidRPr="00A853E2">
              <w:rPr>
                <w:rFonts w:ascii="Calibri" w:hAnsi="Calibri" w:cs="Calibri"/>
                <w:color w:val="060808" w:themeColor="text1"/>
                <w:sz w:val="22"/>
                <w:szCs w:val="22"/>
              </w:rPr>
              <w:t xml:space="preserve">easonable compatibility is </w:t>
            </w:r>
            <w:r w:rsidR="00DA416B" w:rsidRPr="00A853E2">
              <w:rPr>
                <w:rFonts w:ascii="Calibri" w:hAnsi="Calibri" w:cs="Calibri"/>
                <w:color w:val="060808" w:themeColor="text1"/>
                <w:sz w:val="22"/>
                <w:szCs w:val="22"/>
              </w:rPr>
              <w:t>already performed</w:t>
            </w:r>
            <w:r w:rsidRPr="00A853E2">
              <w:rPr>
                <w:rFonts w:ascii="Calibri" w:hAnsi="Calibri" w:cs="Calibri"/>
                <w:color w:val="060808" w:themeColor="text1"/>
                <w:sz w:val="22"/>
                <w:szCs w:val="22"/>
              </w:rPr>
              <w:t xml:space="preserve"> but eligibility is not redetermined, the system </w:t>
            </w:r>
            <w:r w:rsidR="00CC164A" w:rsidRPr="00A853E2">
              <w:rPr>
                <w:rFonts w:ascii="Calibri" w:hAnsi="Calibri" w:cs="Calibri"/>
                <w:color w:val="060808" w:themeColor="text1"/>
                <w:sz w:val="22"/>
                <w:szCs w:val="22"/>
              </w:rPr>
              <w:t>will not</w:t>
            </w:r>
            <w:r w:rsidRPr="00A853E2">
              <w:rPr>
                <w:rFonts w:ascii="Calibri" w:hAnsi="Calibri" w:cs="Calibri"/>
                <w:color w:val="060808" w:themeColor="text1"/>
                <w:sz w:val="22"/>
                <w:szCs w:val="22"/>
              </w:rPr>
              <w:t xml:space="preserve"> treat the data as “manually verified” for </w:t>
            </w:r>
            <w:r w:rsidR="008976D2">
              <w:rPr>
                <w:rFonts w:ascii="Calibri" w:hAnsi="Calibri" w:cs="Calibri"/>
                <w:color w:val="060808" w:themeColor="text1"/>
                <w:sz w:val="22"/>
                <w:szCs w:val="22"/>
              </w:rPr>
              <w:t>R</w:t>
            </w:r>
            <w:r w:rsidRPr="00A853E2">
              <w:rPr>
                <w:rFonts w:ascii="Calibri" w:hAnsi="Calibri" w:cs="Calibri"/>
                <w:color w:val="060808" w:themeColor="text1"/>
                <w:sz w:val="22"/>
                <w:szCs w:val="22"/>
              </w:rPr>
              <w:t>easonable compatibility.</w:t>
            </w:r>
          </w:p>
        </w:tc>
      </w:tr>
      <w:tr w:rsidR="000F27E1" w:rsidRPr="00973E39" w14:paraId="43931F5F" w14:textId="77777777" w:rsidTr="0075644A">
        <w:trPr>
          <w:cantSplit/>
          <w:trHeight w:val="350"/>
        </w:trPr>
        <w:tc>
          <w:tcPr>
            <w:tcW w:w="2142" w:type="dxa"/>
            <w:shd w:val="clear" w:color="auto" w:fill="FFFFFF" w:themeFill="background1"/>
          </w:tcPr>
          <w:p w14:paraId="594AB01E" w14:textId="4927073E" w:rsidR="000F27E1" w:rsidRPr="00BF6D73" w:rsidRDefault="000F27E1" w:rsidP="0075644A">
            <w:pPr>
              <w:rPr>
                <w:rFonts w:ascii="Calibri" w:hAnsi="Calibri" w:cs="Calibri"/>
                <w:color w:val="060808" w:themeColor="text1"/>
                <w:sz w:val="22"/>
                <w:szCs w:val="22"/>
              </w:rPr>
            </w:pPr>
            <w:bookmarkStart w:id="590" w:name="OLE_LINK15"/>
            <w:r w:rsidRPr="00BF6D73">
              <w:rPr>
                <w:rFonts w:ascii="Calibri" w:hAnsi="Calibri" w:cs="Calibri"/>
                <w:color w:val="060808" w:themeColor="text1"/>
                <w:sz w:val="22"/>
                <w:szCs w:val="22"/>
              </w:rPr>
              <w:lastRenderedPageBreak/>
              <w:t>ETREN.PCS.02.00</w:t>
            </w:r>
            <w:r>
              <w:rPr>
                <w:rFonts w:ascii="Calibri" w:hAnsi="Calibri" w:cs="Calibri"/>
                <w:color w:val="060808" w:themeColor="text1"/>
                <w:sz w:val="22"/>
                <w:szCs w:val="22"/>
              </w:rPr>
              <w:t>5</w:t>
            </w:r>
            <w:bookmarkEnd w:id="590"/>
          </w:p>
        </w:tc>
        <w:tc>
          <w:tcPr>
            <w:tcW w:w="6773" w:type="dxa"/>
            <w:shd w:val="clear" w:color="auto" w:fill="FFFFFF" w:themeFill="background1"/>
          </w:tcPr>
          <w:p w14:paraId="21535122" w14:textId="79B4974A" w:rsidR="000F27E1" w:rsidRPr="000F27E1" w:rsidRDefault="000F27E1" w:rsidP="0075644A">
            <w:pPr>
              <w:rPr>
                <w:rFonts w:ascii="Calibri" w:hAnsi="Calibri" w:cs="Calibri"/>
                <w:sz w:val="22"/>
                <w:szCs w:val="22"/>
              </w:rPr>
            </w:pPr>
            <w:r w:rsidRPr="000F27E1">
              <w:rPr>
                <w:rFonts w:ascii="Calibri" w:hAnsi="Calibri" w:cs="Calibri"/>
                <w:sz w:val="22"/>
                <w:szCs w:val="22"/>
              </w:rPr>
              <w:t xml:space="preserve">The system shall perform the following actions in below order when the </w:t>
            </w:r>
            <w:r w:rsidR="007F6803" w:rsidRPr="000F27E1">
              <w:rPr>
                <w:rFonts w:ascii="Calibri" w:hAnsi="Calibri" w:cs="Calibri"/>
                <w:sz w:val="22"/>
                <w:szCs w:val="22"/>
              </w:rPr>
              <w:t xml:space="preserve">initial renewal eligibility </w:t>
            </w:r>
            <w:r w:rsidR="00FC3280" w:rsidRPr="000F27E1">
              <w:rPr>
                <w:rFonts w:ascii="Calibri" w:hAnsi="Calibri" w:cs="Calibri"/>
                <w:sz w:val="22"/>
                <w:szCs w:val="22"/>
              </w:rPr>
              <w:t>is created</w:t>
            </w:r>
            <w:r w:rsidR="007F6803">
              <w:rPr>
                <w:rFonts w:ascii="Calibri" w:hAnsi="Calibri" w:cs="Calibri"/>
                <w:sz w:val="22"/>
                <w:szCs w:val="22"/>
              </w:rPr>
              <w:t xml:space="preserve"> (PPF sent for any qualified member)</w:t>
            </w:r>
            <w:r w:rsidRPr="000F27E1">
              <w:rPr>
                <w:rFonts w:ascii="Calibri" w:hAnsi="Calibri" w:cs="Calibri"/>
                <w:sz w:val="22"/>
                <w:szCs w:val="22"/>
              </w:rPr>
              <w:t>, and an agent portal user verifies an RFI (except SSN RFI) for any member and completes the eligibility determination.</w:t>
            </w:r>
          </w:p>
          <w:p w14:paraId="145C3DDA" w14:textId="77777777" w:rsidR="000F27E1" w:rsidRPr="000F27E1" w:rsidRDefault="000F27E1" w:rsidP="0075644A">
            <w:pPr>
              <w:rPr>
                <w:rFonts w:ascii="Calibri" w:hAnsi="Calibri" w:cs="Calibri"/>
                <w:sz w:val="22"/>
                <w:szCs w:val="22"/>
              </w:rPr>
            </w:pPr>
          </w:p>
          <w:p w14:paraId="31BD8606" w14:textId="77777777" w:rsidR="000F27E1" w:rsidRPr="000F27E1" w:rsidRDefault="000F27E1" w:rsidP="00BD4032">
            <w:pPr>
              <w:pStyle w:val="ListParagraph"/>
              <w:numPr>
                <w:ilvl w:val="0"/>
                <w:numId w:val="48"/>
              </w:numPr>
              <w:rPr>
                <w:rFonts w:ascii="Calibri" w:hAnsi="Calibri" w:cs="Calibri"/>
                <w:sz w:val="22"/>
                <w:szCs w:val="22"/>
              </w:rPr>
            </w:pPr>
            <w:r w:rsidRPr="000F27E1">
              <w:rPr>
                <w:rFonts w:ascii="Calibri" w:hAnsi="Calibri" w:cs="Calibri"/>
                <w:sz w:val="22"/>
                <w:szCs w:val="22"/>
              </w:rPr>
              <w:t>Redetermine the latest submitted eligibility and apply the manually verified data.</w:t>
            </w:r>
          </w:p>
          <w:p w14:paraId="4ECB6600" w14:textId="2731AF12" w:rsidR="000F27E1" w:rsidRPr="000F27E1" w:rsidRDefault="000F27E1" w:rsidP="00BD4032">
            <w:pPr>
              <w:pStyle w:val="ListParagraph"/>
              <w:numPr>
                <w:ilvl w:val="0"/>
                <w:numId w:val="48"/>
              </w:numPr>
              <w:rPr>
                <w:rFonts w:ascii="Calibri" w:hAnsi="Calibri" w:cs="Calibri"/>
                <w:sz w:val="22"/>
                <w:szCs w:val="22"/>
              </w:rPr>
            </w:pPr>
            <w:r w:rsidRPr="000F27E1">
              <w:rPr>
                <w:rFonts w:ascii="Calibri" w:hAnsi="Calibri" w:cs="Calibri"/>
                <w:sz w:val="22"/>
                <w:szCs w:val="22"/>
              </w:rPr>
              <w:t>Follow the existing rules for the downstream process (i.e., generate Medicaid eligibility notice X</w:t>
            </w:r>
            <w:r w:rsidR="004D3DD5">
              <w:rPr>
                <w:rFonts w:ascii="Calibri" w:hAnsi="Calibri" w:cs="Calibri"/>
                <w:sz w:val="22"/>
                <w:szCs w:val="22"/>
              </w:rPr>
              <w:t>ML</w:t>
            </w:r>
            <w:r w:rsidRPr="000F27E1">
              <w:rPr>
                <w:rFonts w:ascii="Calibri" w:hAnsi="Calibri" w:cs="Calibri"/>
                <w:sz w:val="22"/>
                <w:szCs w:val="22"/>
              </w:rPr>
              <w:t xml:space="preserve"> and other applicable notices, generate the MMIS, PA/PB calculations, generation of the 834 xml)</w:t>
            </w:r>
          </w:p>
          <w:p w14:paraId="6C14F553" w14:textId="77777777" w:rsidR="000F27E1" w:rsidRPr="000F27E1" w:rsidRDefault="000F27E1" w:rsidP="00BD4032">
            <w:pPr>
              <w:pStyle w:val="ListParagraph"/>
              <w:numPr>
                <w:ilvl w:val="0"/>
                <w:numId w:val="48"/>
              </w:numPr>
              <w:rPr>
                <w:rFonts w:ascii="Calibri" w:hAnsi="Calibri" w:cs="Calibri"/>
                <w:sz w:val="22"/>
                <w:szCs w:val="22"/>
              </w:rPr>
            </w:pPr>
            <w:r w:rsidRPr="000F27E1">
              <w:rPr>
                <w:rFonts w:ascii="Calibri" w:hAnsi="Calibri" w:cs="Calibri"/>
                <w:sz w:val="22"/>
                <w:szCs w:val="22"/>
              </w:rPr>
              <w:t>Discard the original initial eligibility.</w:t>
            </w:r>
          </w:p>
          <w:p w14:paraId="7B145D7F" w14:textId="77777777" w:rsidR="000F27E1" w:rsidRPr="000F27E1" w:rsidRDefault="000F27E1" w:rsidP="00BD4032">
            <w:pPr>
              <w:pStyle w:val="ListParagraph"/>
              <w:numPr>
                <w:ilvl w:val="0"/>
                <w:numId w:val="48"/>
              </w:numPr>
              <w:rPr>
                <w:rFonts w:ascii="Calibri" w:hAnsi="Calibri" w:cs="Calibri"/>
                <w:sz w:val="22"/>
                <w:szCs w:val="22"/>
              </w:rPr>
            </w:pPr>
            <w:r w:rsidRPr="000F27E1">
              <w:rPr>
                <w:rFonts w:ascii="Calibri" w:hAnsi="Calibri" w:cs="Calibri"/>
                <w:sz w:val="22"/>
                <w:szCs w:val="22"/>
              </w:rPr>
              <w:t>Use the most recently determined eligibility—created through manual RFI verification in #1 above—to assess whether any member remains eligible for the Medicaid renewal process.</w:t>
            </w:r>
          </w:p>
          <w:p w14:paraId="5753C400" w14:textId="77777777" w:rsidR="000F27E1" w:rsidRPr="00C45D38" w:rsidRDefault="000F27E1" w:rsidP="0075644A">
            <w:pPr>
              <w:rPr>
                <w:rFonts w:ascii="Calibri" w:hAnsi="Calibri" w:cs="Calibri"/>
                <w:sz w:val="22"/>
                <w:szCs w:val="22"/>
              </w:rPr>
            </w:pPr>
          </w:p>
        </w:tc>
      </w:tr>
      <w:tr w:rsidR="00280EFF" w:rsidRPr="00973E39" w14:paraId="12F49379" w14:textId="77777777" w:rsidTr="003D1B19">
        <w:trPr>
          <w:cantSplit/>
          <w:trHeight w:val="350"/>
        </w:trPr>
        <w:tc>
          <w:tcPr>
            <w:tcW w:w="2142" w:type="dxa"/>
            <w:shd w:val="clear" w:color="auto" w:fill="FFFFFF" w:themeFill="background1"/>
          </w:tcPr>
          <w:p w14:paraId="34346FA6" w14:textId="637A0BB8" w:rsidR="00280EFF" w:rsidRPr="00BF6D73" w:rsidRDefault="00420720" w:rsidP="00C45D38">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ETREN.PCS.02.00</w:t>
            </w:r>
            <w:r w:rsidR="00F57CE6">
              <w:rPr>
                <w:rFonts w:ascii="Calibri" w:hAnsi="Calibri" w:cs="Calibri"/>
                <w:color w:val="060808" w:themeColor="text1"/>
                <w:sz w:val="22"/>
                <w:szCs w:val="22"/>
              </w:rPr>
              <w:t>6</w:t>
            </w:r>
          </w:p>
        </w:tc>
        <w:tc>
          <w:tcPr>
            <w:tcW w:w="6773" w:type="dxa"/>
            <w:shd w:val="clear" w:color="auto" w:fill="FFFFFF" w:themeFill="background1"/>
          </w:tcPr>
          <w:p w14:paraId="3D9F4CD4" w14:textId="0F21205A" w:rsidR="00420720" w:rsidRDefault="00420720" w:rsidP="00420720">
            <w:pPr>
              <w:rPr>
                <w:rFonts w:ascii="Calibri" w:hAnsi="Calibri" w:cs="Calibri"/>
                <w:sz w:val="22"/>
                <w:szCs w:val="22"/>
              </w:rPr>
            </w:pPr>
            <w:r>
              <w:rPr>
                <w:rFonts w:ascii="Calibri" w:hAnsi="Calibri" w:cs="Calibri"/>
                <w:sz w:val="22"/>
                <w:szCs w:val="22"/>
              </w:rPr>
              <w:t xml:space="preserve">The system shall perform in below order when the member (who was previously determined as qualified prior to </w:t>
            </w:r>
            <w:r w:rsidR="00DB197C">
              <w:rPr>
                <w:rFonts w:ascii="Calibri" w:hAnsi="Calibri" w:cs="Calibri"/>
                <w:sz w:val="22"/>
                <w:szCs w:val="22"/>
              </w:rPr>
              <w:t xml:space="preserve">any </w:t>
            </w:r>
            <w:r>
              <w:rPr>
                <w:rFonts w:ascii="Calibri" w:hAnsi="Calibri" w:cs="Calibri"/>
                <w:sz w:val="22"/>
                <w:szCs w:val="22"/>
              </w:rPr>
              <w:t xml:space="preserve">RFI </w:t>
            </w:r>
            <w:r w:rsidR="00DB197C">
              <w:rPr>
                <w:rFonts w:ascii="Calibri" w:hAnsi="Calibri" w:cs="Calibri"/>
                <w:sz w:val="22"/>
                <w:szCs w:val="22"/>
              </w:rPr>
              <w:t>verification (except SSN RFI</w:t>
            </w:r>
            <w:r>
              <w:rPr>
                <w:rFonts w:ascii="Calibri" w:hAnsi="Calibri" w:cs="Calibri"/>
                <w:sz w:val="22"/>
                <w:szCs w:val="22"/>
              </w:rPr>
              <w:t>) continues to meet Medicaid renewal criteria, and no additional member is newly identified as qualified</w:t>
            </w:r>
            <w:r w:rsidR="00A42E12">
              <w:rPr>
                <w:rFonts w:ascii="Calibri" w:hAnsi="Calibri" w:cs="Calibri"/>
                <w:sz w:val="22"/>
                <w:szCs w:val="22"/>
              </w:rPr>
              <w:t xml:space="preserve"> or impacted</w:t>
            </w:r>
            <w:r w:rsidR="0022404A">
              <w:rPr>
                <w:rFonts w:ascii="Calibri" w:hAnsi="Calibri" w:cs="Calibri"/>
                <w:sz w:val="22"/>
                <w:szCs w:val="22"/>
              </w:rPr>
              <w:t xml:space="preserve"> as an outcome of </w:t>
            </w:r>
            <w:r w:rsidR="0022404A" w:rsidRPr="00BF6D73">
              <w:rPr>
                <w:rFonts w:ascii="Calibri" w:hAnsi="Calibri" w:cs="Calibri"/>
                <w:color w:val="060808" w:themeColor="text1"/>
                <w:sz w:val="22"/>
                <w:szCs w:val="22"/>
              </w:rPr>
              <w:t>ETREN.PCS.02.00</w:t>
            </w:r>
            <w:r w:rsidR="0022404A">
              <w:rPr>
                <w:rFonts w:ascii="Calibri" w:hAnsi="Calibri" w:cs="Calibri"/>
                <w:color w:val="060808" w:themeColor="text1"/>
                <w:sz w:val="22"/>
                <w:szCs w:val="22"/>
              </w:rPr>
              <w:t>5</w:t>
            </w:r>
            <w:r>
              <w:rPr>
                <w:rFonts w:ascii="Calibri" w:hAnsi="Calibri" w:cs="Calibri"/>
                <w:sz w:val="22"/>
                <w:szCs w:val="22"/>
              </w:rPr>
              <w:t>.</w:t>
            </w:r>
          </w:p>
          <w:p w14:paraId="23533E01" w14:textId="77777777" w:rsidR="00420720" w:rsidRDefault="00420720" w:rsidP="00420720">
            <w:pPr>
              <w:rPr>
                <w:rFonts w:ascii="Calibri" w:hAnsi="Calibri" w:cs="Calibri"/>
                <w:sz w:val="22"/>
                <w:szCs w:val="22"/>
              </w:rPr>
            </w:pPr>
          </w:p>
          <w:p w14:paraId="4B7E6FCC" w14:textId="0EDAD70F" w:rsidR="00420720" w:rsidRDefault="0063343B" w:rsidP="00BD4032">
            <w:pPr>
              <w:pStyle w:val="ListParagraph"/>
              <w:numPr>
                <w:ilvl w:val="0"/>
                <w:numId w:val="49"/>
              </w:numPr>
              <w:rPr>
                <w:rFonts w:ascii="Calibri" w:hAnsi="Calibri" w:cs="Calibri"/>
                <w:sz w:val="22"/>
                <w:szCs w:val="22"/>
              </w:rPr>
            </w:pPr>
            <w:r>
              <w:rPr>
                <w:rFonts w:ascii="Calibri" w:hAnsi="Calibri" w:cs="Calibri"/>
                <w:sz w:val="22"/>
                <w:szCs w:val="22"/>
              </w:rPr>
              <w:t>U</w:t>
            </w:r>
            <w:r w:rsidR="00420720">
              <w:rPr>
                <w:rFonts w:ascii="Calibri" w:hAnsi="Calibri" w:cs="Calibri"/>
                <w:sz w:val="22"/>
                <w:szCs w:val="22"/>
              </w:rPr>
              <w:t xml:space="preserve">se the most recently determined eligibility—based on manual RFI verification—to perform reasonable compatibility checks using RRV rules to create a new initial renewal </w:t>
            </w:r>
            <w:r w:rsidR="00DF6BCD">
              <w:rPr>
                <w:rFonts w:ascii="Calibri" w:hAnsi="Calibri" w:cs="Calibri"/>
                <w:sz w:val="22"/>
                <w:szCs w:val="22"/>
              </w:rPr>
              <w:t>eligibility (do</w:t>
            </w:r>
            <w:r w:rsidR="00CD5DE1">
              <w:rPr>
                <w:rFonts w:ascii="Calibri" w:hAnsi="Calibri" w:cs="Calibri"/>
                <w:sz w:val="22"/>
                <w:szCs w:val="22"/>
              </w:rPr>
              <w:t xml:space="preserve"> not rely on the regular </w:t>
            </w:r>
            <w:r w:rsidR="00DF6BCD">
              <w:rPr>
                <w:rFonts w:ascii="Calibri" w:hAnsi="Calibri" w:cs="Calibri"/>
                <w:sz w:val="22"/>
                <w:szCs w:val="22"/>
              </w:rPr>
              <w:t>renewal batch process for this)</w:t>
            </w:r>
            <w:r w:rsidR="00420720">
              <w:rPr>
                <w:rFonts w:ascii="Calibri" w:hAnsi="Calibri" w:cs="Calibri"/>
                <w:sz w:val="22"/>
                <w:szCs w:val="22"/>
              </w:rPr>
              <w:t>.</w:t>
            </w:r>
          </w:p>
          <w:p w14:paraId="4C93D13B" w14:textId="6A7E2530" w:rsidR="00420720" w:rsidRPr="00FC3280" w:rsidRDefault="00420720" w:rsidP="00BD4032">
            <w:pPr>
              <w:pStyle w:val="ListParagraph"/>
              <w:numPr>
                <w:ilvl w:val="1"/>
                <w:numId w:val="50"/>
              </w:numPr>
              <w:rPr>
                <w:rFonts w:ascii="Calibri" w:hAnsi="Calibri" w:cs="Calibri"/>
                <w:sz w:val="22"/>
                <w:szCs w:val="22"/>
              </w:rPr>
            </w:pPr>
            <w:r>
              <w:rPr>
                <w:rFonts w:ascii="Calibri" w:hAnsi="Calibri" w:cs="Calibri"/>
                <w:sz w:val="22"/>
                <w:szCs w:val="22"/>
              </w:rPr>
              <w:t xml:space="preserve">If the qualified member remains eligible for auto-renewal and none of the conditions that require generating a PPF or non-auto-renewal XML are met (including but not limited to PB increase of $X or a PA decrease of $Y), the system shall auto-renew the application, generate the auto-renewal </w:t>
            </w:r>
            <w:r w:rsidRPr="00FC3280">
              <w:rPr>
                <w:rFonts w:ascii="Calibri" w:hAnsi="Calibri" w:cs="Calibri"/>
                <w:sz w:val="22"/>
                <w:szCs w:val="22"/>
              </w:rPr>
              <w:t>notice, and display a UI banner</w:t>
            </w:r>
            <w:r w:rsidR="0047082B" w:rsidRPr="00FC3280">
              <w:rPr>
                <w:rFonts w:ascii="Calibri" w:hAnsi="Calibri" w:cs="Calibri"/>
                <w:sz w:val="22"/>
                <w:szCs w:val="22"/>
              </w:rPr>
              <w:t xml:space="preserve"> as mentioned </w:t>
            </w:r>
            <w:r w:rsidR="00FC3280" w:rsidRPr="00FC3280">
              <w:rPr>
                <w:rFonts w:ascii="Calibri" w:hAnsi="Calibri" w:cs="Calibri"/>
                <w:sz w:val="22"/>
                <w:szCs w:val="22"/>
              </w:rPr>
              <w:t>as per logic ETREN.PCS.02.007 and ETREN.PCS.02.008 to</w:t>
            </w:r>
            <w:r w:rsidRPr="00FC3280">
              <w:rPr>
                <w:rFonts w:ascii="Calibri" w:hAnsi="Calibri" w:cs="Calibri"/>
                <w:sz w:val="22"/>
                <w:szCs w:val="22"/>
              </w:rPr>
              <w:t xml:space="preserve"> indicat</w:t>
            </w:r>
            <w:r w:rsidR="00FC3280" w:rsidRPr="00FC3280">
              <w:rPr>
                <w:rFonts w:ascii="Calibri" w:hAnsi="Calibri" w:cs="Calibri"/>
                <w:sz w:val="22"/>
                <w:szCs w:val="22"/>
              </w:rPr>
              <w:t>e</w:t>
            </w:r>
            <w:r w:rsidRPr="00FC3280">
              <w:rPr>
                <w:rFonts w:ascii="Calibri" w:hAnsi="Calibri" w:cs="Calibri"/>
                <w:sz w:val="22"/>
                <w:szCs w:val="22"/>
              </w:rPr>
              <w:t xml:space="preserve"> that auto-renewal has occurred.</w:t>
            </w:r>
          </w:p>
          <w:p w14:paraId="5DCEA264" w14:textId="1B347C4E" w:rsidR="00420720" w:rsidRDefault="00420720" w:rsidP="00BD4032">
            <w:pPr>
              <w:pStyle w:val="ListParagraph"/>
              <w:numPr>
                <w:ilvl w:val="1"/>
                <w:numId w:val="50"/>
              </w:numPr>
              <w:rPr>
                <w:rFonts w:ascii="Calibri" w:hAnsi="Calibri" w:cs="Calibri"/>
                <w:sz w:val="22"/>
                <w:szCs w:val="22"/>
              </w:rPr>
            </w:pPr>
            <w:r>
              <w:rPr>
                <w:rFonts w:ascii="Calibri" w:hAnsi="Calibri" w:cs="Calibri"/>
                <w:sz w:val="22"/>
                <w:szCs w:val="22"/>
              </w:rPr>
              <w:t xml:space="preserve">If the </w:t>
            </w:r>
            <w:r w:rsidR="0078000C">
              <w:rPr>
                <w:rFonts w:ascii="Calibri" w:hAnsi="Calibri" w:cs="Calibri"/>
                <w:sz w:val="22"/>
                <w:szCs w:val="22"/>
              </w:rPr>
              <w:t xml:space="preserve">same </w:t>
            </w:r>
            <w:r>
              <w:rPr>
                <w:rFonts w:ascii="Calibri" w:hAnsi="Calibri" w:cs="Calibri"/>
                <w:sz w:val="22"/>
                <w:szCs w:val="22"/>
              </w:rPr>
              <w:t>qualified member cannot be auto-renewed, or if any conditions triggering PPF or non-auto-renewal XML generation are met (including but not limited to -PB increase of $X or PA decrease of $Y), the system shall:</w:t>
            </w:r>
          </w:p>
          <w:p w14:paraId="5B38CDFD" w14:textId="7C79047B" w:rsidR="00420720" w:rsidRDefault="00F578BF" w:rsidP="00BD4032">
            <w:pPr>
              <w:pStyle w:val="ListParagraph"/>
              <w:numPr>
                <w:ilvl w:val="2"/>
                <w:numId w:val="51"/>
              </w:numPr>
              <w:rPr>
                <w:rFonts w:ascii="Calibri" w:hAnsi="Calibri" w:cs="Calibri"/>
                <w:sz w:val="22"/>
                <w:szCs w:val="22"/>
              </w:rPr>
            </w:pPr>
            <w:r>
              <w:rPr>
                <w:rFonts w:ascii="Calibri" w:hAnsi="Calibri" w:cs="Calibri"/>
                <w:sz w:val="22"/>
                <w:szCs w:val="22"/>
              </w:rPr>
              <w:t>Keep</w:t>
            </w:r>
            <w:r w:rsidR="00420720">
              <w:rPr>
                <w:rFonts w:ascii="Calibri" w:hAnsi="Calibri" w:cs="Calibri"/>
                <w:sz w:val="22"/>
                <w:szCs w:val="22"/>
              </w:rPr>
              <w:t xml:space="preserve"> the Medicaid renewal time clock for the remaining duration (i.e., total 45 days minus the days already consumed during the initial renewal eligibility period).</w:t>
            </w:r>
          </w:p>
          <w:p w14:paraId="2D433FD3" w14:textId="77777777" w:rsidR="00420720" w:rsidRDefault="00420720" w:rsidP="00BD4032">
            <w:pPr>
              <w:pStyle w:val="ListParagraph"/>
              <w:numPr>
                <w:ilvl w:val="2"/>
                <w:numId w:val="51"/>
              </w:numPr>
              <w:rPr>
                <w:rFonts w:ascii="Calibri" w:hAnsi="Calibri" w:cs="Calibri"/>
                <w:sz w:val="22"/>
                <w:szCs w:val="22"/>
              </w:rPr>
            </w:pPr>
            <w:r>
              <w:rPr>
                <w:rFonts w:ascii="Calibri" w:hAnsi="Calibri" w:cs="Calibri"/>
                <w:sz w:val="22"/>
                <w:szCs w:val="22"/>
              </w:rPr>
              <w:t>Suppress the non-auto-renewal notice, as it was already issued during the original initial renewal eligibility determination.</w:t>
            </w:r>
          </w:p>
          <w:p w14:paraId="060BC915" w14:textId="00F871B0" w:rsidR="006902A9" w:rsidRPr="00D91A2F" w:rsidRDefault="008650AC" w:rsidP="00835071">
            <w:pPr>
              <w:pStyle w:val="ListParagraph"/>
              <w:numPr>
                <w:ilvl w:val="1"/>
                <w:numId w:val="50"/>
              </w:numPr>
              <w:rPr>
                <w:rFonts w:ascii="Calibri" w:hAnsi="Calibri" w:cs="Calibri"/>
                <w:sz w:val="22"/>
                <w:szCs w:val="22"/>
              </w:rPr>
            </w:pPr>
            <w:r w:rsidRPr="00D91A2F">
              <w:rPr>
                <w:rFonts w:ascii="Calibri" w:hAnsi="Calibri" w:cs="Calibri"/>
                <w:sz w:val="22"/>
                <w:szCs w:val="22"/>
              </w:rPr>
              <w:t xml:space="preserve">If the qualified member </w:t>
            </w:r>
            <w:r w:rsidR="00835071" w:rsidRPr="00D91A2F">
              <w:rPr>
                <w:rFonts w:ascii="Calibri" w:hAnsi="Calibri" w:cs="Calibri"/>
                <w:sz w:val="22"/>
                <w:szCs w:val="22"/>
              </w:rPr>
              <w:t xml:space="preserve">(who was getting auto renewed prior to </w:t>
            </w:r>
            <w:r w:rsidR="00E50A7E" w:rsidRPr="00D91A2F">
              <w:rPr>
                <w:rFonts w:ascii="Calibri" w:hAnsi="Calibri" w:cs="Calibri"/>
                <w:sz w:val="22"/>
                <w:szCs w:val="22"/>
              </w:rPr>
              <w:t>RFI verification) is no</w:t>
            </w:r>
            <w:r w:rsidR="00791268" w:rsidRPr="00D91A2F">
              <w:rPr>
                <w:rFonts w:ascii="Calibri" w:hAnsi="Calibri" w:cs="Calibri"/>
                <w:sz w:val="22"/>
                <w:szCs w:val="22"/>
              </w:rPr>
              <w:t xml:space="preserve">w getting downgraded/terminated </w:t>
            </w:r>
            <w:r w:rsidR="0067301C" w:rsidRPr="00D91A2F">
              <w:rPr>
                <w:rFonts w:ascii="Calibri" w:hAnsi="Calibri" w:cs="Calibri"/>
                <w:sz w:val="22"/>
                <w:szCs w:val="22"/>
              </w:rPr>
              <w:t xml:space="preserve">in this new initial </w:t>
            </w:r>
            <w:r w:rsidR="00D91A2F">
              <w:rPr>
                <w:rFonts w:ascii="Calibri" w:hAnsi="Calibri" w:cs="Calibri"/>
                <w:sz w:val="22"/>
                <w:szCs w:val="22"/>
              </w:rPr>
              <w:t xml:space="preserve">renewal eligibility </w:t>
            </w:r>
            <w:r w:rsidR="0030796C" w:rsidRPr="00D91A2F">
              <w:rPr>
                <w:rFonts w:ascii="Calibri" w:hAnsi="Calibri" w:cs="Calibri"/>
                <w:sz w:val="22"/>
                <w:szCs w:val="22"/>
              </w:rPr>
              <w:t>determination ,</w:t>
            </w:r>
            <w:r w:rsidR="00DC0DD7" w:rsidRPr="00D91A2F">
              <w:rPr>
                <w:rFonts w:ascii="Calibri" w:hAnsi="Calibri" w:cs="Calibri"/>
                <w:sz w:val="22"/>
                <w:szCs w:val="22"/>
              </w:rPr>
              <w:t xml:space="preserve"> then the system shall generate non-auto-renewal notice XML </w:t>
            </w:r>
            <w:r w:rsidR="0030796C" w:rsidRPr="00D91A2F">
              <w:rPr>
                <w:rFonts w:ascii="Calibri" w:hAnsi="Calibri" w:cs="Calibri"/>
                <w:sz w:val="22"/>
                <w:szCs w:val="22"/>
              </w:rPr>
              <w:t>with</w:t>
            </w:r>
            <w:r w:rsidR="00B65FC6" w:rsidRPr="00D91A2F">
              <w:rPr>
                <w:rFonts w:ascii="Calibri" w:hAnsi="Calibri" w:cs="Calibri"/>
                <w:sz w:val="22"/>
                <w:szCs w:val="22"/>
              </w:rPr>
              <w:t xml:space="preserve"> PPF and </w:t>
            </w:r>
            <w:r w:rsidR="00D203FC">
              <w:rPr>
                <w:rFonts w:ascii="Calibri" w:hAnsi="Calibri" w:cs="Calibri"/>
                <w:sz w:val="22"/>
                <w:szCs w:val="22"/>
              </w:rPr>
              <w:t>e</w:t>
            </w:r>
            <w:r w:rsidR="006723D9" w:rsidRPr="00D91A2F">
              <w:rPr>
                <w:rFonts w:ascii="Calibri" w:hAnsi="Calibri" w:cs="Calibri"/>
                <w:sz w:val="22"/>
                <w:szCs w:val="22"/>
              </w:rPr>
              <w:t>xtend the Medicaid renewal TC</w:t>
            </w:r>
            <w:r w:rsidR="00551184" w:rsidRPr="00D91A2F">
              <w:rPr>
                <w:rFonts w:ascii="Calibri" w:hAnsi="Calibri" w:cs="Calibri"/>
                <w:sz w:val="22"/>
                <w:szCs w:val="22"/>
              </w:rPr>
              <w:t xml:space="preserve"> by Y days(</w:t>
            </w:r>
            <w:r w:rsidR="00D91A2F" w:rsidRPr="00D91A2F">
              <w:rPr>
                <w:rFonts w:ascii="Calibri" w:hAnsi="Calibri" w:cs="Calibri"/>
                <w:sz w:val="22"/>
                <w:szCs w:val="22"/>
              </w:rPr>
              <w:t>default : 45)</w:t>
            </w:r>
            <w:r w:rsidR="006723D9" w:rsidRPr="00D91A2F">
              <w:rPr>
                <w:rFonts w:ascii="Calibri" w:hAnsi="Calibri" w:cs="Calibri"/>
                <w:sz w:val="22"/>
                <w:szCs w:val="22"/>
              </w:rPr>
              <w:t>.</w:t>
            </w:r>
          </w:p>
          <w:p w14:paraId="5AABFC22" w14:textId="77777777" w:rsidR="00280EFF" w:rsidRPr="00FB0873" w:rsidRDefault="00280EFF" w:rsidP="00C45D38">
            <w:pPr>
              <w:rPr>
                <w:rFonts w:ascii="Calibri" w:hAnsi="Calibri" w:cs="Calibri"/>
                <w:sz w:val="22"/>
                <w:szCs w:val="22"/>
              </w:rPr>
            </w:pPr>
          </w:p>
        </w:tc>
      </w:tr>
      <w:tr w:rsidR="001843C9" w:rsidRPr="00973E39" w14:paraId="08B55BE4" w14:textId="77777777" w:rsidTr="0075644A">
        <w:trPr>
          <w:cantSplit/>
          <w:trHeight w:val="350"/>
        </w:trPr>
        <w:tc>
          <w:tcPr>
            <w:tcW w:w="2142" w:type="dxa"/>
            <w:shd w:val="clear" w:color="auto" w:fill="FFFFFF" w:themeFill="background1"/>
          </w:tcPr>
          <w:p w14:paraId="09F412A8" w14:textId="41397FAE" w:rsidR="001843C9" w:rsidRPr="00BF6D73" w:rsidRDefault="00165C2A" w:rsidP="0075644A">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ETREN.PCS.02.00</w:t>
            </w:r>
            <w:r>
              <w:rPr>
                <w:rFonts w:ascii="Calibri" w:hAnsi="Calibri" w:cs="Calibri"/>
                <w:color w:val="060808" w:themeColor="text1"/>
                <w:sz w:val="22"/>
                <w:szCs w:val="22"/>
              </w:rPr>
              <w:t>7</w:t>
            </w:r>
          </w:p>
        </w:tc>
        <w:tc>
          <w:tcPr>
            <w:tcW w:w="6773" w:type="dxa"/>
            <w:shd w:val="clear" w:color="auto" w:fill="FFFFFF" w:themeFill="background1"/>
          </w:tcPr>
          <w:p w14:paraId="656175E9" w14:textId="0465A498" w:rsidR="001843C9" w:rsidRDefault="00DB548C" w:rsidP="0075644A">
            <w:pPr>
              <w:rPr>
                <w:rFonts w:ascii="Calibri" w:hAnsi="Calibri" w:cs="Calibri"/>
                <w:sz w:val="22"/>
                <w:szCs w:val="22"/>
              </w:rPr>
            </w:pPr>
            <w:r w:rsidRPr="00B379F9">
              <w:rPr>
                <w:rFonts w:ascii="Calibri" w:hAnsi="Calibri" w:cs="Calibri"/>
                <w:sz w:val="22"/>
                <w:szCs w:val="22"/>
              </w:rPr>
              <w:t xml:space="preserve">The system shall display </w:t>
            </w:r>
            <w:r>
              <w:rPr>
                <w:rFonts w:ascii="Calibri" w:hAnsi="Calibri" w:cs="Calibri"/>
                <w:sz w:val="22"/>
                <w:szCs w:val="22"/>
              </w:rPr>
              <w:t>an</w:t>
            </w:r>
            <w:r w:rsidR="005C19D7">
              <w:rPr>
                <w:rFonts w:ascii="Calibri" w:hAnsi="Calibri" w:cs="Calibri"/>
                <w:sz w:val="22"/>
                <w:szCs w:val="22"/>
              </w:rPr>
              <w:t xml:space="preserve"> </w:t>
            </w:r>
            <w:r>
              <w:rPr>
                <w:rFonts w:ascii="Calibri" w:hAnsi="Calibri" w:cs="Calibri"/>
                <w:sz w:val="22"/>
                <w:szCs w:val="22"/>
              </w:rPr>
              <w:t xml:space="preserve">informational </w:t>
            </w:r>
            <w:r w:rsidR="00CF1488">
              <w:rPr>
                <w:rFonts w:ascii="Calibri" w:hAnsi="Calibri" w:cs="Calibri"/>
                <w:sz w:val="22"/>
                <w:szCs w:val="22"/>
              </w:rPr>
              <w:t>m</w:t>
            </w:r>
            <w:r w:rsidRPr="00B379F9">
              <w:rPr>
                <w:rFonts w:ascii="Calibri" w:hAnsi="Calibri" w:cs="Calibri"/>
                <w:sz w:val="22"/>
                <w:szCs w:val="22"/>
              </w:rPr>
              <w:t xml:space="preserve">essage on </w:t>
            </w:r>
            <w:r w:rsidR="00921929">
              <w:rPr>
                <w:rFonts w:ascii="Calibri" w:hAnsi="Calibri" w:cs="Calibri"/>
                <w:sz w:val="22"/>
                <w:szCs w:val="22"/>
              </w:rPr>
              <w:t>A</w:t>
            </w:r>
            <w:r w:rsidRPr="00B379F9">
              <w:rPr>
                <w:rFonts w:ascii="Calibri" w:hAnsi="Calibri" w:cs="Calibri"/>
                <w:sz w:val="22"/>
                <w:szCs w:val="22"/>
              </w:rPr>
              <w:t xml:space="preserve">ccount </w:t>
            </w:r>
            <w:r w:rsidR="00B14D43" w:rsidRPr="00B379F9">
              <w:rPr>
                <w:rFonts w:ascii="Calibri" w:hAnsi="Calibri" w:cs="Calibri"/>
                <w:sz w:val="22"/>
                <w:szCs w:val="22"/>
              </w:rPr>
              <w:t xml:space="preserve">dashboard, </w:t>
            </w:r>
            <w:r w:rsidRPr="00B379F9">
              <w:rPr>
                <w:rFonts w:ascii="Calibri" w:hAnsi="Calibri" w:cs="Calibri"/>
                <w:sz w:val="22"/>
                <w:szCs w:val="22"/>
              </w:rPr>
              <w:t>Eligibilit</w:t>
            </w:r>
            <w:r>
              <w:rPr>
                <w:rFonts w:ascii="Calibri" w:hAnsi="Calibri" w:cs="Calibri"/>
                <w:sz w:val="22"/>
                <w:szCs w:val="22"/>
              </w:rPr>
              <w:t>ies</w:t>
            </w:r>
            <w:r w:rsidRPr="00B379F9">
              <w:rPr>
                <w:rFonts w:ascii="Calibri" w:hAnsi="Calibri" w:cs="Calibri"/>
                <w:sz w:val="22"/>
                <w:szCs w:val="22"/>
              </w:rPr>
              <w:t xml:space="preserve"> </w:t>
            </w:r>
            <w:r>
              <w:rPr>
                <w:rFonts w:ascii="Calibri" w:hAnsi="Calibri" w:cs="Calibri"/>
                <w:sz w:val="22"/>
                <w:szCs w:val="22"/>
              </w:rPr>
              <w:t xml:space="preserve">and processes for account- </w:t>
            </w:r>
            <w:r w:rsidRPr="00B379F9">
              <w:rPr>
                <w:rFonts w:ascii="Calibri" w:hAnsi="Calibri" w:cs="Calibri"/>
                <w:sz w:val="22"/>
                <w:szCs w:val="22"/>
              </w:rPr>
              <w:t>&lt;</w:t>
            </w:r>
            <w:r>
              <w:rPr>
                <w:rFonts w:ascii="Calibri" w:hAnsi="Calibri" w:cs="Calibri"/>
                <w:sz w:val="22"/>
                <w:szCs w:val="22"/>
              </w:rPr>
              <w:t>name</w:t>
            </w:r>
            <w:r w:rsidRPr="00B379F9">
              <w:rPr>
                <w:rFonts w:ascii="Calibri" w:hAnsi="Calibri" w:cs="Calibri"/>
                <w:sz w:val="22"/>
                <w:szCs w:val="22"/>
              </w:rPr>
              <w:t>&gt;</w:t>
            </w:r>
            <w:r>
              <w:rPr>
                <w:rFonts w:ascii="Calibri" w:hAnsi="Calibri" w:cs="Calibri"/>
                <w:sz w:val="22"/>
                <w:szCs w:val="22"/>
              </w:rPr>
              <w:t>,’</w:t>
            </w:r>
            <w:r w:rsidRPr="00B379F9">
              <w:rPr>
                <w:rFonts w:ascii="Calibri" w:hAnsi="Calibri" w:cs="Calibri"/>
                <w:sz w:val="22"/>
                <w:szCs w:val="22"/>
              </w:rPr>
              <w:t xml:space="preserve"> Individual dashboard</w:t>
            </w:r>
            <w:r>
              <w:rPr>
                <w:rFonts w:ascii="Calibri" w:hAnsi="Calibri" w:cs="Calibri"/>
                <w:sz w:val="22"/>
                <w:szCs w:val="22"/>
              </w:rPr>
              <w:t>, Eligibility Application</w:t>
            </w:r>
            <w:r w:rsidRPr="00B379F9">
              <w:rPr>
                <w:rFonts w:ascii="Calibri" w:hAnsi="Calibri" w:cs="Calibri"/>
                <w:sz w:val="22"/>
                <w:szCs w:val="22"/>
              </w:rPr>
              <w:t xml:space="preserve"> screen at application level when </w:t>
            </w:r>
            <w:r w:rsidR="005C19D7">
              <w:rPr>
                <w:rFonts w:ascii="Calibri" w:hAnsi="Calibri" w:cs="Calibri"/>
                <w:sz w:val="22"/>
                <w:szCs w:val="22"/>
              </w:rPr>
              <w:t xml:space="preserve">all the members present in the application are qualified members only and </w:t>
            </w:r>
            <w:r w:rsidR="00B14D43">
              <w:rPr>
                <w:rFonts w:ascii="Calibri" w:hAnsi="Calibri" w:cs="Calibri"/>
                <w:sz w:val="22"/>
                <w:szCs w:val="22"/>
              </w:rPr>
              <w:t xml:space="preserve">all </w:t>
            </w:r>
            <w:r w:rsidR="005C19D7">
              <w:rPr>
                <w:rFonts w:ascii="Calibri" w:hAnsi="Calibri" w:cs="Calibri"/>
                <w:sz w:val="22"/>
                <w:szCs w:val="22"/>
              </w:rPr>
              <w:t xml:space="preserve">the </w:t>
            </w:r>
            <w:r w:rsidR="00B14D43">
              <w:rPr>
                <w:rFonts w:ascii="Calibri" w:hAnsi="Calibri" w:cs="Calibri"/>
                <w:sz w:val="22"/>
                <w:szCs w:val="22"/>
              </w:rPr>
              <w:t xml:space="preserve">members are auto renewed post RFI verification. </w:t>
            </w:r>
          </w:p>
          <w:p w14:paraId="6E2EECE9" w14:textId="77777777" w:rsidR="00B14D43" w:rsidRDefault="00B14D43" w:rsidP="0075644A">
            <w:pPr>
              <w:rPr>
                <w:rFonts w:ascii="Calibri" w:hAnsi="Calibri" w:cs="Calibri"/>
                <w:sz w:val="22"/>
                <w:szCs w:val="22"/>
              </w:rPr>
            </w:pPr>
          </w:p>
          <w:p w14:paraId="737C7585" w14:textId="7171FA2E" w:rsidR="00B14D43" w:rsidRDefault="00B14D43" w:rsidP="0075644A">
            <w:pPr>
              <w:rPr>
                <w:rFonts w:ascii="Calibri" w:hAnsi="Calibri" w:cs="Calibri"/>
                <w:sz w:val="22"/>
                <w:szCs w:val="22"/>
              </w:rPr>
            </w:pPr>
            <w:r>
              <w:rPr>
                <w:rFonts w:ascii="Calibri" w:hAnsi="Calibri" w:cs="Calibri"/>
                <w:sz w:val="22"/>
                <w:szCs w:val="22"/>
              </w:rPr>
              <w:t>Note – Refer to the</w:t>
            </w:r>
            <w:r w:rsidR="00921929">
              <w:rPr>
                <w:rFonts w:ascii="Calibri" w:hAnsi="Calibri" w:cs="Calibri"/>
                <w:sz w:val="22"/>
                <w:szCs w:val="22"/>
              </w:rPr>
              <w:t xml:space="preserve"> Release Level</w:t>
            </w:r>
            <w:r>
              <w:rPr>
                <w:rFonts w:ascii="Calibri" w:hAnsi="Calibri" w:cs="Calibri"/>
                <w:sz w:val="22"/>
                <w:szCs w:val="22"/>
              </w:rPr>
              <w:t xml:space="preserve"> </w:t>
            </w:r>
            <w:r w:rsidR="0077279D">
              <w:rPr>
                <w:rFonts w:ascii="Calibri" w:hAnsi="Calibri" w:cs="Calibri"/>
                <w:sz w:val="22"/>
                <w:szCs w:val="22"/>
              </w:rPr>
              <w:t>UISS</w:t>
            </w:r>
            <w:r w:rsidR="00921929">
              <w:rPr>
                <w:rFonts w:ascii="Calibri" w:hAnsi="Calibri" w:cs="Calibri"/>
                <w:sz w:val="22"/>
                <w:szCs w:val="22"/>
              </w:rPr>
              <w:t xml:space="preserve"> Documentation</w:t>
            </w:r>
            <w:r w:rsidR="0077279D">
              <w:rPr>
                <w:rFonts w:ascii="Calibri" w:hAnsi="Calibri" w:cs="Calibri"/>
                <w:sz w:val="22"/>
                <w:szCs w:val="22"/>
              </w:rPr>
              <w:t xml:space="preserve"> for details. </w:t>
            </w:r>
          </w:p>
        </w:tc>
      </w:tr>
      <w:tr w:rsidR="0077279D" w:rsidRPr="00973E39" w14:paraId="170BB1CA" w14:textId="77777777" w:rsidTr="0075644A">
        <w:trPr>
          <w:cantSplit/>
          <w:trHeight w:val="350"/>
        </w:trPr>
        <w:tc>
          <w:tcPr>
            <w:tcW w:w="2142" w:type="dxa"/>
            <w:shd w:val="clear" w:color="auto" w:fill="FFFFFF" w:themeFill="background1"/>
          </w:tcPr>
          <w:p w14:paraId="29871E44" w14:textId="61662D17" w:rsidR="0077279D" w:rsidRPr="00BF6D73" w:rsidRDefault="0014774E" w:rsidP="0077279D">
            <w:pPr>
              <w:rPr>
                <w:rFonts w:ascii="Calibri" w:hAnsi="Calibri" w:cs="Calibri"/>
                <w:color w:val="060808" w:themeColor="text1"/>
                <w:sz w:val="22"/>
                <w:szCs w:val="22"/>
              </w:rPr>
            </w:pPr>
            <w:r w:rsidRPr="00BF6D73">
              <w:rPr>
                <w:rFonts w:ascii="Calibri" w:hAnsi="Calibri" w:cs="Calibri"/>
                <w:color w:val="060808" w:themeColor="text1"/>
                <w:sz w:val="22"/>
                <w:szCs w:val="22"/>
              </w:rPr>
              <w:t>ETREN.PCS.02.00</w:t>
            </w:r>
            <w:r w:rsidR="002539C1">
              <w:rPr>
                <w:rFonts w:ascii="Calibri" w:hAnsi="Calibri" w:cs="Calibri"/>
                <w:color w:val="060808" w:themeColor="text1"/>
                <w:sz w:val="22"/>
                <w:szCs w:val="22"/>
              </w:rPr>
              <w:t>8</w:t>
            </w:r>
          </w:p>
        </w:tc>
        <w:tc>
          <w:tcPr>
            <w:tcW w:w="6773" w:type="dxa"/>
            <w:shd w:val="clear" w:color="auto" w:fill="FFFFFF" w:themeFill="background1"/>
          </w:tcPr>
          <w:p w14:paraId="284BF06A" w14:textId="27DCBD53" w:rsidR="0077279D" w:rsidRDefault="0077279D" w:rsidP="0077279D">
            <w:pPr>
              <w:rPr>
                <w:rFonts w:ascii="Calibri" w:hAnsi="Calibri" w:cs="Calibri"/>
                <w:sz w:val="22"/>
                <w:szCs w:val="22"/>
              </w:rPr>
            </w:pPr>
            <w:r w:rsidRPr="00B379F9">
              <w:rPr>
                <w:rFonts w:ascii="Calibri" w:hAnsi="Calibri" w:cs="Calibri"/>
                <w:sz w:val="22"/>
                <w:szCs w:val="22"/>
              </w:rPr>
              <w:t xml:space="preserve">The system shall display </w:t>
            </w:r>
            <w:r w:rsidR="00DF37AF">
              <w:rPr>
                <w:rFonts w:ascii="Calibri" w:hAnsi="Calibri" w:cs="Calibri"/>
                <w:sz w:val="22"/>
                <w:szCs w:val="22"/>
              </w:rPr>
              <w:t xml:space="preserve">an </w:t>
            </w:r>
            <w:r>
              <w:rPr>
                <w:rFonts w:ascii="Calibri" w:hAnsi="Calibri" w:cs="Calibri"/>
                <w:sz w:val="22"/>
                <w:szCs w:val="22"/>
              </w:rPr>
              <w:t>informational m</w:t>
            </w:r>
            <w:r w:rsidRPr="00B379F9">
              <w:rPr>
                <w:rFonts w:ascii="Calibri" w:hAnsi="Calibri" w:cs="Calibri"/>
                <w:sz w:val="22"/>
                <w:szCs w:val="22"/>
              </w:rPr>
              <w:t>essage</w:t>
            </w:r>
            <w:r w:rsidR="00DF37AF">
              <w:rPr>
                <w:rFonts w:ascii="Calibri" w:hAnsi="Calibri" w:cs="Calibri"/>
                <w:sz w:val="22"/>
                <w:szCs w:val="22"/>
              </w:rPr>
              <w:t xml:space="preserve"> </w:t>
            </w:r>
            <w:r w:rsidR="009E7D8A">
              <w:rPr>
                <w:rFonts w:ascii="Calibri" w:hAnsi="Calibri" w:cs="Calibri"/>
                <w:sz w:val="22"/>
                <w:szCs w:val="22"/>
              </w:rPr>
              <w:t>with member details&lt;FN, LN&gt;</w:t>
            </w:r>
            <w:r w:rsidRPr="00B379F9">
              <w:rPr>
                <w:rFonts w:ascii="Calibri" w:hAnsi="Calibri" w:cs="Calibri"/>
                <w:sz w:val="22"/>
                <w:szCs w:val="22"/>
              </w:rPr>
              <w:t xml:space="preserve"> on </w:t>
            </w:r>
            <w:r w:rsidR="00921929">
              <w:rPr>
                <w:rFonts w:ascii="Calibri" w:hAnsi="Calibri" w:cs="Calibri"/>
                <w:sz w:val="22"/>
                <w:szCs w:val="22"/>
              </w:rPr>
              <w:t>A</w:t>
            </w:r>
            <w:r w:rsidRPr="00B379F9">
              <w:rPr>
                <w:rFonts w:ascii="Calibri" w:hAnsi="Calibri" w:cs="Calibri"/>
                <w:sz w:val="22"/>
                <w:szCs w:val="22"/>
              </w:rPr>
              <w:t>ccount dashboard, Eligibilit</w:t>
            </w:r>
            <w:r>
              <w:rPr>
                <w:rFonts w:ascii="Calibri" w:hAnsi="Calibri" w:cs="Calibri"/>
                <w:sz w:val="22"/>
                <w:szCs w:val="22"/>
              </w:rPr>
              <w:t>ies</w:t>
            </w:r>
            <w:r w:rsidRPr="00B379F9">
              <w:rPr>
                <w:rFonts w:ascii="Calibri" w:hAnsi="Calibri" w:cs="Calibri"/>
                <w:sz w:val="22"/>
                <w:szCs w:val="22"/>
              </w:rPr>
              <w:t xml:space="preserve"> </w:t>
            </w:r>
            <w:r>
              <w:rPr>
                <w:rFonts w:ascii="Calibri" w:hAnsi="Calibri" w:cs="Calibri"/>
                <w:sz w:val="22"/>
                <w:szCs w:val="22"/>
              </w:rPr>
              <w:t xml:space="preserve">and processes for account- </w:t>
            </w:r>
            <w:r w:rsidRPr="00B379F9">
              <w:rPr>
                <w:rFonts w:ascii="Calibri" w:hAnsi="Calibri" w:cs="Calibri"/>
                <w:sz w:val="22"/>
                <w:szCs w:val="22"/>
              </w:rPr>
              <w:t>&lt;</w:t>
            </w:r>
            <w:r>
              <w:rPr>
                <w:rFonts w:ascii="Calibri" w:hAnsi="Calibri" w:cs="Calibri"/>
                <w:sz w:val="22"/>
                <w:szCs w:val="22"/>
              </w:rPr>
              <w:t>name</w:t>
            </w:r>
            <w:r w:rsidRPr="00B379F9">
              <w:rPr>
                <w:rFonts w:ascii="Calibri" w:hAnsi="Calibri" w:cs="Calibri"/>
                <w:sz w:val="22"/>
                <w:szCs w:val="22"/>
              </w:rPr>
              <w:t>&gt;</w:t>
            </w:r>
            <w:r>
              <w:rPr>
                <w:rFonts w:ascii="Calibri" w:hAnsi="Calibri" w:cs="Calibri"/>
                <w:sz w:val="22"/>
                <w:szCs w:val="22"/>
              </w:rPr>
              <w:t>,’</w:t>
            </w:r>
            <w:r w:rsidRPr="00B379F9">
              <w:rPr>
                <w:rFonts w:ascii="Calibri" w:hAnsi="Calibri" w:cs="Calibri"/>
                <w:sz w:val="22"/>
                <w:szCs w:val="22"/>
              </w:rPr>
              <w:t xml:space="preserve"> Individual dashboard</w:t>
            </w:r>
            <w:r>
              <w:rPr>
                <w:rFonts w:ascii="Calibri" w:hAnsi="Calibri" w:cs="Calibri"/>
                <w:sz w:val="22"/>
                <w:szCs w:val="22"/>
              </w:rPr>
              <w:t>, Eligibility Application</w:t>
            </w:r>
            <w:r w:rsidRPr="00B379F9">
              <w:rPr>
                <w:rFonts w:ascii="Calibri" w:hAnsi="Calibri" w:cs="Calibri"/>
                <w:sz w:val="22"/>
                <w:szCs w:val="22"/>
              </w:rPr>
              <w:t xml:space="preserve"> screen when </w:t>
            </w:r>
            <w:r w:rsidR="00AF18CE">
              <w:rPr>
                <w:rFonts w:ascii="Calibri" w:hAnsi="Calibri" w:cs="Calibri"/>
                <w:sz w:val="22"/>
                <w:szCs w:val="22"/>
              </w:rPr>
              <w:t xml:space="preserve">along with the qualified members </w:t>
            </w:r>
            <w:r>
              <w:rPr>
                <w:rFonts w:ascii="Calibri" w:hAnsi="Calibri" w:cs="Calibri"/>
                <w:sz w:val="22"/>
                <w:szCs w:val="22"/>
              </w:rPr>
              <w:t>there is a</w:t>
            </w:r>
            <w:r w:rsidR="007A3066">
              <w:rPr>
                <w:rFonts w:ascii="Calibri" w:hAnsi="Calibri" w:cs="Calibri"/>
                <w:sz w:val="22"/>
                <w:szCs w:val="22"/>
              </w:rPr>
              <w:t>t least one</w:t>
            </w:r>
            <w:r w:rsidR="00AF18CE">
              <w:rPr>
                <w:rFonts w:ascii="Calibri" w:hAnsi="Calibri" w:cs="Calibri"/>
                <w:sz w:val="22"/>
                <w:szCs w:val="22"/>
              </w:rPr>
              <w:t xml:space="preserve"> </w:t>
            </w:r>
            <w:r w:rsidR="007A3066">
              <w:rPr>
                <w:rFonts w:ascii="Calibri" w:hAnsi="Calibri" w:cs="Calibri"/>
                <w:sz w:val="22"/>
                <w:szCs w:val="22"/>
              </w:rPr>
              <w:t xml:space="preserve">impacted or non-qualified member present in the application and </w:t>
            </w:r>
            <w:r w:rsidR="00AF18CE">
              <w:rPr>
                <w:rFonts w:ascii="Calibri" w:hAnsi="Calibri" w:cs="Calibri"/>
                <w:sz w:val="22"/>
                <w:szCs w:val="22"/>
              </w:rPr>
              <w:t>all the qualified</w:t>
            </w:r>
            <w:r w:rsidR="007A3066">
              <w:rPr>
                <w:rFonts w:ascii="Calibri" w:hAnsi="Calibri" w:cs="Calibri"/>
                <w:sz w:val="22"/>
                <w:szCs w:val="22"/>
              </w:rPr>
              <w:t xml:space="preserve"> </w:t>
            </w:r>
            <w:r>
              <w:rPr>
                <w:rFonts w:ascii="Calibri" w:hAnsi="Calibri" w:cs="Calibri"/>
                <w:sz w:val="22"/>
                <w:szCs w:val="22"/>
              </w:rPr>
              <w:t xml:space="preserve">members are auto renewed post RFI verification. </w:t>
            </w:r>
          </w:p>
          <w:p w14:paraId="0452E53C" w14:textId="77777777" w:rsidR="0077279D" w:rsidRDefault="0077279D" w:rsidP="0077279D">
            <w:pPr>
              <w:rPr>
                <w:rFonts w:ascii="Calibri" w:hAnsi="Calibri" w:cs="Calibri"/>
                <w:sz w:val="22"/>
                <w:szCs w:val="22"/>
              </w:rPr>
            </w:pPr>
          </w:p>
          <w:p w14:paraId="3FA0CE00" w14:textId="7054222E" w:rsidR="0077279D" w:rsidRDefault="0077279D" w:rsidP="0077279D">
            <w:pPr>
              <w:rPr>
                <w:rFonts w:ascii="Calibri" w:hAnsi="Calibri" w:cs="Calibri"/>
                <w:sz w:val="22"/>
                <w:szCs w:val="22"/>
              </w:rPr>
            </w:pPr>
            <w:r>
              <w:rPr>
                <w:rFonts w:ascii="Calibri" w:hAnsi="Calibri" w:cs="Calibri"/>
                <w:sz w:val="22"/>
                <w:szCs w:val="22"/>
              </w:rPr>
              <w:t xml:space="preserve">Note – Refer to the </w:t>
            </w:r>
            <w:r w:rsidR="00921929">
              <w:rPr>
                <w:rFonts w:ascii="Calibri" w:hAnsi="Calibri" w:cs="Calibri"/>
                <w:sz w:val="22"/>
                <w:szCs w:val="22"/>
              </w:rPr>
              <w:t xml:space="preserve">Release Level </w:t>
            </w:r>
            <w:r>
              <w:rPr>
                <w:rFonts w:ascii="Calibri" w:hAnsi="Calibri" w:cs="Calibri"/>
                <w:sz w:val="22"/>
                <w:szCs w:val="22"/>
              </w:rPr>
              <w:t>UISS</w:t>
            </w:r>
            <w:r w:rsidR="00921929">
              <w:rPr>
                <w:rFonts w:ascii="Calibri" w:hAnsi="Calibri" w:cs="Calibri"/>
                <w:sz w:val="22"/>
                <w:szCs w:val="22"/>
              </w:rPr>
              <w:t xml:space="preserve"> Documentation</w:t>
            </w:r>
            <w:r>
              <w:rPr>
                <w:rFonts w:ascii="Calibri" w:hAnsi="Calibri" w:cs="Calibri"/>
                <w:sz w:val="22"/>
                <w:szCs w:val="22"/>
              </w:rPr>
              <w:t xml:space="preserve"> for details. </w:t>
            </w:r>
          </w:p>
        </w:tc>
      </w:tr>
      <w:tr w:rsidR="0077279D" w:rsidRPr="00973E39" w14:paraId="7C752B22" w14:textId="77777777" w:rsidTr="0075644A">
        <w:trPr>
          <w:cantSplit/>
          <w:trHeight w:val="350"/>
        </w:trPr>
        <w:tc>
          <w:tcPr>
            <w:tcW w:w="2142" w:type="dxa"/>
            <w:shd w:val="clear" w:color="auto" w:fill="FFFFFF" w:themeFill="background1"/>
          </w:tcPr>
          <w:p w14:paraId="39E818BC" w14:textId="0AE87AE0" w:rsidR="0077279D" w:rsidRPr="00BF6D73" w:rsidRDefault="0077279D" w:rsidP="0077279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ETREN.PCS.02.00</w:t>
            </w:r>
            <w:r w:rsidR="00B82128">
              <w:rPr>
                <w:rFonts w:ascii="Calibri" w:hAnsi="Calibri" w:cs="Calibri"/>
                <w:color w:val="060808" w:themeColor="text1"/>
                <w:sz w:val="22"/>
                <w:szCs w:val="22"/>
              </w:rPr>
              <w:t>9</w:t>
            </w:r>
          </w:p>
        </w:tc>
        <w:tc>
          <w:tcPr>
            <w:tcW w:w="6773" w:type="dxa"/>
            <w:shd w:val="clear" w:color="auto" w:fill="FFFFFF" w:themeFill="background1"/>
          </w:tcPr>
          <w:p w14:paraId="1809C196" w14:textId="1C75EBB2" w:rsidR="0077279D" w:rsidRDefault="0077279D" w:rsidP="0077279D">
            <w:pPr>
              <w:rPr>
                <w:rFonts w:ascii="Calibri" w:hAnsi="Calibri" w:cs="Calibri"/>
                <w:sz w:val="22"/>
                <w:szCs w:val="22"/>
              </w:rPr>
            </w:pPr>
            <w:r>
              <w:rPr>
                <w:rFonts w:ascii="Calibri" w:hAnsi="Calibri" w:cs="Calibri"/>
                <w:sz w:val="22"/>
                <w:szCs w:val="22"/>
              </w:rPr>
              <w:t>The system shall perform in below order when the member (who was previously determined as qualified prior to any RFI verification (except SSN)) continues to meet Medicaid renewal criteria, and another additional member is newly identified as qualified</w:t>
            </w:r>
            <w:r w:rsidR="00392540">
              <w:rPr>
                <w:rFonts w:ascii="Calibri" w:hAnsi="Calibri" w:cs="Calibri"/>
                <w:sz w:val="22"/>
                <w:szCs w:val="22"/>
              </w:rPr>
              <w:t xml:space="preserve"> or impacted</w:t>
            </w:r>
            <w:r>
              <w:rPr>
                <w:rFonts w:ascii="Calibri" w:hAnsi="Calibri" w:cs="Calibri"/>
                <w:sz w:val="22"/>
                <w:szCs w:val="22"/>
              </w:rPr>
              <w:t xml:space="preserve"> as an outcome of </w:t>
            </w:r>
            <w:r w:rsidRPr="00BF6D73">
              <w:rPr>
                <w:rFonts w:ascii="Calibri" w:hAnsi="Calibri" w:cs="Calibri"/>
                <w:color w:val="060808" w:themeColor="text1"/>
                <w:sz w:val="22"/>
                <w:szCs w:val="22"/>
              </w:rPr>
              <w:t>ETREN.PCS.02.00</w:t>
            </w:r>
            <w:r>
              <w:rPr>
                <w:rFonts w:ascii="Calibri" w:hAnsi="Calibri" w:cs="Calibri"/>
                <w:color w:val="060808" w:themeColor="text1"/>
                <w:sz w:val="22"/>
                <w:szCs w:val="22"/>
              </w:rPr>
              <w:t>5</w:t>
            </w:r>
            <w:r>
              <w:rPr>
                <w:rFonts w:ascii="Calibri" w:hAnsi="Calibri" w:cs="Calibri"/>
                <w:sz w:val="22"/>
                <w:szCs w:val="22"/>
              </w:rPr>
              <w:t>.</w:t>
            </w:r>
          </w:p>
          <w:p w14:paraId="49545070" w14:textId="77777777" w:rsidR="0077279D" w:rsidRDefault="0077279D" w:rsidP="0077279D">
            <w:pPr>
              <w:rPr>
                <w:rFonts w:ascii="Calibri" w:hAnsi="Calibri" w:cs="Calibri"/>
                <w:sz w:val="22"/>
                <w:szCs w:val="22"/>
              </w:rPr>
            </w:pPr>
          </w:p>
          <w:p w14:paraId="429EB453" w14:textId="562E176C" w:rsidR="0077279D" w:rsidRDefault="0077279D" w:rsidP="00BD4032">
            <w:pPr>
              <w:pStyle w:val="ListParagraph"/>
              <w:numPr>
                <w:ilvl w:val="0"/>
                <w:numId w:val="52"/>
              </w:numPr>
              <w:rPr>
                <w:rFonts w:ascii="Calibri" w:hAnsi="Calibri" w:cs="Calibri"/>
                <w:sz w:val="22"/>
                <w:szCs w:val="22"/>
              </w:rPr>
            </w:pPr>
            <w:r>
              <w:rPr>
                <w:rFonts w:ascii="Calibri" w:hAnsi="Calibri" w:cs="Calibri"/>
                <w:sz w:val="22"/>
                <w:szCs w:val="22"/>
              </w:rPr>
              <w:t xml:space="preserve">Use the most recently determined eligibility—based on manual RFI verification— </w:t>
            </w:r>
            <w:r w:rsidRPr="00490309">
              <w:rPr>
                <w:rFonts w:ascii="Calibri" w:hAnsi="Calibri" w:cs="Calibri"/>
                <w:sz w:val="22"/>
                <w:szCs w:val="22"/>
              </w:rPr>
              <w:t>re-initiate the RRV Calls for the all the qualified and impacted members as per the existing rules</w:t>
            </w:r>
            <w:r w:rsidR="005C19FF">
              <w:rPr>
                <w:rFonts w:ascii="Calibri" w:hAnsi="Calibri" w:cs="Calibri"/>
                <w:sz w:val="22"/>
                <w:szCs w:val="22"/>
              </w:rPr>
              <w:t xml:space="preserve">, </w:t>
            </w:r>
            <w:r>
              <w:rPr>
                <w:rFonts w:ascii="Calibri" w:hAnsi="Calibri" w:cs="Calibri"/>
                <w:sz w:val="22"/>
                <w:szCs w:val="22"/>
              </w:rPr>
              <w:t xml:space="preserve"> perform reasonable compatibility checks using RRV rules </w:t>
            </w:r>
            <w:r w:rsidR="005C19FF">
              <w:rPr>
                <w:rFonts w:ascii="Calibri" w:hAnsi="Calibri" w:cs="Calibri"/>
                <w:sz w:val="22"/>
                <w:szCs w:val="22"/>
              </w:rPr>
              <w:t xml:space="preserve">(follow the regular </w:t>
            </w:r>
            <w:r w:rsidR="00C25156">
              <w:rPr>
                <w:rFonts w:ascii="Calibri" w:hAnsi="Calibri" w:cs="Calibri"/>
                <w:sz w:val="22"/>
                <w:szCs w:val="22"/>
              </w:rPr>
              <w:t xml:space="preserve">renewal batch to perform the compatibility) </w:t>
            </w:r>
            <w:r>
              <w:rPr>
                <w:rFonts w:ascii="Calibri" w:hAnsi="Calibri" w:cs="Calibri"/>
                <w:sz w:val="22"/>
                <w:szCs w:val="22"/>
              </w:rPr>
              <w:t>and create a new initial renewal eligibility.</w:t>
            </w:r>
          </w:p>
          <w:p w14:paraId="6DF67ED8" w14:textId="77777777" w:rsidR="00010A86" w:rsidRPr="00010A86" w:rsidRDefault="0077279D" w:rsidP="00BD4032">
            <w:pPr>
              <w:pStyle w:val="ListParagraph"/>
              <w:numPr>
                <w:ilvl w:val="0"/>
                <w:numId w:val="53"/>
              </w:numPr>
              <w:rPr>
                <w:rFonts w:ascii="Calibri" w:hAnsi="Calibri" w:cs="Calibri"/>
                <w:sz w:val="22"/>
                <w:szCs w:val="22"/>
              </w:rPr>
            </w:pPr>
            <w:r w:rsidRPr="00010A86">
              <w:rPr>
                <w:rFonts w:ascii="Calibri" w:hAnsi="Calibri" w:cs="Calibri"/>
                <w:sz w:val="22"/>
                <w:szCs w:val="22"/>
              </w:rPr>
              <w:t>If all the qualified member remains eligible for auto-renewal and none of the conditions that require generating a PPF or non-auto-renewal XML are met (including but not limited to -PB increase of $X or a PA decrease of $Y), the system shall auto-renew the application, generate the auto-renewal notice, and display a UI banner</w:t>
            </w:r>
            <w:r w:rsidR="00010A86" w:rsidRPr="00010A86">
              <w:rPr>
                <w:rFonts w:ascii="Calibri" w:hAnsi="Calibri" w:cs="Calibri"/>
                <w:sz w:val="22"/>
                <w:szCs w:val="22"/>
              </w:rPr>
              <w:t xml:space="preserve"> as mentioned as per logic ETREN.PCS.02.007 and ETREN.PCS.02.008 to indicate that auto-renewal has occurred.</w:t>
            </w:r>
          </w:p>
          <w:p w14:paraId="4AE55CC6" w14:textId="020DA17F" w:rsidR="0077279D" w:rsidRDefault="0077279D" w:rsidP="00BD4032">
            <w:pPr>
              <w:pStyle w:val="ListParagraph"/>
              <w:numPr>
                <w:ilvl w:val="0"/>
                <w:numId w:val="53"/>
              </w:numPr>
              <w:rPr>
                <w:rFonts w:ascii="Calibri" w:hAnsi="Calibri" w:cs="Calibri"/>
                <w:sz w:val="22"/>
                <w:szCs w:val="22"/>
              </w:rPr>
            </w:pPr>
            <w:r>
              <w:rPr>
                <w:rFonts w:ascii="Calibri" w:hAnsi="Calibri" w:cs="Calibri"/>
                <w:sz w:val="22"/>
                <w:szCs w:val="22"/>
              </w:rPr>
              <w:t xml:space="preserve">If the </w:t>
            </w:r>
            <w:r w:rsidR="00E03E1F">
              <w:rPr>
                <w:rFonts w:ascii="Calibri" w:hAnsi="Calibri" w:cs="Calibri"/>
                <w:sz w:val="22"/>
                <w:szCs w:val="22"/>
              </w:rPr>
              <w:t>s</w:t>
            </w:r>
            <w:r w:rsidR="00BC76CE">
              <w:rPr>
                <w:rFonts w:ascii="Calibri" w:hAnsi="Calibri" w:cs="Calibri"/>
                <w:sz w:val="22"/>
                <w:szCs w:val="22"/>
              </w:rPr>
              <w:t xml:space="preserve">ame </w:t>
            </w:r>
            <w:r>
              <w:rPr>
                <w:rFonts w:ascii="Calibri" w:hAnsi="Calibri" w:cs="Calibri"/>
                <w:sz w:val="22"/>
                <w:szCs w:val="22"/>
              </w:rPr>
              <w:t>qualified member (who was identified as qualified member in original initial renewal eligibility</w:t>
            </w:r>
            <w:r w:rsidR="00BC76CE">
              <w:rPr>
                <w:rFonts w:ascii="Calibri" w:hAnsi="Calibri" w:cs="Calibri"/>
                <w:sz w:val="22"/>
                <w:szCs w:val="22"/>
              </w:rPr>
              <w:t xml:space="preserve"> and were downgraded/terminated</w:t>
            </w:r>
            <w:r>
              <w:rPr>
                <w:rFonts w:ascii="Calibri" w:hAnsi="Calibri" w:cs="Calibri"/>
                <w:sz w:val="22"/>
                <w:szCs w:val="22"/>
              </w:rPr>
              <w:t>) cannot be auto-renewed, or if any conditions triggering PPF or non-auto-renewal XML generation are met (including but not limited to -PB increase of $X or PA decrease of $Y), the system shall:</w:t>
            </w:r>
          </w:p>
          <w:p w14:paraId="5C24E70D" w14:textId="414563B3" w:rsidR="0077279D" w:rsidRDefault="00AD5454" w:rsidP="00BD4032">
            <w:pPr>
              <w:pStyle w:val="ListParagraph"/>
              <w:numPr>
                <w:ilvl w:val="0"/>
                <w:numId w:val="54"/>
              </w:numPr>
              <w:rPr>
                <w:rFonts w:ascii="Calibri" w:hAnsi="Calibri" w:cs="Calibri"/>
                <w:sz w:val="22"/>
                <w:szCs w:val="22"/>
              </w:rPr>
            </w:pPr>
            <w:r>
              <w:rPr>
                <w:rFonts w:ascii="Calibri" w:hAnsi="Calibri" w:cs="Calibri"/>
                <w:sz w:val="22"/>
                <w:szCs w:val="22"/>
              </w:rPr>
              <w:t xml:space="preserve">Keep </w:t>
            </w:r>
            <w:r w:rsidR="0077279D">
              <w:rPr>
                <w:rFonts w:ascii="Calibri" w:hAnsi="Calibri" w:cs="Calibri"/>
                <w:sz w:val="22"/>
                <w:szCs w:val="22"/>
              </w:rPr>
              <w:t xml:space="preserve">the Medicaid renewal time clock </w:t>
            </w:r>
            <w:r>
              <w:rPr>
                <w:rFonts w:ascii="Calibri" w:hAnsi="Calibri" w:cs="Calibri"/>
                <w:sz w:val="22"/>
                <w:szCs w:val="22"/>
              </w:rPr>
              <w:t xml:space="preserve">running </w:t>
            </w:r>
            <w:r w:rsidR="0077279D">
              <w:rPr>
                <w:rFonts w:ascii="Calibri" w:hAnsi="Calibri" w:cs="Calibri"/>
                <w:sz w:val="22"/>
                <w:szCs w:val="22"/>
              </w:rPr>
              <w:t>for the remaining duration (i.e., total 45 days minus the days already consumed during the initial renewal eligibility period).</w:t>
            </w:r>
          </w:p>
          <w:p w14:paraId="3981E760" w14:textId="0EC0D6BC" w:rsidR="0077279D" w:rsidRDefault="0077279D" w:rsidP="00BD4032">
            <w:pPr>
              <w:pStyle w:val="ListParagraph"/>
              <w:numPr>
                <w:ilvl w:val="0"/>
                <w:numId w:val="54"/>
              </w:numPr>
              <w:rPr>
                <w:rFonts w:ascii="Calibri" w:hAnsi="Calibri" w:cs="Calibri"/>
                <w:sz w:val="22"/>
                <w:szCs w:val="22"/>
              </w:rPr>
            </w:pPr>
            <w:r>
              <w:rPr>
                <w:rFonts w:ascii="Calibri" w:hAnsi="Calibri" w:cs="Calibri"/>
                <w:sz w:val="22"/>
                <w:szCs w:val="22"/>
              </w:rPr>
              <w:t>Suppress the non-auto-renewal notice, as it was already issued during the original initial renewal eligibility determination.</w:t>
            </w:r>
          </w:p>
          <w:p w14:paraId="26C52F38" w14:textId="0901829D" w:rsidR="005675A6" w:rsidRDefault="005675A6" w:rsidP="005675A6">
            <w:pPr>
              <w:pStyle w:val="ListParagraph"/>
              <w:numPr>
                <w:ilvl w:val="0"/>
                <w:numId w:val="53"/>
              </w:numPr>
              <w:rPr>
                <w:rFonts w:ascii="Calibri" w:hAnsi="Calibri" w:cs="Calibri"/>
                <w:sz w:val="22"/>
                <w:szCs w:val="22"/>
              </w:rPr>
            </w:pPr>
            <w:r>
              <w:rPr>
                <w:rFonts w:ascii="Calibri" w:hAnsi="Calibri" w:cs="Calibri"/>
                <w:sz w:val="22"/>
                <w:szCs w:val="22"/>
              </w:rPr>
              <w:t xml:space="preserve">If the same qualified member (who was identified as qualified member in original initial renewal eligibility and were not downgraded/terminated) </w:t>
            </w:r>
            <w:r w:rsidR="00151CA7">
              <w:rPr>
                <w:rFonts w:ascii="Calibri" w:hAnsi="Calibri" w:cs="Calibri"/>
                <w:sz w:val="22"/>
                <w:szCs w:val="22"/>
              </w:rPr>
              <w:t>cannot</w:t>
            </w:r>
            <w:r>
              <w:rPr>
                <w:rFonts w:ascii="Calibri" w:hAnsi="Calibri" w:cs="Calibri"/>
                <w:sz w:val="22"/>
                <w:szCs w:val="22"/>
              </w:rPr>
              <w:t xml:space="preserve"> be </w:t>
            </w:r>
            <w:r w:rsidR="00124CDB">
              <w:rPr>
                <w:rFonts w:ascii="Calibri" w:hAnsi="Calibri" w:cs="Calibri"/>
                <w:sz w:val="22"/>
                <w:szCs w:val="22"/>
              </w:rPr>
              <w:t>auto renewed, the</w:t>
            </w:r>
            <w:r>
              <w:rPr>
                <w:rFonts w:ascii="Calibri" w:hAnsi="Calibri" w:cs="Calibri"/>
                <w:sz w:val="22"/>
                <w:szCs w:val="22"/>
              </w:rPr>
              <w:t xml:space="preserve"> system shall:</w:t>
            </w:r>
          </w:p>
          <w:p w14:paraId="75B13010" w14:textId="1E2BEE9E" w:rsidR="005675A6" w:rsidRDefault="00151CA7" w:rsidP="005675A6">
            <w:pPr>
              <w:pStyle w:val="ListParagraph"/>
              <w:numPr>
                <w:ilvl w:val="0"/>
                <w:numId w:val="54"/>
              </w:numPr>
              <w:rPr>
                <w:rFonts w:ascii="Calibri" w:hAnsi="Calibri" w:cs="Calibri"/>
                <w:sz w:val="22"/>
                <w:szCs w:val="22"/>
              </w:rPr>
            </w:pPr>
            <w:r>
              <w:rPr>
                <w:rFonts w:ascii="Calibri" w:hAnsi="Calibri" w:cs="Calibri"/>
                <w:sz w:val="22"/>
                <w:szCs w:val="22"/>
              </w:rPr>
              <w:t>Extend</w:t>
            </w:r>
            <w:r w:rsidR="005675A6">
              <w:rPr>
                <w:rFonts w:ascii="Calibri" w:hAnsi="Calibri" w:cs="Calibri"/>
                <w:sz w:val="22"/>
                <w:szCs w:val="22"/>
              </w:rPr>
              <w:t xml:space="preserve"> the Medicaid renewal time clock </w:t>
            </w:r>
            <w:r>
              <w:rPr>
                <w:rFonts w:ascii="Calibri" w:hAnsi="Calibri" w:cs="Calibri"/>
                <w:sz w:val="22"/>
                <w:szCs w:val="22"/>
              </w:rPr>
              <w:t xml:space="preserve">by </w:t>
            </w:r>
            <w:r w:rsidR="00C4150B">
              <w:rPr>
                <w:rFonts w:ascii="Calibri" w:hAnsi="Calibri" w:cs="Calibri"/>
                <w:sz w:val="22"/>
                <w:szCs w:val="22"/>
              </w:rPr>
              <w:t xml:space="preserve">Y </w:t>
            </w:r>
            <w:r w:rsidR="00124CDB">
              <w:rPr>
                <w:rFonts w:ascii="Calibri" w:hAnsi="Calibri" w:cs="Calibri"/>
                <w:sz w:val="22"/>
                <w:szCs w:val="22"/>
              </w:rPr>
              <w:t xml:space="preserve">days </w:t>
            </w:r>
            <w:r w:rsidR="00C4150B">
              <w:rPr>
                <w:rFonts w:ascii="Calibri" w:hAnsi="Calibri" w:cs="Calibri"/>
                <w:sz w:val="22"/>
                <w:szCs w:val="22"/>
              </w:rPr>
              <w:t>(</w:t>
            </w:r>
            <w:r w:rsidR="00124CDB">
              <w:rPr>
                <w:rFonts w:ascii="Calibri" w:hAnsi="Calibri" w:cs="Calibri"/>
                <w:sz w:val="22"/>
                <w:szCs w:val="22"/>
              </w:rPr>
              <w:t>default:</w:t>
            </w:r>
            <w:r w:rsidR="005675A6">
              <w:rPr>
                <w:rFonts w:ascii="Calibri" w:hAnsi="Calibri" w:cs="Calibri"/>
                <w:sz w:val="22"/>
                <w:szCs w:val="22"/>
              </w:rPr>
              <w:t xml:space="preserve"> 45 days</w:t>
            </w:r>
            <w:r w:rsidR="00C4150B">
              <w:rPr>
                <w:rFonts w:ascii="Calibri" w:hAnsi="Calibri" w:cs="Calibri"/>
                <w:sz w:val="22"/>
                <w:szCs w:val="22"/>
              </w:rPr>
              <w:t>)</w:t>
            </w:r>
            <w:r w:rsidR="00124CDB">
              <w:rPr>
                <w:rFonts w:ascii="Calibri" w:hAnsi="Calibri" w:cs="Calibri"/>
                <w:sz w:val="22"/>
                <w:szCs w:val="22"/>
              </w:rPr>
              <w:t>.</w:t>
            </w:r>
          </w:p>
          <w:p w14:paraId="298DC2E9" w14:textId="0947EE6D" w:rsidR="005675A6" w:rsidRDefault="00151CA7" w:rsidP="005675A6">
            <w:pPr>
              <w:pStyle w:val="ListParagraph"/>
              <w:numPr>
                <w:ilvl w:val="0"/>
                <w:numId w:val="54"/>
              </w:numPr>
              <w:rPr>
                <w:rFonts w:ascii="Calibri" w:hAnsi="Calibri" w:cs="Calibri"/>
                <w:sz w:val="22"/>
                <w:szCs w:val="22"/>
              </w:rPr>
            </w:pPr>
            <w:r>
              <w:rPr>
                <w:rFonts w:ascii="Calibri" w:hAnsi="Calibri" w:cs="Calibri"/>
                <w:sz w:val="22"/>
                <w:szCs w:val="22"/>
              </w:rPr>
              <w:t>Generate</w:t>
            </w:r>
            <w:r w:rsidR="005675A6">
              <w:rPr>
                <w:rFonts w:ascii="Calibri" w:hAnsi="Calibri" w:cs="Calibri"/>
                <w:sz w:val="22"/>
                <w:szCs w:val="22"/>
              </w:rPr>
              <w:t xml:space="preserve"> the </w:t>
            </w:r>
            <w:r w:rsidR="00124CDB">
              <w:rPr>
                <w:rFonts w:ascii="Calibri" w:hAnsi="Calibri" w:cs="Calibri"/>
                <w:sz w:val="22"/>
                <w:szCs w:val="22"/>
              </w:rPr>
              <w:t xml:space="preserve">new </w:t>
            </w:r>
            <w:r w:rsidR="005675A6">
              <w:rPr>
                <w:rFonts w:ascii="Calibri" w:hAnsi="Calibri" w:cs="Calibri"/>
                <w:sz w:val="22"/>
                <w:szCs w:val="22"/>
              </w:rPr>
              <w:t>non-auto-renewal notice, during th</w:t>
            </w:r>
            <w:r w:rsidR="00124CDB">
              <w:rPr>
                <w:rFonts w:ascii="Calibri" w:hAnsi="Calibri" w:cs="Calibri"/>
                <w:sz w:val="22"/>
                <w:szCs w:val="22"/>
              </w:rPr>
              <w:t xml:space="preserve">is </w:t>
            </w:r>
            <w:r w:rsidR="005675A6">
              <w:rPr>
                <w:rFonts w:ascii="Calibri" w:hAnsi="Calibri" w:cs="Calibri"/>
                <w:sz w:val="22"/>
                <w:szCs w:val="22"/>
              </w:rPr>
              <w:t>initial renewal eligibility determination.</w:t>
            </w:r>
          </w:p>
          <w:p w14:paraId="0F5EBCEF" w14:textId="77777777" w:rsidR="00106B42" w:rsidRPr="00106B42" w:rsidRDefault="00106B42" w:rsidP="00106B42">
            <w:pPr>
              <w:rPr>
                <w:rFonts w:ascii="Calibri" w:hAnsi="Calibri" w:cs="Calibri"/>
                <w:sz w:val="22"/>
                <w:szCs w:val="22"/>
              </w:rPr>
            </w:pPr>
          </w:p>
          <w:p w14:paraId="7A8F513E" w14:textId="0985BF75" w:rsidR="0077279D" w:rsidRDefault="0077279D" w:rsidP="00BD4032">
            <w:pPr>
              <w:pStyle w:val="ListParagraph"/>
              <w:numPr>
                <w:ilvl w:val="0"/>
                <w:numId w:val="53"/>
              </w:numPr>
              <w:rPr>
                <w:rFonts w:ascii="Calibri" w:hAnsi="Calibri" w:cs="Calibri"/>
                <w:sz w:val="22"/>
                <w:szCs w:val="22"/>
              </w:rPr>
            </w:pPr>
            <w:r>
              <w:rPr>
                <w:rFonts w:ascii="Calibri" w:hAnsi="Calibri" w:cs="Calibri"/>
                <w:sz w:val="22"/>
                <w:szCs w:val="22"/>
              </w:rPr>
              <w:lastRenderedPageBreak/>
              <w:t xml:space="preserve">If the newly qualified member (who was not identified as qualified member in original initial renewal eligibility) cannot be auto-renewed, or if any conditions triggering PPF or non-auto-renewal XML generation are met </w:t>
            </w:r>
            <w:r w:rsidR="0032786D">
              <w:rPr>
                <w:rFonts w:ascii="Calibri" w:hAnsi="Calibri" w:cs="Calibri"/>
                <w:sz w:val="22"/>
                <w:szCs w:val="22"/>
              </w:rPr>
              <w:t xml:space="preserve">in this determination which were not met earlier </w:t>
            </w:r>
            <w:r>
              <w:rPr>
                <w:rFonts w:ascii="Calibri" w:hAnsi="Calibri" w:cs="Calibri"/>
                <w:sz w:val="22"/>
                <w:szCs w:val="22"/>
              </w:rPr>
              <w:t>(including but not limited to -PB increase of $X or PA decrease of $Y), the system shall:</w:t>
            </w:r>
          </w:p>
          <w:p w14:paraId="672CB51A" w14:textId="33B6E18D" w:rsidR="0077279D" w:rsidRDefault="007E040D" w:rsidP="00BD4032">
            <w:pPr>
              <w:pStyle w:val="ListParagraph"/>
              <w:numPr>
                <w:ilvl w:val="0"/>
                <w:numId w:val="55"/>
              </w:numPr>
              <w:rPr>
                <w:rFonts w:ascii="Calibri" w:hAnsi="Calibri" w:cs="Calibri"/>
                <w:sz w:val="22"/>
                <w:szCs w:val="22"/>
              </w:rPr>
            </w:pPr>
            <w:r>
              <w:rPr>
                <w:rFonts w:ascii="Calibri" w:hAnsi="Calibri" w:cs="Calibri"/>
                <w:sz w:val="22"/>
                <w:szCs w:val="22"/>
              </w:rPr>
              <w:t xml:space="preserve">Extend the </w:t>
            </w:r>
            <w:r w:rsidR="0077279D">
              <w:rPr>
                <w:rFonts w:ascii="Calibri" w:hAnsi="Calibri" w:cs="Calibri"/>
                <w:sz w:val="22"/>
                <w:szCs w:val="22"/>
              </w:rPr>
              <w:t>Medicaid renewal time clock</w:t>
            </w:r>
            <w:r>
              <w:rPr>
                <w:rFonts w:ascii="Calibri" w:hAnsi="Calibri" w:cs="Calibri"/>
                <w:sz w:val="22"/>
                <w:szCs w:val="22"/>
              </w:rPr>
              <w:t xml:space="preserve"> by Y days (default :45 Days)</w:t>
            </w:r>
            <w:r w:rsidR="0077279D">
              <w:rPr>
                <w:rFonts w:ascii="Calibri" w:hAnsi="Calibri" w:cs="Calibri"/>
                <w:sz w:val="22"/>
                <w:szCs w:val="22"/>
              </w:rPr>
              <w:t>.</w:t>
            </w:r>
          </w:p>
          <w:p w14:paraId="392C90C5" w14:textId="36FC2152" w:rsidR="0077279D" w:rsidRDefault="0077279D" w:rsidP="00BD4032">
            <w:pPr>
              <w:pStyle w:val="ListParagraph"/>
              <w:numPr>
                <w:ilvl w:val="0"/>
                <w:numId w:val="55"/>
              </w:numPr>
              <w:rPr>
                <w:rFonts w:ascii="Calibri" w:hAnsi="Calibri" w:cs="Calibri"/>
                <w:sz w:val="22"/>
                <w:szCs w:val="22"/>
              </w:rPr>
            </w:pPr>
            <w:r>
              <w:rPr>
                <w:rFonts w:ascii="Calibri" w:hAnsi="Calibri" w:cs="Calibri"/>
                <w:sz w:val="22"/>
                <w:szCs w:val="22"/>
              </w:rPr>
              <w:t>Trigger a new non-auto-renewal notice XML with updated qualified member/discrepancy details.</w:t>
            </w:r>
          </w:p>
          <w:p w14:paraId="58049620" w14:textId="073B1C3C" w:rsidR="0077279D" w:rsidRPr="000B411D" w:rsidRDefault="0077279D" w:rsidP="00BD4032">
            <w:pPr>
              <w:pStyle w:val="ListParagraph"/>
              <w:numPr>
                <w:ilvl w:val="0"/>
                <w:numId w:val="55"/>
              </w:numPr>
            </w:pPr>
            <w:r w:rsidRPr="009A2B12">
              <w:rPr>
                <w:rFonts w:ascii="Calibri" w:hAnsi="Calibri" w:cs="Calibri"/>
                <w:sz w:val="22"/>
                <w:szCs w:val="22"/>
              </w:rPr>
              <w:t>Display the existing banner message with updated qualified member names</w:t>
            </w:r>
            <w:r w:rsidR="0054635A">
              <w:rPr>
                <w:rFonts w:ascii="Calibri" w:hAnsi="Calibri" w:cs="Calibri"/>
                <w:sz w:val="22"/>
                <w:szCs w:val="22"/>
              </w:rPr>
              <w:t xml:space="preserve"> </w:t>
            </w:r>
            <w:r w:rsidR="006D3336">
              <w:rPr>
                <w:rFonts w:ascii="Calibri" w:hAnsi="Calibri" w:cs="Calibri"/>
                <w:sz w:val="22"/>
                <w:szCs w:val="22"/>
              </w:rPr>
              <w:t>after</w:t>
            </w:r>
            <w:r w:rsidR="0054635A">
              <w:rPr>
                <w:rFonts w:ascii="Calibri" w:hAnsi="Calibri" w:cs="Calibri"/>
                <w:sz w:val="22"/>
                <w:szCs w:val="22"/>
              </w:rPr>
              <w:t xml:space="preserve"> the initial renewal eligibility </w:t>
            </w:r>
            <w:r w:rsidR="003803A9">
              <w:rPr>
                <w:rFonts w:ascii="Calibri" w:hAnsi="Calibri" w:cs="Calibri"/>
                <w:sz w:val="22"/>
                <w:szCs w:val="22"/>
              </w:rPr>
              <w:t xml:space="preserve">mentioned </w:t>
            </w:r>
            <w:r w:rsidR="00972B62">
              <w:rPr>
                <w:rFonts w:ascii="Calibri" w:hAnsi="Calibri" w:cs="Calibri"/>
                <w:sz w:val="22"/>
                <w:szCs w:val="22"/>
              </w:rPr>
              <w:t>in step#1</w:t>
            </w:r>
            <w:r w:rsidR="003803A9">
              <w:rPr>
                <w:rFonts w:ascii="Calibri" w:hAnsi="Calibri" w:cs="Calibri"/>
                <w:sz w:val="22"/>
                <w:szCs w:val="22"/>
              </w:rPr>
              <w:t xml:space="preserve"> is created</w:t>
            </w:r>
            <w:r w:rsidRPr="009A2B12">
              <w:rPr>
                <w:rFonts w:ascii="Calibri" w:hAnsi="Calibri" w:cs="Calibri"/>
                <w:sz w:val="22"/>
                <w:szCs w:val="22"/>
              </w:rPr>
              <w:t xml:space="preserve">. </w:t>
            </w:r>
          </w:p>
          <w:p w14:paraId="1EA201C5" w14:textId="77777777" w:rsidR="007B4DAE" w:rsidRDefault="00124CDB" w:rsidP="007B4DAE">
            <w:pPr>
              <w:pStyle w:val="ListParagraph"/>
              <w:numPr>
                <w:ilvl w:val="0"/>
                <w:numId w:val="52"/>
              </w:numPr>
              <w:rPr>
                <w:rFonts w:ascii="Calibri" w:hAnsi="Calibri" w:cs="Calibri"/>
                <w:sz w:val="22"/>
                <w:szCs w:val="22"/>
              </w:rPr>
            </w:pPr>
            <w:r w:rsidRPr="00124CDB">
              <w:rPr>
                <w:rFonts w:ascii="Calibri" w:hAnsi="Calibri" w:cs="Calibri"/>
                <w:sz w:val="22"/>
                <w:szCs w:val="22"/>
              </w:rPr>
              <w:t xml:space="preserve">Do not display the </w:t>
            </w:r>
            <w:r>
              <w:rPr>
                <w:rFonts w:ascii="Calibri" w:hAnsi="Calibri" w:cs="Calibri"/>
                <w:sz w:val="22"/>
                <w:szCs w:val="22"/>
              </w:rPr>
              <w:t xml:space="preserve">“complete renewal” </w:t>
            </w:r>
            <w:r w:rsidR="00776206">
              <w:rPr>
                <w:rFonts w:ascii="Calibri" w:hAnsi="Calibri" w:cs="Calibri"/>
                <w:sz w:val="22"/>
                <w:szCs w:val="22"/>
              </w:rPr>
              <w:t xml:space="preserve">option across portals until the new initial renewal </w:t>
            </w:r>
            <w:r w:rsidR="001D6AB3">
              <w:rPr>
                <w:rFonts w:ascii="Calibri" w:hAnsi="Calibri" w:cs="Calibri"/>
                <w:sz w:val="22"/>
                <w:szCs w:val="22"/>
              </w:rPr>
              <w:t xml:space="preserve">eligibility determination in step #1 </w:t>
            </w:r>
            <w:r w:rsidR="007B4DAE">
              <w:rPr>
                <w:rFonts w:ascii="Calibri" w:hAnsi="Calibri" w:cs="Calibri"/>
                <w:sz w:val="22"/>
                <w:szCs w:val="22"/>
              </w:rPr>
              <w:t xml:space="preserve">is </w:t>
            </w:r>
            <w:r w:rsidR="001D6AB3">
              <w:rPr>
                <w:rFonts w:ascii="Calibri" w:hAnsi="Calibri" w:cs="Calibri"/>
                <w:sz w:val="22"/>
                <w:szCs w:val="22"/>
              </w:rPr>
              <w:t>complete</w:t>
            </w:r>
            <w:r w:rsidR="007B4DAE">
              <w:rPr>
                <w:rFonts w:ascii="Calibri" w:hAnsi="Calibri" w:cs="Calibri"/>
                <w:sz w:val="22"/>
                <w:szCs w:val="22"/>
              </w:rPr>
              <w:t>d.</w:t>
            </w:r>
          </w:p>
          <w:p w14:paraId="7DBAA5BC" w14:textId="46FCA4BE" w:rsidR="007B4DAE" w:rsidRPr="007B4DAE" w:rsidRDefault="00486EEB" w:rsidP="007B4DAE">
            <w:pPr>
              <w:pStyle w:val="ListParagraph"/>
              <w:numPr>
                <w:ilvl w:val="0"/>
                <w:numId w:val="52"/>
              </w:numPr>
              <w:rPr>
                <w:rFonts w:ascii="Calibri" w:hAnsi="Calibri" w:cs="Calibri"/>
                <w:sz w:val="22"/>
                <w:szCs w:val="22"/>
              </w:rPr>
            </w:pPr>
            <w:r w:rsidRPr="00902B9F">
              <w:rPr>
                <w:rFonts w:ascii="Calibri" w:hAnsi="Calibri" w:cs="Calibri"/>
                <w:sz w:val="22"/>
                <w:szCs w:val="22"/>
              </w:rPr>
              <w:t>Displ</w:t>
            </w:r>
            <w:r w:rsidR="00BA0726" w:rsidRPr="00902B9F">
              <w:rPr>
                <w:rFonts w:ascii="Calibri" w:hAnsi="Calibri" w:cs="Calibri"/>
                <w:sz w:val="22"/>
                <w:szCs w:val="22"/>
              </w:rPr>
              <w:t xml:space="preserve">ay </w:t>
            </w:r>
            <w:r w:rsidR="00EB1293" w:rsidRPr="00902B9F">
              <w:rPr>
                <w:rFonts w:ascii="Calibri" w:hAnsi="Calibri" w:cs="Calibri"/>
                <w:sz w:val="22"/>
                <w:szCs w:val="22"/>
              </w:rPr>
              <w:t xml:space="preserve">an </w:t>
            </w:r>
            <w:r w:rsidR="00E10520" w:rsidRPr="00902B9F">
              <w:rPr>
                <w:rFonts w:ascii="Calibri" w:hAnsi="Calibri" w:cs="Calibri"/>
                <w:sz w:val="22"/>
                <w:szCs w:val="22"/>
              </w:rPr>
              <w:t>informational message on Account dashboard, Eligibilities and processes for account- &lt;name&gt;,’ Individual dashboard, Eligibility Application screen</w:t>
            </w:r>
            <w:r w:rsidR="00610160" w:rsidRPr="00902B9F">
              <w:rPr>
                <w:rFonts w:ascii="Calibri" w:hAnsi="Calibri" w:cs="Calibri"/>
                <w:sz w:val="22"/>
                <w:szCs w:val="22"/>
              </w:rPr>
              <w:t xml:space="preserve"> to convey that the Medicaid renewal</w:t>
            </w:r>
            <w:r w:rsidR="003B6022" w:rsidRPr="00902B9F">
              <w:rPr>
                <w:rFonts w:ascii="Calibri" w:hAnsi="Calibri" w:cs="Calibri"/>
                <w:sz w:val="22"/>
                <w:szCs w:val="22"/>
              </w:rPr>
              <w:t xml:space="preserve"> process</w:t>
            </w:r>
            <w:r w:rsidR="00610160" w:rsidRPr="00902B9F">
              <w:rPr>
                <w:rFonts w:ascii="Calibri" w:hAnsi="Calibri" w:cs="Calibri"/>
                <w:sz w:val="22"/>
                <w:szCs w:val="22"/>
              </w:rPr>
              <w:t xml:space="preserve"> is being reassessed due to RFI verification </w:t>
            </w:r>
            <w:r w:rsidR="007C028B" w:rsidRPr="00902B9F">
              <w:rPr>
                <w:rFonts w:ascii="Calibri" w:hAnsi="Calibri" w:cs="Calibri"/>
                <w:sz w:val="22"/>
                <w:szCs w:val="22"/>
              </w:rPr>
              <w:t xml:space="preserve">until </w:t>
            </w:r>
            <w:r w:rsidR="00D45C14" w:rsidRPr="00902B9F">
              <w:rPr>
                <w:rFonts w:ascii="Calibri" w:hAnsi="Calibri" w:cs="Calibri"/>
                <w:sz w:val="22"/>
                <w:szCs w:val="22"/>
              </w:rPr>
              <w:t xml:space="preserve">initial renewal </w:t>
            </w:r>
            <w:r w:rsidR="004675E8" w:rsidRPr="00902B9F">
              <w:rPr>
                <w:rFonts w:ascii="Calibri" w:hAnsi="Calibri" w:cs="Calibri"/>
                <w:sz w:val="22"/>
                <w:szCs w:val="22"/>
              </w:rPr>
              <w:t xml:space="preserve">eligibility determination </w:t>
            </w:r>
            <w:r w:rsidR="00372D7A" w:rsidRPr="00902B9F">
              <w:rPr>
                <w:rFonts w:ascii="Calibri" w:hAnsi="Calibri" w:cs="Calibri"/>
                <w:sz w:val="22"/>
                <w:szCs w:val="22"/>
              </w:rPr>
              <w:t xml:space="preserve">in step#1 is completed. </w:t>
            </w:r>
          </w:p>
        </w:tc>
      </w:tr>
      <w:tr w:rsidR="0077279D" w:rsidRPr="00973E39" w14:paraId="7A9ED1EB" w14:textId="77777777" w:rsidTr="003D1B19">
        <w:trPr>
          <w:cantSplit/>
          <w:trHeight w:val="350"/>
        </w:trPr>
        <w:tc>
          <w:tcPr>
            <w:tcW w:w="2142" w:type="dxa"/>
            <w:shd w:val="clear" w:color="auto" w:fill="FFFFFF" w:themeFill="background1"/>
          </w:tcPr>
          <w:p w14:paraId="50EB7CD3" w14:textId="30D00537" w:rsidR="0077279D" w:rsidRDefault="0077279D" w:rsidP="0077279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w:t>
            </w:r>
            <w:r w:rsidR="00B82128">
              <w:rPr>
                <w:rFonts w:ascii="Calibri" w:hAnsi="Calibri" w:cs="Calibri"/>
                <w:color w:val="060808" w:themeColor="text1"/>
                <w:sz w:val="22"/>
                <w:szCs w:val="22"/>
              </w:rPr>
              <w:t>10</w:t>
            </w:r>
          </w:p>
        </w:tc>
        <w:tc>
          <w:tcPr>
            <w:tcW w:w="6773" w:type="dxa"/>
            <w:shd w:val="clear" w:color="auto" w:fill="FFFFFF" w:themeFill="background1"/>
          </w:tcPr>
          <w:p w14:paraId="2BDEDF5B" w14:textId="6C7E7A03" w:rsidR="0077279D" w:rsidRPr="000F27E1" w:rsidRDefault="0077279D" w:rsidP="0077279D">
            <w:pPr>
              <w:rPr>
                <w:rFonts w:ascii="Calibri" w:hAnsi="Calibri" w:cs="Calibri"/>
                <w:sz w:val="22"/>
                <w:szCs w:val="22"/>
              </w:rPr>
            </w:pPr>
            <w:r w:rsidRPr="000F27E1">
              <w:rPr>
                <w:rFonts w:ascii="Calibri" w:hAnsi="Calibri" w:cs="Calibri"/>
                <w:sz w:val="22"/>
                <w:szCs w:val="22"/>
              </w:rPr>
              <w:t xml:space="preserve">The system shall perform the following actions in below order when the initial renewal eligibility </w:t>
            </w:r>
            <w:r w:rsidR="005F0ED6">
              <w:rPr>
                <w:rFonts w:ascii="Calibri" w:hAnsi="Calibri" w:cs="Calibri"/>
                <w:sz w:val="22"/>
                <w:szCs w:val="22"/>
              </w:rPr>
              <w:t xml:space="preserve">is </w:t>
            </w:r>
            <w:r w:rsidRPr="000F27E1">
              <w:rPr>
                <w:rFonts w:ascii="Calibri" w:hAnsi="Calibri" w:cs="Calibri"/>
                <w:sz w:val="22"/>
                <w:szCs w:val="22"/>
              </w:rPr>
              <w:t>created</w:t>
            </w:r>
            <w:r>
              <w:rPr>
                <w:rFonts w:ascii="Calibri" w:hAnsi="Calibri" w:cs="Calibri"/>
                <w:sz w:val="22"/>
                <w:szCs w:val="22"/>
              </w:rPr>
              <w:t xml:space="preserve"> (PPF sent for any qualified member)</w:t>
            </w:r>
            <w:r w:rsidRPr="000F27E1">
              <w:rPr>
                <w:rFonts w:ascii="Calibri" w:hAnsi="Calibri" w:cs="Calibri"/>
                <w:sz w:val="22"/>
                <w:szCs w:val="22"/>
              </w:rPr>
              <w:t>, and an agent portal user verifies an SSN RFI</w:t>
            </w:r>
            <w:r>
              <w:rPr>
                <w:rFonts w:ascii="Calibri" w:hAnsi="Calibri" w:cs="Calibri"/>
                <w:sz w:val="22"/>
                <w:szCs w:val="22"/>
              </w:rPr>
              <w:t xml:space="preserve"> </w:t>
            </w:r>
            <w:r w:rsidRPr="000F27E1">
              <w:rPr>
                <w:rFonts w:ascii="Calibri" w:hAnsi="Calibri" w:cs="Calibri"/>
                <w:sz w:val="22"/>
                <w:szCs w:val="22"/>
              </w:rPr>
              <w:t>for any member and completes the eligibility determination.</w:t>
            </w:r>
          </w:p>
          <w:p w14:paraId="202B8392" w14:textId="77777777" w:rsidR="0077279D" w:rsidRPr="000F27E1" w:rsidRDefault="0077279D" w:rsidP="0077279D">
            <w:pPr>
              <w:rPr>
                <w:rFonts w:ascii="Calibri" w:hAnsi="Calibri" w:cs="Calibri"/>
                <w:sz w:val="22"/>
                <w:szCs w:val="22"/>
              </w:rPr>
            </w:pPr>
          </w:p>
          <w:p w14:paraId="406345E4" w14:textId="77777777" w:rsidR="0077279D" w:rsidRPr="000F27E1" w:rsidRDefault="0077279D" w:rsidP="00AD5454">
            <w:pPr>
              <w:pStyle w:val="ListParagraph"/>
              <w:numPr>
                <w:ilvl w:val="0"/>
                <w:numId w:val="65"/>
              </w:numPr>
              <w:rPr>
                <w:rFonts w:ascii="Calibri" w:hAnsi="Calibri" w:cs="Calibri"/>
                <w:sz w:val="22"/>
                <w:szCs w:val="22"/>
              </w:rPr>
            </w:pPr>
            <w:r w:rsidRPr="000F27E1">
              <w:rPr>
                <w:rFonts w:ascii="Calibri" w:hAnsi="Calibri" w:cs="Calibri"/>
                <w:sz w:val="22"/>
                <w:szCs w:val="22"/>
              </w:rPr>
              <w:t>Redetermine the latest submitted eligibility and apply the manually verified data.</w:t>
            </w:r>
          </w:p>
          <w:p w14:paraId="3B7D0B1A" w14:textId="77777777" w:rsidR="0077279D" w:rsidRPr="000F27E1" w:rsidRDefault="0077279D" w:rsidP="00AD5454">
            <w:pPr>
              <w:pStyle w:val="ListParagraph"/>
              <w:numPr>
                <w:ilvl w:val="0"/>
                <w:numId w:val="65"/>
              </w:numPr>
              <w:rPr>
                <w:rFonts w:ascii="Calibri" w:hAnsi="Calibri" w:cs="Calibri"/>
                <w:sz w:val="22"/>
                <w:szCs w:val="22"/>
              </w:rPr>
            </w:pPr>
            <w:r w:rsidRPr="000F27E1">
              <w:rPr>
                <w:rFonts w:ascii="Calibri" w:hAnsi="Calibri" w:cs="Calibri"/>
                <w:sz w:val="22"/>
                <w:szCs w:val="22"/>
              </w:rPr>
              <w:t>Follow the existing rules for the downstream process (i.e., generate Medicaid eligibility notice Xml and other applicable notices, generate the MMIS, PA/PB calculations, generation of the 834 xml)</w:t>
            </w:r>
          </w:p>
          <w:p w14:paraId="471FC507" w14:textId="77777777" w:rsidR="0077279D" w:rsidRPr="000F27E1" w:rsidRDefault="0077279D" w:rsidP="00AD5454">
            <w:pPr>
              <w:pStyle w:val="ListParagraph"/>
              <w:numPr>
                <w:ilvl w:val="0"/>
                <w:numId w:val="65"/>
              </w:numPr>
              <w:rPr>
                <w:rFonts w:ascii="Calibri" w:hAnsi="Calibri" w:cs="Calibri"/>
                <w:sz w:val="22"/>
                <w:szCs w:val="22"/>
              </w:rPr>
            </w:pPr>
            <w:r w:rsidRPr="000F27E1">
              <w:rPr>
                <w:rFonts w:ascii="Calibri" w:hAnsi="Calibri" w:cs="Calibri"/>
                <w:sz w:val="22"/>
                <w:szCs w:val="22"/>
              </w:rPr>
              <w:t>Discard the original initial eligibility.</w:t>
            </w:r>
          </w:p>
          <w:p w14:paraId="28D67C8E" w14:textId="77777777" w:rsidR="0077279D" w:rsidRPr="000F27E1" w:rsidRDefault="0077279D" w:rsidP="00AD5454">
            <w:pPr>
              <w:pStyle w:val="ListParagraph"/>
              <w:numPr>
                <w:ilvl w:val="0"/>
                <w:numId w:val="65"/>
              </w:numPr>
              <w:rPr>
                <w:rFonts w:ascii="Calibri" w:hAnsi="Calibri" w:cs="Calibri"/>
                <w:sz w:val="22"/>
                <w:szCs w:val="22"/>
              </w:rPr>
            </w:pPr>
            <w:r w:rsidRPr="000F27E1">
              <w:rPr>
                <w:rFonts w:ascii="Calibri" w:hAnsi="Calibri" w:cs="Calibri"/>
                <w:sz w:val="22"/>
                <w:szCs w:val="22"/>
              </w:rPr>
              <w:t>Use the most recently determined eligibility—created through manual RFI verification in #1 above—to assess whether any member remains eligible for the Medicaid renewal process.</w:t>
            </w:r>
          </w:p>
          <w:p w14:paraId="75207E6B" w14:textId="77777777" w:rsidR="0077279D" w:rsidRDefault="0077279D" w:rsidP="0077279D">
            <w:pPr>
              <w:rPr>
                <w:rFonts w:ascii="Calibri" w:hAnsi="Calibri" w:cs="Calibri"/>
                <w:sz w:val="22"/>
                <w:szCs w:val="22"/>
              </w:rPr>
            </w:pPr>
          </w:p>
        </w:tc>
      </w:tr>
      <w:tr w:rsidR="0077279D" w:rsidRPr="00973E39" w14:paraId="017296B1" w14:textId="77777777" w:rsidTr="003D1B19">
        <w:trPr>
          <w:cantSplit/>
          <w:trHeight w:val="350"/>
        </w:trPr>
        <w:tc>
          <w:tcPr>
            <w:tcW w:w="2142" w:type="dxa"/>
            <w:shd w:val="clear" w:color="auto" w:fill="FFFFFF" w:themeFill="background1"/>
          </w:tcPr>
          <w:p w14:paraId="53501FC7" w14:textId="2F238B80" w:rsidR="0077279D" w:rsidRPr="00BF6D73" w:rsidRDefault="0077279D" w:rsidP="0077279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w:t>
            </w:r>
            <w:r w:rsidR="00B82128">
              <w:rPr>
                <w:rFonts w:ascii="Calibri" w:hAnsi="Calibri" w:cs="Calibri"/>
                <w:color w:val="060808" w:themeColor="text1"/>
                <w:sz w:val="22"/>
                <w:szCs w:val="22"/>
              </w:rPr>
              <w:t>11</w:t>
            </w:r>
          </w:p>
        </w:tc>
        <w:tc>
          <w:tcPr>
            <w:tcW w:w="6773" w:type="dxa"/>
            <w:shd w:val="clear" w:color="auto" w:fill="FFFFFF" w:themeFill="background1"/>
          </w:tcPr>
          <w:p w14:paraId="62A7FA14" w14:textId="1B1269A9" w:rsidR="0077279D" w:rsidRDefault="0077279D" w:rsidP="0077279D">
            <w:pPr>
              <w:rPr>
                <w:rFonts w:ascii="Calibri" w:hAnsi="Calibri" w:cs="Calibri"/>
                <w:sz w:val="22"/>
                <w:szCs w:val="22"/>
              </w:rPr>
            </w:pPr>
            <w:r>
              <w:rPr>
                <w:rFonts w:ascii="Calibri" w:hAnsi="Calibri" w:cs="Calibri"/>
                <w:sz w:val="22"/>
                <w:szCs w:val="22"/>
              </w:rPr>
              <w:t>The system shall perform the actions in below order when the member (who was previously determined as qualified prior to SSN RFI verification) continues to meet Medicaid renewal criteria, and no additional member is newly identified as qualified</w:t>
            </w:r>
            <w:r w:rsidR="00392540">
              <w:rPr>
                <w:rFonts w:ascii="Calibri" w:hAnsi="Calibri" w:cs="Calibri"/>
                <w:sz w:val="22"/>
                <w:szCs w:val="22"/>
              </w:rPr>
              <w:t xml:space="preserve"> or impacted</w:t>
            </w:r>
            <w:r>
              <w:rPr>
                <w:rFonts w:ascii="Calibri" w:hAnsi="Calibri" w:cs="Calibri"/>
                <w:sz w:val="22"/>
                <w:szCs w:val="22"/>
              </w:rPr>
              <w:t xml:space="preserve"> as an outcome of </w:t>
            </w:r>
            <w:r w:rsidRPr="00BF6D73">
              <w:rPr>
                <w:rFonts w:ascii="Calibri" w:hAnsi="Calibri" w:cs="Calibri"/>
                <w:color w:val="060808" w:themeColor="text1"/>
                <w:sz w:val="22"/>
                <w:szCs w:val="22"/>
              </w:rPr>
              <w:t>ETREN.PCS.02.0</w:t>
            </w:r>
            <w:r w:rsidR="00B82128">
              <w:rPr>
                <w:rFonts w:ascii="Calibri" w:hAnsi="Calibri" w:cs="Calibri"/>
                <w:color w:val="060808" w:themeColor="text1"/>
                <w:sz w:val="22"/>
                <w:szCs w:val="22"/>
              </w:rPr>
              <w:t>10</w:t>
            </w:r>
            <w:r>
              <w:rPr>
                <w:rFonts w:ascii="Calibri" w:hAnsi="Calibri" w:cs="Calibri"/>
                <w:sz w:val="22"/>
                <w:szCs w:val="22"/>
              </w:rPr>
              <w:t>.</w:t>
            </w:r>
          </w:p>
          <w:p w14:paraId="6131AEED" w14:textId="77777777" w:rsidR="0077279D" w:rsidRDefault="0077279D" w:rsidP="0077279D">
            <w:pPr>
              <w:rPr>
                <w:rFonts w:ascii="Calibri" w:hAnsi="Calibri" w:cs="Calibri"/>
                <w:sz w:val="22"/>
                <w:szCs w:val="22"/>
              </w:rPr>
            </w:pPr>
          </w:p>
          <w:p w14:paraId="6051F1A6" w14:textId="0C516BA0" w:rsidR="0077279D" w:rsidRDefault="0077279D" w:rsidP="00AD5454">
            <w:pPr>
              <w:pStyle w:val="ListParagraph"/>
              <w:numPr>
                <w:ilvl w:val="0"/>
                <w:numId w:val="66"/>
              </w:numPr>
              <w:rPr>
                <w:rFonts w:ascii="Calibri" w:hAnsi="Calibri" w:cs="Calibri"/>
                <w:sz w:val="22"/>
                <w:szCs w:val="22"/>
              </w:rPr>
            </w:pPr>
            <w:r>
              <w:rPr>
                <w:rFonts w:ascii="Calibri" w:hAnsi="Calibri" w:cs="Calibri"/>
                <w:sz w:val="22"/>
                <w:szCs w:val="22"/>
              </w:rPr>
              <w:t>Use the most recently determined eligibility—based on manual RFI verification—to reinitiate the hub service call for all applicable qualified and impacted members.</w:t>
            </w:r>
          </w:p>
          <w:p w14:paraId="4A1095E2" w14:textId="3F7944FD" w:rsidR="0077279D" w:rsidRDefault="0077279D" w:rsidP="00AD5454">
            <w:pPr>
              <w:pStyle w:val="ListParagraph"/>
              <w:numPr>
                <w:ilvl w:val="0"/>
                <w:numId w:val="66"/>
              </w:numPr>
              <w:rPr>
                <w:rFonts w:ascii="Calibri" w:hAnsi="Calibri" w:cs="Calibri"/>
                <w:sz w:val="22"/>
                <w:szCs w:val="22"/>
              </w:rPr>
            </w:pPr>
            <w:r>
              <w:rPr>
                <w:rFonts w:ascii="Calibri" w:hAnsi="Calibri" w:cs="Calibri"/>
                <w:sz w:val="22"/>
                <w:szCs w:val="22"/>
              </w:rPr>
              <w:t>Perform the reasonable compatibility checks using RRV rules to create a new initial renewal eligibility</w:t>
            </w:r>
            <w:r w:rsidR="00986A94">
              <w:rPr>
                <w:rFonts w:ascii="Calibri" w:hAnsi="Calibri" w:cs="Calibri"/>
                <w:sz w:val="22"/>
                <w:szCs w:val="22"/>
              </w:rPr>
              <w:t xml:space="preserve"> (follow the regular renewal batch to perform the compatibility)</w:t>
            </w:r>
            <w:r>
              <w:rPr>
                <w:rFonts w:ascii="Calibri" w:hAnsi="Calibri" w:cs="Calibri"/>
                <w:sz w:val="22"/>
                <w:szCs w:val="22"/>
              </w:rPr>
              <w:t>.</w:t>
            </w:r>
          </w:p>
          <w:p w14:paraId="7952EC7E" w14:textId="77777777" w:rsidR="0077279D" w:rsidRDefault="0077279D" w:rsidP="00AD5454">
            <w:pPr>
              <w:pStyle w:val="ListParagraph"/>
              <w:numPr>
                <w:ilvl w:val="0"/>
                <w:numId w:val="88"/>
              </w:numPr>
              <w:ind w:left="1354"/>
              <w:rPr>
                <w:rFonts w:ascii="Calibri" w:hAnsi="Calibri" w:cs="Calibri"/>
                <w:sz w:val="22"/>
                <w:szCs w:val="22"/>
              </w:rPr>
            </w:pPr>
            <w:r>
              <w:rPr>
                <w:rFonts w:ascii="Calibri" w:hAnsi="Calibri" w:cs="Calibri"/>
                <w:sz w:val="22"/>
                <w:szCs w:val="22"/>
              </w:rPr>
              <w:t>If the qualified member remains eligible for auto-renewal and none of the conditions that require generating a PPF or non-auto-renewal XML are met (including but not limited to -PB increase of $X or a PA decrease of $Y), the system shall auto-renew the application, generate the auto-renewal notice, and display a UI banner indicating that auto-renewal has occurred.</w:t>
            </w:r>
          </w:p>
          <w:p w14:paraId="7D47A577" w14:textId="77777777" w:rsidR="0077279D" w:rsidRDefault="0077279D" w:rsidP="00AD5454">
            <w:pPr>
              <w:pStyle w:val="ListParagraph"/>
              <w:numPr>
                <w:ilvl w:val="0"/>
                <w:numId w:val="88"/>
              </w:numPr>
              <w:ind w:left="1354"/>
              <w:rPr>
                <w:rFonts w:ascii="Calibri" w:hAnsi="Calibri" w:cs="Calibri"/>
                <w:sz w:val="22"/>
                <w:szCs w:val="22"/>
              </w:rPr>
            </w:pPr>
            <w:r>
              <w:rPr>
                <w:rFonts w:ascii="Calibri" w:hAnsi="Calibri" w:cs="Calibri"/>
                <w:sz w:val="22"/>
                <w:szCs w:val="22"/>
              </w:rPr>
              <w:t>If the qualified member cannot be auto-renewed, or if any conditions triggering PPF or non-auto-renewal XML generation are met (including but not limited to -PB increase of $X or PA decrease of $Y), the system shall:</w:t>
            </w:r>
          </w:p>
          <w:p w14:paraId="40A3C4A3" w14:textId="4B1BC27B" w:rsidR="0077279D" w:rsidRDefault="007E040D" w:rsidP="00AD5454">
            <w:pPr>
              <w:pStyle w:val="ListParagraph"/>
              <w:numPr>
                <w:ilvl w:val="0"/>
                <w:numId w:val="89"/>
              </w:numPr>
              <w:rPr>
                <w:rFonts w:ascii="Calibri" w:hAnsi="Calibri" w:cs="Calibri"/>
                <w:sz w:val="22"/>
                <w:szCs w:val="22"/>
              </w:rPr>
            </w:pPr>
            <w:r>
              <w:rPr>
                <w:rFonts w:ascii="Calibri" w:hAnsi="Calibri" w:cs="Calibri"/>
                <w:sz w:val="22"/>
                <w:szCs w:val="22"/>
              </w:rPr>
              <w:t xml:space="preserve">Keep </w:t>
            </w:r>
            <w:r w:rsidR="0077279D">
              <w:rPr>
                <w:rFonts w:ascii="Calibri" w:hAnsi="Calibri" w:cs="Calibri"/>
                <w:sz w:val="22"/>
                <w:szCs w:val="22"/>
              </w:rPr>
              <w:t xml:space="preserve">the Medicaid renewal time clock </w:t>
            </w:r>
            <w:r>
              <w:rPr>
                <w:rFonts w:ascii="Calibri" w:hAnsi="Calibri" w:cs="Calibri"/>
                <w:sz w:val="22"/>
                <w:szCs w:val="22"/>
              </w:rPr>
              <w:t xml:space="preserve">running </w:t>
            </w:r>
            <w:r w:rsidR="0077279D">
              <w:rPr>
                <w:rFonts w:ascii="Calibri" w:hAnsi="Calibri" w:cs="Calibri"/>
                <w:sz w:val="22"/>
                <w:szCs w:val="22"/>
              </w:rPr>
              <w:t>for the remaining duration (i.e., total 45 days minus the days already consumed during the initial renewal eligibility period).</w:t>
            </w:r>
          </w:p>
          <w:p w14:paraId="65BB652C" w14:textId="77777777" w:rsidR="0077279D" w:rsidRDefault="0077279D" w:rsidP="00AD5454">
            <w:pPr>
              <w:pStyle w:val="ListParagraph"/>
              <w:numPr>
                <w:ilvl w:val="0"/>
                <w:numId w:val="89"/>
              </w:numPr>
              <w:rPr>
                <w:rFonts w:ascii="Calibri" w:hAnsi="Calibri" w:cs="Calibri"/>
                <w:sz w:val="22"/>
                <w:szCs w:val="22"/>
              </w:rPr>
            </w:pPr>
            <w:r>
              <w:rPr>
                <w:rFonts w:ascii="Calibri" w:hAnsi="Calibri" w:cs="Calibri"/>
                <w:sz w:val="22"/>
                <w:szCs w:val="22"/>
              </w:rPr>
              <w:t>Suppress the non-auto-renewal notice, as it was already issued during the original initial renewal eligibility determination.</w:t>
            </w:r>
          </w:p>
          <w:p w14:paraId="67707BB8" w14:textId="00BE753B" w:rsidR="0052353E" w:rsidRDefault="0052353E" w:rsidP="00AD5454">
            <w:pPr>
              <w:pStyle w:val="ListParagraph"/>
              <w:numPr>
                <w:ilvl w:val="0"/>
                <w:numId w:val="88"/>
              </w:numPr>
              <w:ind w:left="1354"/>
              <w:rPr>
                <w:rFonts w:ascii="Calibri" w:hAnsi="Calibri" w:cs="Calibri"/>
                <w:sz w:val="22"/>
                <w:szCs w:val="22"/>
              </w:rPr>
            </w:pPr>
            <w:r>
              <w:rPr>
                <w:rFonts w:ascii="Calibri" w:hAnsi="Calibri" w:cs="Calibri"/>
                <w:sz w:val="22"/>
                <w:szCs w:val="22"/>
              </w:rPr>
              <w:t xml:space="preserve">If the same qualified member (who was identified as qualified member in original initial renewal eligibility and were </w:t>
            </w:r>
            <w:r w:rsidRPr="001E1032">
              <w:rPr>
                <w:rFonts w:ascii="Calibri" w:hAnsi="Calibri" w:cs="Calibri"/>
                <w:b/>
                <w:bCs/>
                <w:sz w:val="22"/>
                <w:szCs w:val="22"/>
              </w:rPr>
              <w:t>not</w:t>
            </w:r>
            <w:r>
              <w:rPr>
                <w:rFonts w:ascii="Calibri" w:hAnsi="Calibri" w:cs="Calibri"/>
                <w:sz w:val="22"/>
                <w:szCs w:val="22"/>
              </w:rPr>
              <w:t xml:space="preserve"> downgraded/terminated) cannot be auto renewed, the system shall:</w:t>
            </w:r>
          </w:p>
          <w:p w14:paraId="614733F5" w14:textId="77777777" w:rsidR="0052353E" w:rsidRDefault="0052353E" w:rsidP="00AD5454">
            <w:pPr>
              <w:pStyle w:val="ListParagraph"/>
              <w:numPr>
                <w:ilvl w:val="0"/>
                <w:numId w:val="90"/>
              </w:numPr>
              <w:rPr>
                <w:rFonts w:ascii="Calibri" w:hAnsi="Calibri" w:cs="Calibri"/>
                <w:sz w:val="22"/>
                <w:szCs w:val="22"/>
              </w:rPr>
            </w:pPr>
            <w:r>
              <w:rPr>
                <w:rFonts w:ascii="Calibri" w:hAnsi="Calibri" w:cs="Calibri"/>
                <w:sz w:val="22"/>
                <w:szCs w:val="22"/>
              </w:rPr>
              <w:t>Extend the Medicaid renewal time clock by Y days (default: 45 days).</w:t>
            </w:r>
          </w:p>
          <w:p w14:paraId="03A13059" w14:textId="77777777" w:rsidR="0052353E" w:rsidRDefault="0052353E" w:rsidP="00AD5454">
            <w:pPr>
              <w:pStyle w:val="ListParagraph"/>
              <w:numPr>
                <w:ilvl w:val="0"/>
                <w:numId w:val="90"/>
              </w:numPr>
              <w:rPr>
                <w:rFonts w:ascii="Calibri" w:hAnsi="Calibri" w:cs="Calibri"/>
                <w:sz w:val="22"/>
                <w:szCs w:val="22"/>
              </w:rPr>
            </w:pPr>
            <w:r>
              <w:rPr>
                <w:rFonts w:ascii="Calibri" w:hAnsi="Calibri" w:cs="Calibri"/>
                <w:sz w:val="22"/>
                <w:szCs w:val="22"/>
              </w:rPr>
              <w:t>Generate the new non-auto-renewal notice, during this initial renewal eligibility determination.</w:t>
            </w:r>
          </w:p>
          <w:p w14:paraId="208E66A5" w14:textId="77777777" w:rsidR="0052353E" w:rsidRPr="0052353E" w:rsidRDefault="0052353E" w:rsidP="0052353E">
            <w:pPr>
              <w:rPr>
                <w:rFonts w:ascii="Calibri" w:hAnsi="Calibri" w:cs="Calibri"/>
                <w:sz w:val="22"/>
                <w:szCs w:val="22"/>
              </w:rPr>
            </w:pPr>
          </w:p>
          <w:p w14:paraId="35E02AC5" w14:textId="055DCC1A" w:rsidR="006B4841" w:rsidRPr="006B4841" w:rsidRDefault="006B4841" w:rsidP="00AD5454">
            <w:pPr>
              <w:pStyle w:val="ListParagraph"/>
              <w:numPr>
                <w:ilvl w:val="0"/>
                <w:numId w:val="66"/>
              </w:numPr>
              <w:rPr>
                <w:rFonts w:ascii="Calibri" w:hAnsi="Calibri" w:cs="Calibri"/>
                <w:sz w:val="22"/>
                <w:szCs w:val="22"/>
              </w:rPr>
            </w:pPr>
            <w:r w:rsidRPr="006B4841">
              <w:rPr>
                <w:rFonts w:ascii="Calibri" w:hAnsi="Calibri" w:cs="Calibri"/>
                <w:sz w:val="22"/>
                <w:szCs w:val="22"/>
              </w:rPr>
              <w:t>Do not display the “complete renewal” option across portals until the new initial renewal eligibility determination in step #</w:t>
            </w:r>
            <w:r w:rsidR="001A0E9A">
              <w:rPr>
                <w:rFonts w:ascii="Calibri" w:hAnsi="Calibri" w:cs="Calibri"/>
                <w:sz w:val="22"/>
                <w:szCs w:val="22"/>
              </w:rPr>
              <w:t>2</w:t>
            </w:r>
            <w:r w:rsidRPr="006B4841">
              <w:rPr>
                <w:rFonts w:ascii="Calibri" w:hAnsi="Calibri" w:cs="Calibri"/>
                <w:sz w:val="22"/>
                <w:szCs w:val="22"/>
              </w:rPr>
              <w:t xml:space="preserve"> is completed.</w:t>
            </w:r>
          </w:p>
          <w:p w14:paraId="43DFF2CE" w14:textId="4F93DC95" w:rsidR="0077279D" w:rsidRPr="00FB0873" w:rsidRDefault="006B4841" w:rsidP="00AD5454">
            <w:pPr>
              <w:pStyle w:val="ListParagraph"/>
              <w:numPr>
                <w:ilvl w:val="0"/>
                <w:numId w:val="66"/>
              </w:numPr>
              <w:rPr>
                <w:rFonts w:ascii="Calibri" w:hAnsi="Calibri" w:cs="Calibri"/>
                <w:sz w:val="22"/>
                <w:szCs w:val="22"/>
              </w:rPr>
            </w:pPr>
            <w:r w:rsidRPr="00B25550">
              <w:rPr>
                <w:rFonts w:ascii="Calibri" w:hAnsi="Calibri" w:cs="Calibri"/>
                <w:sz w:val="22"/>
                <w:szCs w:val="22"/>
              </w:rPr>
              <w:lastRenderedPageBreak/>
              <w:t>Display an informational message on Account dashboard, Eligibilities and processes for account- &lt;name&gt;,’ Individual dashboard, Eligibility Application screen to convey that the Medicaid renewal process is being reassessed due to RFI verification until initial renewal eligibility determination in step#</w:t>
            </w:r>
            <w:r w:rsidR="001A0E9A" w:rsidRPr="00B25550">
              <w:rPr>
                <w:rFonts w:ascii="Calibri" w:hAnsi="Calibri" w:cs="Calibri"/>
                <w:sz w:val="22"/>
                <w:szCs w:val="22"/>
              </w:rPr>
              <w:t>2</w:t>
            </w:r>
            <w:r w:rsidRPr="00B25550">
              <w:rPr>
                <w:rFonts w:ascii="Calibri" w:hAnsi="Calibri" w:cs="Calibri"/>
                <w:sz w:val="22"/>
                <w:szCs w:val="22"/>
              </w:rPr>
              <w:t xml:space="preserve"> is completed.</w:t>
            </w:r>
          </w:p>
        </w:tc>
      </w:tr>
      <w:tr w:rsidR="0077279D" w:rsidRPr="00973E39" w14:paraId="05387B24" w14:textId="77777777" w:rsidTr="003D1B19">
        <w:trPr>
          <w:cantSplit/>
          <w:trHeight w:val="350"/>
        </w:trPr>
        <w:tc>
          <w:tcPr>
            <w:tcW w:w="2142" w:type="dxa"/>
            <w:shd w:val="clear" w:color="auto" w:fill="FFFFFF" w:themeFill="background1"/>
          </w:tcPr>
          <w:p w14:paraId="3DD92162" w14:textId="3A6B9002" w:rsidR="0077279D" w:rsidRPr="00BF6D73" w:rsidRDefault="0077279D" w:rsidP="0077279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w:t>
            </w:r>
            <w:r>
              <w:rPr>
                <w:rFonts w:ascii="Calibri" w:hAnsi="Calibri" w:cs="Calibri"/>
                <w:color w:val="060808" w:themeColor="text1"/>
                <w:sz w:val="22"/>
                <w:szCs w:val="22"/>
              </w:rPr>
              <w:t>1</w:t>
            </w:r>
            <w:r w:rsidR="00B82128">
              <w:rPr>
                <w:rFonts w:ascii="Calibri" w:hAnsi="Calibri" w:cs="Calibri"/>
                <w:color w:val="060808" w:themeColor="text1"/>
                <w:sz w:val="22"/>
                <w:szCs w:val="22"/>
              </w:rPr>
              <w:t>2</w:t>
            </w:r>
          </w:p>
        </w:tc>
        <w:tc>
          <w:tcPr>
            <w:tcW w:w="6773" w:type="dxa"/>
            <w:shd w:val="clear" w:color="auto" w:fill="FFFFFF" w:themeFill="background1"/>
          </w:tcPr>
          <w:p w14:paraId="0DE382ED" w14:textId="51F0C0CC" w:rsidR="0077279D" w:rsidRDefault="0077279D" w:rsidP="0077279D">
            <w:pPr>
              <w:rPr>
                <w:rFonts w:ascii="Calibri" w:hAnsi="Calibri" w:cs="Calibri"/>
                <w:sz w:val="22"/>
                <w:szCs w:val="22"/>
              </w:rPr>
            </w:pPr>
            <w:r>
              <w:rPr>
                <w:rFonts w:ascii="Calibri" w:hAnsi="Calibri" w:cs="Calibri"/>
                <w:sz w:val="22"/>
                <w:szCs w:val="22"/>
              </w:rPr>
              <w:t xml:space="preserve">The system shall perform the actions below order when the member (who was previously determined as qualified prior to </w:t>
            </w:r>
            <w:r w:rsidR="00B25550">
              <w:rPr>
                <w:rFonts w:ascii="Calibri" w:hAnsi="Calibri" w:cs="Calibri"/>
                <w:sz w:val="22"/>
                <w:szCs w:val="22"/>
              </w:rPr>
              <w:t xml:space="preserve">SSN </w:t>
            </w:r>
            <w:r>
              <w:rPr>
                <w:rFonts w:ascii="Calibri" w:hAnsi="Calibri" w:cs="Calibri"/>
                <w:sz w:val="22"/>
                <w:szCs w:val="22"/>
              </w:rPr>
              <w:t>RFI verification ) continues to meet Medicaid renewal criteria, and another additional member is newly identified as qualified</w:t>
            </w:r>
            <w:r w:rsidR="006E3665">
              <w:rPr>
                <w:rFonts w:ascii="Calibri" w:hAnsi="Calibri" w:cs="Calibri"/>
                <w:sz w:val="22"/>
                <w:szCs w:val="22"/>
              </w:rPr>
              <w:t xml:space="preserve"> or impacted</w:t>
            </w:r>
            <w:r>
              <w:rPr>
                <w:rFonts w:ascii="Calibri" w:hAnsi="Calibri" w:cs="Calibri"/>
                <w:sz w:val="22"/>
                <w:szCs w:val="22"/>
              </w:rPr>
              <w:t xml:space="preserve"> as an outcome of </w:t>
            </w:r>
            <w:r w:rsidRPr="00BF6D73">
              <w:rPr>
                <w:rFonts w:ascii="Calibri" w:hAnsi="Calibri" w:cs="Calibri"/>
                <w:color w:val="060808" w:themeColor="text1"/>
                <w:sz w:val="22"/>
                <w:szCs w:val="22"/>
              </w:rPr>
              <w:t>ETREN.PCS.02.0</w:t>
            </w:r>
            <w:r w:rsidR="00B82128">
              <w:rPr>
                <w:rFonts w:ascii="Calibri" w:hAnsi="Calibri" w:cs="Calibri"/>
                <w:color w:val="060808" w:themeColor="text1"/>
                <w:sz w:val="22"/>
                <w:szCs w:val="22"/>
              </w:rPr>
              <w:t>10</w:t>
            </w:r>
            <w:r>
              <w:rPr>
                <w:rFonts w:ascii="Calibri" w:hAnsi="Calibri" w:cs="Calibri"/>
                <w:sz w:val="22"/>
                <w:szCs w:val="22"/>
              </w:rPr>
              <w:t>.</w:t>
            </w:r>
          </w:p>
          <w:p w14:paraId="6C226702" w14:textId="77777777" w:rsidR="0077279D" w:rsidRDefault="0077279D" w:rsidP="0077279D">
            <w:pPr>
              <w:rPr>
                <w:rFonts w:ascii="Calibri" w:hAnsi="Calibri" w:cs="Calibri"/>
                <w:sz w:val="22"/>
                <w:szCs w:val="22"/>
              </w:rPr>
            </w:pPr>
          </w:p>
          <w:p w14:paraId="376F1FB0" w14:textId="77777777" w:rsidR="0077279D" w:rsidRDefault="0077279D" w:rsidP="00AD5454">
            <w:pPr>
              <w:pStyle w:val="ListParagraph"/>
              <w:numPr>
                <w:ilvl w:val="0"/>
                <w:numId w:val="67"/>
              </w:numPr>
              <w:rPr>
                <w:rFonts w:ascii="Calibri" w:hAnsi="Calibri" w:cs="Calibri"/>
                <w:sz w:val="22"/>
                <w:szCs w:val="22"/>
              </w:rPr>
            </w:pPr>
            <w:r>
              <w:rPr>
                <w:rFonts w:ascii="Calibri" w:hAnsi="Calibri" w:cs="Calibri"/>
                <w:sz w:val="22"/>
                <w:szCs w:val="22"/>
              </w:rPr>
              <w:t xml:space="preserve">Use the most recently determined eligibility—based on manual RFI verification— </w:t>
            </w:r>
            <w:r w:rsidRPr="00490309">
              <w:rPr>
                <w:rFonts w:ascii="Calibri" w:hAnsi="Calibri" w:cs="Calibri"/>
                <w:sz w:val="22"/>
                <w:szCs w:val="22"/>
              </w:rPr>
              <w:t>re-initiate the RRV Calls for the all the qualified and impacted members as per the existing rules</w:t>
            </w:r>
            <w:r>
              <w:rPr>
                <w:rFonts w:ascii="Calibri" w:hAnsi="Calibri" w:cs="Calibri"/>
                <w:sz w:val="22"/>
                <w:szCs w:val="22"/>
              </w:rPr>
              <w:t xml:space="preserve">, </w:t>
            </w:r>
          </w:p>
          <w:p w14:paraId="7ED6984E" w14:textId="6AFE2784" w:rsidR="0077279D" w:rsidRDefault="0077279D" w:rsidP="00AD5454">
            <w:pPr>
              <w:pStyle w:val="ListParagraph"/>
              <w:numPr>
                <w:ilvl w:val="0"/>
                <w:numId w:val="67"/>
              </w:numPr>
              <w:rPr>
                <w:rFonts w:ascii="Calibri" w:hAnsi="Calibri" w:cs="Calibri"/>
                <w:sz w:val="22"/>
                <w:szCs w:val="22"/>
              </w:rPr>
            </w:pPr>
            <w:r>
              <w:rPr>
                <w:rFonts w:ascii="Calibri" w:hAnsi="Calibri" w:cs="Calibri"/>
                <w:sz w:val="22"/>
                <w:szCs w:val="22"/>
              </w:rPr>
              <w:t>Perform reasonable compatibility checks using RRV rules and create a new initial renewal eligibility</w:t>
            </w:r>
            <w:r w:rsidR="00567630">
              <w:rPr>
                <w:rFonts w:ascii="Calibri" w:hAnsi="Calibri" w:cs="Calibri"/>
                <w:sz w:val="22"/>
                <w:szCs w:val="22"/>
              </w:rPr>
              <w:t xml:space="preserve"> (follow the regular renewal batch to perform the compatibility)</w:t>
            </w:r>
            <w:r>
              <w:rPr>
                <w:rFonts w:ascii="Calibri" w:hAnsi="Calibri" w:cs="Calibri"/>
                <w:sz w:val="22"/>
                <w:szCs w:val="22"/>
              </w:rPr>
              <w:t>.</w:t>
            </w:r>
          </w:p>
          <w:p w14:paraId="099DEDC9" w14:textId="77777777" w:rsidR="0077279D" w:rsidRDefault="0077279D" w:rsidP="00AD5454">
            <w:pPr>
              <w:pStyle w:val="ListParagraph"/>
              <w:numPr>
                <w:ilvl w:val="0"/>
                <w:numId w:val="68"/>
              </w:numPr>
              <w:rPr>
                <w:rFonts w:ascii="Calibri" w:hAnsi="Calibri" w:cs="Calibri"/>
                <w:sz w:val="22"/>
                <w:szCs w:val="22"/>
              </w:rPr>
            </w:pPr>
            <w:r>
              <w:rPr>
                <w:rFonts w:ascii="Calibri" w:hAnsi="Calibri" w:cs="Calibri"/>
                <w:sz w:val="22"/>
                <w:szCs w:val="22"/>
              </w:rPr>
              <w:t>If all the qualified member remains eligible for auto-renewal and none of the conditions that require generating a PPF or non-auto-renewal XML are met (including but not limited to -PB increase of $X or a PA decrease of $Y), the system shall auto-renew the application, generate the auto-renewal notice, and display a UI banner indicating that auto-renewal has occurred.</w:t>
            </w:r>
          </w:p>
          <w:p w14:paraId="0AB7FED5" w14:textId="4F3525DC" w:rsidR="0077279D" w:rsidRDefault="0077279D" w:rsidP="00AD5454">
            <w:pPr>
              <w:pStyle w:val="ListParagraph"/>
              <w:numPr>
                <w:ilvl w:val="0"/>
                <w:numId w:val="68"/>
              </w:numPr>
              <w:rPr>
                <w:rFonts w:ascii="Calibri" w:hAnsi="Calibri" w:cs="Calibri"/>
                <w:sz w:val="22"/>
                <w:szCs w:val="22"/>
              </w:rPr>
            </w:pPr>
            <w:r>
              <w:rPr>
                <w:rFonts w:ascii="Calibri" w:hAnsi="Calibri" w:cs="Calibri"/>
                <w:sz w:val="22"/>
                <w:szCs w:val="22"/>
              </w:rPr>
              <w:t>If only the qualified member (who was identified as qualified member in original initial renewal eligibility</w:t>
            </w:r>
            <w:r w:rsidR="00567630">
              <w:rPr>
                <w:rFonts w:ascii="Calibri" w:hAnsi="Calibri" w:cs="Calibri"/>
                <w:sz w:val="22"/>
                <w:szCs w:val="22"/>
              </w:rPr>
              <w:t xml:space="preserve"> and were downgraded/terminated</w:t>
            </w:r>
            <w:r>
              <w:rPr>
                <w:rFonts w:ascii="Calibri" w:hAnsi="Calibri" w:cs="Calibri"/>
                <w:sz w:val="22"/>
                <w:szCs w:val="22"/>
              </w:rPr>
              <w:t>) cannot be auto-renewed, or if any conditions triggering PPF or non-auto-renewal XML generation are met (including but not limited to -PB increase of $X or PA decrease of $Y), the system shall:</w:t>
            </w:r>
          </w:p>
          <w:p w14:paraId="4FB7D771" w14:textId="1C212369" w:rsidR="0077279D" w:rsidRDefault="004E3405" w:rsidP="00AD5454">
            <w:pPr>
              <w:pStyle w:val="ListParagraph"/>
              <w:numPr>
                <w:ilvl w:val="0"/>
                <w:numId w:val="91"/>
              </w:numPr>
              <w:rPr>
                <w:rFonts w:ascii="Calibri" w:hAnsi="Calibri" w:cs="Calibri"/>
                <w:sz w:val="22"/>
                <w:szCs w:val="22"/>
              </w:rPr>
            </w:pPr>
            <w:r>
              <w:rPr>
                <w:rFonts w:ascii="Calibri" w:hAnsi="Calibri" w:cs="Calibri"/>
                <w:sz w:val="22"/>
                <w:szCs w:val="22"/>
              </w:rPr>
              <w:t xml:space="preserve">Keep </w:t>
            </w:r>
            <w:r w:rsidR="0077279D">
              <w:rPr>
                <w:rFonts w:ascii="Calibri" w:hAnsi="Calibri" w:cs="Calibri"/>
                <w:sz w:val="22"/>
                <w:szCs w:val="22"/>
              </w:rPr>
              <w:t xml:space="preserve">the Medicaid renewal time clock </w:t>
            </w:r>
            <w:r>
              <w:rPr>
                <w:rFonts w:ascii="Calibri" w:hAnsi="Calibri" w:cs="Calibri"/>
                <w:sz w:val="22"/>
                <w:szCs w:val="22"/>
              </w:rPr>
              <w:t xml:space="preserve">running </w:t>
            </w:r>
            <w:r w:rsidR="0077279D">
              <w:rPr>
                <w:rFonts w:ascii="Calibri" w:hAnsi="Calibri" w:cs="Calibri"/>
                <w:sz w:val="22"/>
                <w:szCs w:val="22"/>
              </w:rPr>
              <w:t>for the remaining duration (i.e., total 45 days minus the days already consumed during the initial renewal eligibility period).</w:t>
            </w:r>
          </w:p>
          <w:p w14:paraId="5AD0EE61" w14:textId="77777777" w:rsidR="0077279D" w:rsidRDefault="0077279D" w:rsidP="00AD5454">
            <w:pPr>
              <w:pStyle w:val="ListParagraph"/>
              <w:numPr>
                <w:ilvl w:val="0"/>
                <w:numId w:val="91"/>
              </w:numPr>
              <w:rPr>
                <w:rFonts w:ascii="Calibri" w:hAnsi="Calibri" w:cs="Calibri"/>
                <w:sz w:val="22"/>
                <w:szCs w:val="22"/>
              </w:rPr>
            </w:pPr>
            <w:r>
              <w:rPr>
                <w:rFonts w:ascii="Calibri" w:hAnsi="Calibri" w:cs="Calibri"/>
                <w:sz w:val="22"/>
                <w:szCs w:val="22"/>
              </w:rPr>
              <w:t>Suppress the non-auto-renewal notice, as it was already issued during the original initial renewal eligibility determination.</w:t>
            </w:r>
          </w:p>
          <w:p w14:paraId="2C54603A" w14:textId="374551DC" w:rsidR="004F24B8" w:rsidRDefault="004F24B8" w:rsidP="00AD5454">
            <w:pPr>
              <w:pStyle w:val="ListParagraph"/>
              <w:numPr>
                <w:ilvl w:val="0"/>
                <w:numId w:val="68"/>
              </w:numPr>
              <w:rPr>
                <w:rFonts w:ascii="Calibri" w:hAnsi="Calibri" w:cs="Calibri"/>
                <w:sz w:val="22"/>
                <w:szCs w:val="22"/>
              </w:rPr>
            </w:pPr>
            <w:r>
              <w:rPr>
                <w:rFonts w:ascii="Calibri" w:hAnsi="Calibri" w:cs="Calibri"/>
                <w:sz w:val="22"/>
                <w:szCs w:val="22"/>
              </w:rPr>
              <w:t xml:space="preserve">If the same qualified member (who was identified as qualified member in original initial renewal eligibility and were </w:t>
            </w:r>
            <w:r w:rsidRPr="004F24B8">
              <w:rPr>
                <w:rFonts w:ascii="Calibri" w:hAnsi="Calibri" w:cs="Calibri"/>
                <w:sz w:val="22"/>
                <w:szCs w:val="22"/>
              </w:rPr>
              <w:t>not</w:t>
            </w:r>
            <w:r>
              <w:rPr>
                <w:rFonts w:ascii="Calibri" w:hAnsi="Calibri" w:cs="Calibri"/>
                <w:sz w:val="22"/>
                <w:szCs w:val="22"/>
              </w:rPr>
              <w:t xml:space="preserve"> downgraded/terminated) cannot be auto renewed, the system shall:</w:t>
            </w:r>
          </w:p>
          <w:p w14:paraId="3BFC5508" w14:textId="77777777" w:rsidR="004F24B8" w:rsidRDefault="004F24B8" w:rsidP="00AD5454">
            <w:pPr>
              <w:pStyle w:val="ListParagraph"/>
              <w:numPr>
                <w:ilvl w:val="0"/>
                <w:numId w:val="92"/>
              </w:numPr>
              <w:rPr>
                <w:rFonts w:ascii="Calibri" w:hAnsi="Calibri" w:cs="Calibri"/>
                <w:sz w:val="22"/>
                <w:szCs w:val="22"/>
              </w:rPr>
            </w:pPr>
            <w:r>
              <w:rPr>
                <w:rFonts w:ascii="Calibri" w:hAnsi="Calibri" w:cs="Calibri"/>
                <w:sz w:val="22"/>
                <w:szCs w:val="22"/>
              </w:rPr>
              <w:t>Extend the Medicaid renewal time clock by Y days (default: 45 days).</w:t>
            </w:r>
          </w:p>
          <w:p w14:paraId="5A56E414" w14:textId="77777777" w:rsidR="004F24B8" w:rsidRDefault="004F24B8" w:rsidP="00AD5454">
            <w:pPr>
              <w:pStyle w:val="ListParagraph"/>
              <w:numPr>
                <w:ilvl w:val="0"/>
                <w:numId w:val="92"/>
              </w:numPr>
              <w:rPr>
                <w:rFonts w:ascii="Calibri" w:hAnsi="Calibri" w:cs="Calibri"/>
                <w:sz w:val="22"/>
                <w:szCs w:val="22"/>
              </w:rPr>
            </w:pPr>
            <w:r>
              <w:rPr>
                <w:rFonts w:ascii="Calibri" w:hAnsi="Calibri" w:cs="Calibri"/>
                <w:sz w:val="22"/>
                <w:szCs w:val="22"/>
              </w:rPr>
              <w:t>Generate the new non-auto-renewal notice, during this initial renewal eligibility determination.</w:t>
            </w:r>
          </w:p>
          <w:p w14:paraId="1C55E166" w14:textId="30E734AA" w:rsidR="0077279D" w:rsidRDefault="0077279D" w:rsidP="00AD5454">
            <w:pPr>
              <w:pStyle w:val="ListParagraph"/>
              <w:numPr>
                <w:ilvl w:val="0"/>
                <w:numId w:val="68"/>
              </w:numPr>
              <w:rPr>
                <w:rFonts w:ascii="Calibri" w:hAnsi="Calibri" w:cs="Calibri"/>
                <w:sz w:val="22"/>
                <w:szCs w:val="22"/>
              </w:rPr>
            </w:pPr>
            <w:r>
              <w:rPr>
                <w:rFonts w:ascii="Calibri" w:hAnsi="Calibri" w:cs="Calibri"/>
                <w:sz w:val="22"/>
                <w:szCs w:val="22"/>
              </w:rPr>
              <w:t xml:space="preserve">If the newly qualified member (who was not identified as qualified member in original initial renewal eligibility) </w:t>
            </w:r>
            <w:r>
              <w:rPr>
                <w:rFonts w:ascii="Calibri" w:hAnsi="Calibri" w:cs="Calibri"/>
                <w:sz w:val="22"/>
                <w:szCs w:val="22"/>
              </w:rPr>
              <w:lastRenderedPageBreak/>
              <w:t xml:space="preserve">cannot be auto-renewed, or if any conditions triggering PPF or non-auto-renewal XML generation </w:t>
            </w:r>
            <w:r w:rsidR="00AB00B8">
              <w:rPr>
                <w:rFonts w:ascii="Calibri" w:hAnsi="Calibri" w:cs="Calibri"/>
                <w:sz w:val="22"/>
                <w:szCs w:val="22"/>
              </w:rPr>
              <w:t xml:space="preserve">are met in this determination which were not met earlier </w:t>
            </w:r>
            <w:r>
              <w:rPr>
                <w:rFonts w:ascii="Calibri" w:hAnsi="Calibri" w:cs="Calibri"/>
                <w:sz w:val="22"/>
                <w:szCs w:val="22"/>
              </w:rPr>
              <w:t>(including but not limited to -PB increase of $X or PA decrease of $Y), the system shall:</w:t>
            </w:r>
          </w:p>
          <w:p w14:paraId="25B4B796" w14:textId="0BDA93EC" w:rsidR="0077279D" w:rsidRDefault="00F239A1" w:rsidP="00AD5454">
            <w:pPr>
              <w:pStyle w:val="ListParagraph"/>
              <w:numPr>
                <w:ilvl w:val="0"/>
                <w:numId w:val="93"/>
              </w:numPr>
              <w:rPr>
                <w:rFonts w:ascii="Calibri" w:hAnsi="Calibri" w:cs="Calibri"/>
                <w:sz w:val="22"/>
                <w:szCs w:val="22"/>
              </w:rPr>
            </w:pPr>
            <w:r>
              <w:rPr>
                <w:rFonts w:ascii="Calibri" w:hAnsi="Calibri" w:cs="Calibri"/>
                <w:sz w:val="22"/>
                <w:szCs w:val="22"/>
              </w:rPr>
              <w:t xml:space="preserve">Extend the </w:t>
            </w:r>
            <w:r w:rsidR="0077279D">
              <w:rPr>
                <w:rFonts w:ascii="Calibri" w:hAnsi="Calibri" w:cs="Calibri"/>
                <w:sz w:val="22"/>
                <w:szCs w:val="22"/>
              </w:rPr>
              <w:t>Medicaid renewal time clock</w:t>
            </w:r>
            <w:r>
              <w:rPr>
                <w:rFonts w:ascii="Calibri" w:hAnsi="Calibri" w:cs="Calibri"/>
                <w:sz w:val="22"/>
                <w:szCs w:val="22"/>
              </w:rPr>
              <w:t xml:space="preserve"> by Y days (default 45 days)</w:t>
            </w:r>
            <w:r w:rsidR="0077279D">
              <w:rPr>
                <w:rFonts w:ascii="Calibri" w:hAnsi="Calibri" w:cs="Calibri"/>
                <w:sz w:val="22"/>
                <w:szCs w:val="22"/>
              </w:rPr>
              <w:t>.</w:t>
            </w:r>
          </w:p>
          <w:p w14:paraId="55451414" w14:textId="77777777" w:rsidR="0077279D" w:rsidRDefault="0077279D" w:rsidP="00AD5454">
            <w:pPr>
              <w:pStyle w:val="ListParagraph"/>
              <w:numPr>
                <w:ilvl w:val="0"/>
                <w:numId w:val="93"/>
              </w:numPr>
              <w:rPr>
                <w:rFonts w:ascii="Calibri" w:hAnsi="Calibri" w:cs="Calibri"/>
                <w:sz w:val="22"/>
                <w:szCs w:val="22"/>
              </w:rPr>
            </w:pPr>
            <w:r>
              <w:rPr>
                <w:rFonts w:ascii="Calibri" w:hAnsi="Calibri" w:cs="Calibri"/>
                <w:sz w:val="22"/>
                <w:szCs w:val="22"/>
              </w:rPr>
              <w:t>Trigger a new non-auto-renewal notice XML with updated qualified member/discrepancy details.</w:t>
            </w:r>
          </w:p>
          <w:p w14:paraId="67E627DA" w14:textId="6119BDCE" w:rsidR="00CE7CE1" w:rsidRPr="00CE7CE1" w:rsidRDefault="00CE7CE1" w:rsidP="00AD5454">
            <w:pPr>
              <w:pStyle w:val="ListParagraph"/>
              <w:numPr>
                <w:ilvl w:val="0"/>
                <w:numId w:val="93"/>
              </w:numPr>
              <w:rPr>
                <w:rFonts w:ascii="Calibri" w:hAnsi="Calibri" w:cs="Calibri"/>
                <w:sz w:val="22"/>
                <w:szCs w:val="22"/>
              </w:rPr>
            </w:pPr>
            <w:r w:rsidRPr="00CE7CE1">
              <w:rPr>
                <w:rFonts w:ascii="Calibri" w:hAnsi="Calibri" w:cs="Calibri"/>
                <w:sz w:val="22"/>
                <w:szCs w:val="22"/>
              </w:rPr>
              <w:t>Display the existing banner message with updated qualified member names after the initial renewal eligibility mentioned in step#</w:t>
            </w:r>
            <w:r>
              <w:rPr>
                <w:rFonts w:ascii="Calibri" w:hAnsi="Calibri" w:cs="Calibri"/>
                <w:sz w:val="22"/>
                <w:szCs w:val="22"/>
              </w:rPr>
              <w:t>2</w:t>
            </w:r>
            <w:r w:rsidRPr="00CE7CE1">
              <w:rPr>
                <w:rFonts w:ascii="Calibri" w:hAnsi="Calibri" w:cs="Calibri"/>
                <w:sz w:val="22"/>
                <w:szCs w:val="22"/>
              </w:rPr>
              <w:t xml:space="preserve"> is created. </w:t>
            </w:r>
          </w:p>
          <w:p w14:paraId="75AE0ED4" w14:textId="0393CCF6" w:rsidR="00735D52" w:rsidRDefault="00735D52" w:rsidP="00CE7CE1">
            <w:pPr>
              <w:pStyle w:val="ListParagraph"/>
              <w:ind w:left="2160"/>
              <w:rPr>
                <w:rFonts w:ascii="Calibri" w:hAnsi="Calibri" w:cs="Calibri"/>
                <w:sz w:val="22"/>
                <w:szCs w:val="22"/>
              </w:rPr>
            </w:pPr>
          </w:p>
          <w:p w14:paraId="4FA2BC2F" w14:textId="65EEBC72" w:rsidR="00977785" w:rsidRPr="003D23D1" w:rsidRDefault="00977785" w:rsidP="00AD5454">
            <w:pPr>
              <w:pStyle w:val="ListParagraph"/>
              <w:numPr>
                <w:ilvl w:val="0"/>
                <w:numId w:val="67"/>
              </w:numPr>
              <w:rPr>
                <w:rFonts w:ascii="Calibri" w:hAnsi="Calibri" w:cs="Calibri"/>
                <w:sz w:val="22"/>
                <w:szCs w:val="22"/>
              </w:rPr>
            </w:pPr>
            <w:r w:rsidRPr="003D23D1">
              <w:rPr>
                <w:rFonts w:ascii="Calibri" w:hAnsi="Calibri" w:cs="Calibri"/>
                <w:sz w:val="22"/>
                <w:szCs w:val="22"/>
              </w:rPr>
              <w:t>Do not display the “complete renewal” option across portals until the new initial renewal eligibility determination in step #</w:t>
            </w:r>
            <w:r w:rsidR="003D23D1">
              <w:rPr>
                <w:rFonts w:ascii="Calibri" w:hAnsi="Calibri" w:cs="Calibri"/>
                <w:sz w:val="22"/>
                <w:szCs w:val="22"/>
              </w:rPr>
              <w:t>2</w:t>
            </w:r>
            <w:r w:rsidRPr="003D23D1">
              <w:rPr>
                <w:rFonts w:ascii="Calibri" w:hAnsi="Calibri" w:cs="Calibri"/>
                <w:sz w:val="22"/>
                <w:szCs w:val="22"/>
              </w:rPr>
              <w:t xml:space="preserve"> is completed.</w:t>
            </w:r>
          </w:p>
          <w:p w14:paraId="4DE27F3F" w14:textId="57EA5E34" w:rsidR="00977785" w:rsidRPr="003D23D1" w:rsidRDefault="00977785" w:rsidP="00AD5454">
            <w:pPr>
              <w:pStyle w:val="ListParagraph"/>
              <w:numPr>
                <w:ilvl w:val="0"/>
                <w:numId w:val="67"/>
              </w:numPr>
              <w:rPr>
                <w:rFonts w:ascii="Calibri" w:hAnsi="Calibri" w:cs="Calibri"/>
                <w:sz w:val="22"/>
                <w:szCs w:val="22"/>
              </w:rPr>
            </w:pPr>
            <w:r w:rsidRPr="0063503F">
              <w:rPr>
                <w:rFonts w:ascii="Calibri" w:hAnsi="Calibri" w:cs="Calibri"/>
                <w:sz w:val="22"/>
                <w:szCs w:val="22"/>
              </w:rPr>
              <w:t>Display an informational message on Account dashboard, Eligibilities and processes for account- &lt;name&gt;,’ Individual dashboard, Eligibility Application screen to convey that the Medicaid renewal process is being reassessed due to RFI verification until initial renewal eligibility determination in step# is completed.</w:t>
            </w:r>
          </w:p>
        </w:tc>
      </w:tr>
      <w:tr w:rsidR="0077279D" w:rsidRPr="00973E39" w14:paraId="0E43111A" w14:textId="77777777" w:rsidTr="003D1B19">
        <w:trPr>
          <w:cantSplit/>
          <w:trHeight w:val="350"/>
        </w:trPr>
        <w:tc>
          <w:tcPr>
            <w:tcW w:w="2142" w:type="dxa"/>
            <w:shd w:val="clear" w:color="auto" w:fill="FFFFFF" w:themeFill="background1"/>
          </w:tcPr>
          <w:p w14:paraId="2EA31BE1" w14:textId="655C7066" w:rsidR="0077279D" w:rsidRPr="00BF6D73" w:rsidRDefault="0077279D" w:rsidP="0077279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w:t>
            </w:r>
            <w:r>
              <w:rPr>
                <w:rFonts w:ascii="Calibri" w:hAnsi="Calibri" w:cs="Calibri"/>
                <w:color w:val="060808" w:themeColor="text1"/>
                <w:sz w:val="22"/>
                <w:szCs w:val="22"/>
              </w:rPr>
              <w:t>1</w:t>
            </w:r>
            <w:r w:rsidR="00526D9A">
              <w:rPr>
                <w:rFonts w:ascii="Calibri" w:hAnsi="Calibri" w:cs="Calibri"/>
                <w:color w:val="060808" w:themeColor="text1"/>
                <w:sz w:val="22"/>
                <w:szCs w:val="22"/>
              </w:rPr>
              <w:t>3</w:t>
            </w:r>
          </w:p>
        </w:tc>
        <w:tc>
          <w:tcPr>
            <w:tcW w:w="6773" w:type="dxa"/>
            <w:shd w:val="clear" w:color="auto" w:fill="FFFFFF" w:themeFill="background1"/>
          </w:tcPr>
          <w:p w14:paraId="1C932A78" w14:textId="77CFA5B0" w:rsidR="0077279D" w:rsidRDefault="0077279D" w:rsidP="0077279D">
            <w:pPr>
              <w:rPr>
                <w:rFonts w:ascii="Calibri" w:hAnsi="Calibri" w:cs="Calibri"/>
                <w:sz w:val="22"/>
                <w:szCs w:val="22"/>
              </w:rPr>
            </w:pPr>
            <w:r>
              <w:rPr>
                <w:rFonts w:ascii="Calibri" w:hAnsi="Calibri" w:cs="Calibri"/>
                <w:sz w:val="22"/>
                <w:szCs w:val="22"/>
              </w:rPr>
              <w:t xml:space="preserve">The system shall perform in below order when all the qualified members (who were previously determined as qualified prior to any RFI verification (including SSN)) do not meet Medicaid renewal criteria of qualified members, and no additional member is newly identified as qualified as an outcome of either </w:t>
            </w:r>
            <w:r w:rsidRPr="00BF6D73">
              <w:rPr>
                <w:rFonts w:ascii="Calibri" w:hAnsi="Calibri" w:cs="Calibri"/>
                <w:color w:val="060808" w:themeColor="text1"/>
                <w:sz w:val="22"/>
                <w:szCs w:val="22"/>
              </w:rPr>
              <w:t>ETREN.PCS.02.00</w:t>
            </w:r>
            <w:r>
              <w:rPr>
                <w:rFonts w:ascii="Calibri" w:hAnsi="Calibri" w:cs="Calibri"/>
                <w:color w:val="060808" w:themeColor="text1"/>
                <w:sz w:val="22"/>
                <w:szCs w:val="22"/>
              </w:rPr>
              <w:t xml:space="preserve">5 or </w:t>
            </w:r>
            <w:r w:rsidRPr="00BF6D73">
              <w:rPr>
                <w:rFonts w:ascii="Calibri" w:hAnsi="Calibri" w:cs="Calibri"/>
                <w:color w:val="060808" w:themeColor="text1"/>
                <w:sz w:val="22"/>
                <w:szCs w:val="22"/>
              </w:rPr>
              <w:t>ETREN.PCS.02.0</w:t>
            </w:r>
            <w:r w:rsidR="00B82128">
              <w:rPr>
                <w:rFonts w:ascii="Calibri" w:hAnsi="Calibri" w:cs="Calibri"/>
                <w:color w:val="060808" w:themeColor="text1"/>
                <w:sz w:val="22"/>
                <w:szCs w:val="22"/>
              </w:rPr>
              <w:t>10</w:t>
            </w:r>
            <w:r>
              <w:rPr>
                <w:rFonts w:ascii="Calibri" w:hAnsi="Calibri" w:cs="Calibri"/>
                <w:sz w:val="22"/>
                <w:szCs w:val="22"/>
              </w:rPr>
              <w:t>.</w:t>
            </w:r>
          </w:p>
          <w:p w14:paraId="54D0F3C4" w14:textId="77777777" w:rsidR="0077279D" w:rsidRDefault="0077279D" w:rsidP="0077279D">
            <w:pPr>
              <w:rPr>
                <w:rFonts w:ascii="Calibri" w:hAnsi="Calibri" w:cs="Calibri"/>
                <w:sz w:val="22"/>
                <w:szCs w:val="22"/>
              </w:rPr>
            </w:pPr>
          </w:p>
          <w:p w14:paraId="6F248C8D" w14:textId="77777777" w:rsidR="0077279D" w:rsidRDefault="0077279D" w:rsidP="00BD4032">
            <w:pPr>
              <w:pStyle w:val="ListParagraph"/>
              <w:numPr>
                <w:ilvl w:val="0"/>
                <w:numId w:val="56"/>
              </w:numPr>
              <w:rPr>
                <w:rFonts w:ascii="Calibri" w:hAnsi="Calibri" w:cs="Calibri"/>
                <w:sz w:val="22"/>
                <w:szCs w:val="22"/>
              </w:rPr>
            </w:pPr>
            <w:r>
              <w:rPr>
                <w:rFonts w:ascii="Calibri" w:hAnsi="Calibri" w:cs="Calibri"/>
                <w:sz w:val="22"/>
                <w:szCs w:val="22"/>
              </w:rPr>
              <w:t>Drop the application from Medicaid renewal process.</w:t>
            </w:r>
          </w:p>
          <w:p w14:paraId="0F40C163" w14:textId="2236832C" w:rsidR="0077279D" w:rsidRDefault="006D3986" w:rsidP="00BD4032">
            <w:pPr>
              <w:pStyle w:val="ListParagraph"/>
              <w:numPr>
                <w:ilvl w:val="0"/>
                <w:numId w:val="56"/>
              </w:numPr>
              <w:rPr>
                <w:rFonts w:ascii="Calibri" w:hAnsi="Calibri" w:cs="Calibri"/>
                <w:sz w:val="22"/>
                <w:szCs w:val="22"/>
              </w:rPr>
            </w:pPr>
            <w:r>
              <w:rPr>
                <w:rFonts w:ascii="Calibri" w:hAnsi="Calibri" w:cs="Calibri"/>
                <w:sz w:val="22"/>
                <w:szCs w:val="22"/>
              </w:rPr>
              <w:t>D</w:t>
            </w:r>
            <w:r w:rsidRPr="006D3986">
              <w:rPr>
                <w:rFonts w:ascii="Calibri" w:hAnsi="Calibri" w:cs="Calibri"/>
                <w:sz w:val="22"/>
                <w:szCs w:val="22"/>
              </w:rPr>
              <w:t xml:space="preserve">isplay an informational message on </w:t>
            </w:r>
            <w:r w:rsidR="000C5D19">
              <w:rPr>
                <w:rFonts w:ascii="Calibri" w:hAnsi="Calibri" w:cs="Calibri"/>
                <w:sz w:val="22"/>
                <w:szCs w:val="22"/>
              </w:rPr>
              <w:t>A</w:t>
            </w:r>
            <w:r w:rsidRPr="006D3986">
              <w:rPr>
                <w:rFonts w:ascii="Calibri" w:hAnsi="Calibri" w:cs="Calibri"/>
                <w:sz w:val="22"/>
                <w:szCs w:val="22"/>
              </w:rPr>
              <w:t xml:space="preserve">ccount dashboard, Eligibilities and processes for account- &lt;name&gt;,’ Individual dashboard, Eligibility Application screen when the application was dropped from renewal as no member is eligible for renewal post RFI verification. </w:t>
            </w:r>
          </w:p>
          <w:p w14:paraId="059117B4" w14:textId="77777777" w:rsidR="00B841DC" w:rsidRDefault="00B841DC" w:rsidP="00B841DC">
            <w:pPr>
              <w:rPr>
                <w:rFonts w:ascii="Calibri" w:hAnsi="Calibri" w:cs="Calibri"/>
                <w:sz w:val="22"/>
                <w:szCs w:val="22"/>
              </w:rPr>
            </w:pPr>
          </w:p>
          <w:p w14:paraId="427143CE" w14:textId="39194CC9" w:rsidR="0077279D" w:rsidRPr="006D3986" w:rsidRDefault="00B841DC" w:rsidP="00B841DC">
            <w:pPr>
              <w:rPr>
                <w:rFonts w:ascii="Calibri" w:hAnsi="Calibri" w:cs="Calibri"/>
                <w:sz w:val="22"/>
                <w:szCs w:val="22"/>
              </w:rPr>
            </w:pPr>
            <w:r>
              <w:rPr>
                <w:rFonts w:ascii="Calibri" w:hAnsi="Calibri" w:cs="Calibri"/>
                <w:sz w:val="22"/>
                <w:szCs w:val="22"/>
              </w:rPr>
              <w:t>Note- Refer the release level UISS for the UI related details.</w:t>
            </w:r>
          </w:p>
        </w:tc>
      </w:tr>
      <w:tr w:rsidR="00553483" w:rsidRPr="00973E39" w14:paraId="74EF5BB8" w14:textId="77777777" w:rsidTr="003D1B19">
        <w:trPr>
          <w:cantSplit/>
          <w:trHeight w:val="350"/>
        </w:trPr>
        <w:tc>
          <w:tcPr>
            <w:tcW w:w="2142" w:type="dxa"/>
            <w:shd w:val="clear" w:color="auto" w:fill="FFFFFF" w:themeFill="background1"/>
          </w:tcPr>
          <w:p w14:paraId="0083329F" w14:textId="4E3E8F3F" w:rsidR="00553483" w:rsidRPr="00BF6D73" w:rsidRDefault="00553483" w:rsidP="0077279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ETREN.PCS.02.0</w:t>
            </w:r>
            <w:r>
              <w:rPr>
                <w:rFonts w:ascii="Calibri" w:hAnsi="Calibri" w:cs="Calibri"/>
                <w:color w:val="060808" w:themeColor="text1"/>
                <w:sz w:val="22"/>
                <w:szCs w:val="22"/>
              </w:rPr>
              <w:t>14</w:t>
            </w:r>
          </w:p>
        </w:tc>
        <w:tc>
          <w:tcPr>
            <w:tcW w:w="6773" w:type="dxa"/>
            <w:shd w:val="clear" w:color="auto" w:fill="FFFFFF" w:themeFill="background1"/>
          </w:tcPr>
          <w:p w14:paraId="01BCF315" w14:textId="77777777" w:rsidR="00553483" w:rsidRDefault="00553483" w:rsidP="0077279D">
            <w:pPr>
              <w:rPr>
                <w:rFonts w:ascii="Calibri" w:hAnsi="Calibri" w:cs="Calibri"/>
                <w:sz w:val="22"/>
                <w:szCs w:val="22"/>
              </w:rPr>
            </w:pPr>
            <w:r>
              <w:rPr>
                <w:rFonts w:ascii="Calibri" w:hAnsi="Calibri" w:cs="Calibri"/>
                <w:sz w:val="22"/>
                <w:szCs w:val="22"/>
              </w:rPr>
              <w:t xml:space="preserve">The system shall take below actions to display the data on the </w:t>
            </w:r>
            <w:r w:rsidR="000865AF">
              <w:rPr>
                <w:rFonts w:ascii="Calibri" w:hAnsi="Calibri" w:cs="Calibri"/>
                <w:sz w:val="22"/>
                <w:szCs w:val="22"/>
              </w:rPr>
              <w:t>“</w:t>
            </w:r>
            <w:r>
              <w:rPr>
                <w:rFonts w:ascii="Calibri" w:hAnsi="Calibri" w:cs="Calibri"/>
                <w:sz w:val="22"/>
                <w:szCs w:val="22"/>
              </w:rPr>
              <w:t>Eligib</w:t>
            </w:r>
            <w:r w:rsidR="000865AF">
              <w:rPr>
                <w:rFonts w:ascii="Calibri" w:hAnsi="Calibri" w:cs="Calibri"/>
                <w:sz w:val="22"/>
                <w:szCs w:val="22"/>
              </w:rPr>
              <w:t xml:space="preserve">ility and process for account” </w:t>
            </w:r>
            <w:r w:rsidR="000F0DF6">
              <w:rPr>
                <w:rFonts w:ascii="Calibri" w:hAnsi="Calibri" w:cs="Calibri"/>
                <w:sz w:val="22"/>
                <w:szCs w:val="22"/>
              </w:rPr>
              <w:t xml:space="preserve">screen when the application is </w:t>
            </w:r>
            <w:r w:rsidR="00726F6D">
              <w:rPr>
                <w:rFonts w:ascii="Calibri" w:hAnsi="Calibri" w:cs="Calibri"/>
                <w:sz w:val="22"/>
                <w:szCs w:val="22"/>
              </w:rPr>
              <w:t xml:space="preserve">being processed under </w:t>
            </w:r>
            <w:r w:rsidR="00A9611F">
              <w:rPr>
                <w:rFonts w:ascii="Calibri" w:hAnsi="Calibri" w:cs="Calibri"/>
                <w:sz w:val="22"/>
                <w:szCs w:val="22"/>
              </w:rPr>
              <w:t>Medicaid renewal</w:t>
            </w:r>
            <w:r w:rsidR="00726F6D">
              <w:rPr>
                <w:rFonts w:ascii="Calibri" w:hAnsi="Calibri" w:cs="Calibri"/>
                <w:sz w:val="22"/>
                <w:szCs w:val="22"/>
              </w:rPr>
              <w:t xml:space="preserve"> process and the agent</w:t>
            </w:r>
            <w:r w:rsidR="000F0DF6">
              <w:rPr>
                <w:rFonts w:ascii="Calibri" w:hAnsi="Calibri" w:cs="Calibri"/>
                <w:sz w:val="22"/>
                <w:szCs w:val="22"/>
              </w:rPr>
              <w:t xml:space="preserve"> portal user verifies any RFI and </w:t>
            </w:r>
            <w:r w:rsidR="00726F6D">
              <w:rPr>
                <w:rFonts w:ascii="Calibri" w:hAnsi="Calibri" w:cs="Calibri"/>
                <w:sz w:val="22"/>
                <w:szCs w:val="22"/>
              </w:rPr>
              <w:t>redetermine the eligi</w:t>
            </w:r>
            <w:r w:rsidR="00D14C25">
              <w:rPr>
                <w:rFonts w:ascii="Calibri" w:hAnsi="Calibri" w:cs="Calibri"/>
                <w:sz w:val="22"/>
                <w:szCs w:val="22"/>
              </w:rPr>
              <w:t>bility.</w:t>
            </w:r>
          </w:p>
          <w:p w14:paraId="70AE414E" w14:textId="77777777" w:rsidR="00D14C25" w:rsidRDefault="00D14C25" w:rsidP="0077279D">
            <w:pPr>
              <w:rPr>
                <w:rFonts w:ascii="Calibri" w:hAnsi="Calibri" w:cs="Calibri"/>
                <w:sz w:val="22"/>
                <w:szCs w:val="22"/>
              </w:rPr>
            </w:pPr>
          </w:p>
          <w:p w14:paraId="51C719CF" w14:textId="77777777" w:rsidR="00D14C25" w:rsidRPr="007B11B3" w:rsidRDefault="00D14C25" w:rsidP="00AD5454">
            <w:pPr>
              <w:pStyle w:val="ListParagraph"/>
              <w:numPr>
                <w:ilvl w:val="0"/>
                <w:numId w:val="75"/>
              </w:numPr>
              <w:rPr>
                <w:rFonts w:ascii="Calibri" w:hAnsi="Calibri" w:cs="Calibri"/>
                <w:sz w:val="22"/>
                <w:szCs w:val="22"/>
              </w:rPr>
            </w:pPr>
            <w:r w:rsidRPr="007B11B3">
              <w:rPr>
                <w:rFonts w:ascii="Calibri" w:hAnsi="Calibri" w:cs="Calibri"/>
                <w:sz w:val="22"/>
                <w:szCs w:val="22"/>
              </w:rPr>
              <w:t>Display the latest determined eligibility id under the “Eligibility before process</w:t>
            </w:r>
            <w:r w:rsidR="00943448" w:rsidRPr="007B11B3">
              <w:rPr>
                <w:rFonts w:ascii="Calibri" w:hAnsi="Calibri" w:cs="Calibri"/>
                <w:sz w:val="22"/>
                <w:szCs w:val="22"/>
              </w:rPr>
              <w:t>” in the process tab.</w:t>
            </w:r>
          </w:p>
          <w:p w14:paraId="798E7C8B" w14:textId="77777777" w:rsidR="007B11B3" w:rsidRDefault="007B11B3" w:rsidP="0077279D">
            <w:pPr>
              <w:rPr>
                <w:rFonts w:ascii="Calibri" w:hAnsi="Calibri" w:cs="Calibri"/>
                <w:sz w:val="22"/>
                <w:szCs w:val="22"/>
              </w:rPr>
            </w:pPr>
          </w:p>
          <w:p w14:paraId="51E85E09" w14:textId="58A0772B" w:rsidR="00D03FAD" w:rsidRPr="007B11B3" w:rsidRDefault="00943448" w:rsidP="00AD5454">
            <w:pPr>
              <w:pStyle w:val="ListParagraph"/>
              <w:numPr>
                <w:ilvl w:val="0"/>
                <w:numId w:val="75"/>
              </w:numPr>
              <w:rPr>
                <w:rFonts w:ascii="Calibri" w:hAnsi="Calibri" w:cs="Calibri"/>
                <w:sz w:val="22"/>
                <w:szCs w:val="22"/>
              </w:rPr>
            </w:pPr>
            <w:r w:rsidRPr="007B11B3">
              <w:rPr>
                <w:rFonts w:ascii="Calibri" w:hAnsi="Calibri" w:cs="Calibri"/>
                <w:sz w:val="22"/>
                <w:szCs w:val="22"/>
              </w:rPr>
              <w:t>Display the hub services data from the la</w:t>
            </w:r>
            <w:r w:rsidR="00203923" w:rsidRPr="007B11B3">
              <w:rPr>
                <w:rFonts w:ascii="Calibri" w:hAnsi="Calibri" w:cs="Calibri"/>
                <w:sz w:val="22"/>
                <w:szCs w:val="22"/>
              </w:rPr>
              <w:t>test determined eligibility if the RRV-hub services calls were initia</w:t>
            </w:r>
            <w:r w:rsidR="00B0329F" w:rsidRPr="007B11B3">
              <w:rPr>
                <w:rFonts w:ascii="Calibri" w:hAnsi="Calibri" w:cs="Calibri"/>
                <w:sz w:val="22"/>
                <w:szCs w:val="22"/>
              </w:rPr>
              <w:t>ted as a resultant of this RFI verification.</w:t>
            </w:r>
            <w:r w:rsidR="004306BE" w:rsidRPr="007B11B3">
              <w:rPr>
                <w:rFonts w:ascii="Calibri" w:hAnsi="Calibri" w:cs="Calibri"/>
                <w:sz w:val="22"/>
                <w:szCs w:val="22"/>
              </w:rPr>
              <w:t xml:space="preserve"> </w:t>
            </w:r>
            <w:r w:rsidR="00D03FAD" w:rsidRPr="007B11B3">
              <w:rPr>
                <w:rFonts w:ascii="Calibri" w:hAnsi="Calibri" w:cs="Calibri"/>
                <w:sz w:val="22"/>
                <w:szCs w:val="22"/>
              </w:rPr>
              <w:t>Otherwise,</w:t>
            </w:r>
            <w:r w:rsidR="004306BE" w:rsidRPr="007B11B3">
              <w:rPr>
                <w:rFonts w:ascii="Calibri" w:hAnsi="Calibri" w:cs="Calibri"/>
                <w:sz w:val="22"/>
                <w:szCs w:val="22"/>
              </w:rPr>
              <w:t xml:space="preserve"> if non RRV-hub services </w:t>
            </w:r>
            <w:r w:rsidR="00D03FAD" w:rsidRPr="007B11B3">
              <w:rPr>
                <w:rFonts w:ascii="Calibri" w:hAnsi="Calibri" w:cs="Calibri"/>
                <w:sz w:val="22"/>
                <w:szCs w:val="22"/>
              </w:rPr>
              <w:t>are initiated</w:t>
            </w:r>
            <w:r w:rsidR="004306BE" w:rsidRPr="007B11B3">
              <w:rPr>
                <w:rFonts w:ascii="Calibri" w:hAnsi="Calibri" w:cs="Calibri"/>
                <w:sz w:val="22"/>
                <w:szCs w:val="22"/>
              </w:rPr>
              <w:t xml:space="preserve"> then display the</w:t>
            </w:r>
            <w:r w:rsidR="00D03FAD" w:rsidRPr="007B11B3">
              <w:rPr>
                <w:rFonts w:ascii="Calibri" w:hAnsi="Calibri" w:cs="Calibri"/>
                <w:sz w:val="22"/>
                <w:szCs w:val="22"/>
              </w:rPr>
              <w:t xml:space="preserve"> RRV-hub services from the eligibility available prior to the RFI verification. </w:t>
            </w:r>
          </w:p>
          <w:p w14:paraId="2C3EC4AB" w14:textId="77777777" w:rsidR="007B11B3" w:rsidRDefault="007B11B3" w:rsidP="0077279D">
            <w:pPr>
              <w:rPr>
                <w:rFonts w:ascii="Calibri" w:hAnsi="Calibri" w:cs="Calibri"/>
                <w:sz w:val="22"/>
                <w:szCs w:val="22"/>
              </w:rPr>
            </w:pPr>
          </w:p>
          <w:p w14:paraId="698466BE" w14:textId="77777777" w:rsidR="007E1E48" w:rsidRPr="007B11B3" w:rsidRDefault="00482D1A" w:rsidP="00AD5454">
            <w:pPr>
              <w:pStyle w:val="ListParagraph"/>
              <w:numPr>
                <w:ilvl w:val="0"/>
                <w:numId w:val="75"/>
              </w:numPr>
              <w:rPr>
                <w:rFonts w:ascii="Calibri" w:hAnsi="Calibri" w:cs="Calibri"/>
                <w:sz w:val="22"/>
                <w:szCs w:val="22"/>
              </w:rPr>
            </w:pPr>
            <w:r w:rsidRPr="007B11B3">
              <w:rPr>
                <w:rFonts w:ascii="Calibri" w:hAnsi="Calibri" w:cs="Calibri"/>
                <w:sz w:val="22"/>
                <w:szCs w:val="22"/>
              </w:rPr>
              <w:t xml:space="preserve">Display the </w:t>
            </w:r>
            <w:r w:rsidR="00E67EC4" w:rsidRPr="007B11B3">
              <w:rPr>
                <w:rFonts w:ascii="Calibri" w:hAnsi="Calibri" w:cs="Calibri"/>
                <w:sz w:val="22"/>
                <w:szCs w:val="22"/>
              </w:rPr>
              <w:t xml:space="preserve">renewal notice details </w:t>
            </w:r>
            <w:r w:rsidR="002E7A4A" w:rsidRPr="007B11B3">
              <w:rPr>
                <w:rFonts w:ascii="Calibri" w:hAnsi="Calibri" w:cs="Calibri"/>
                <w:sz w:val="22"/>
                <w:szCs w:val="22"/>
              </w:rPr>
              <w:t xml:space="preserve">(if generated) through renewal process post RFI </w:t>
            </w:r>
            <w:r w:rsidR="00910C76" w:rsidRPr="007B11B3">
              <w:rPr>
                <w:rFonts w:ascii="Calibri" w:hAnsi="Calibri" w:cs="Calibri"/>
                <w:sz w:val="22"/>
                <w:szCs w:val="22"/>
              </w:rPr>
              <w:t xml:space="preserve">verification determination under “Notices” available </w:t>
            </w:r>
            <w:r w:rsidR="008A5673" w:rsidRPr="007B11B3">
              <w:rPr>
                <w:rFonts w:ascii="Calibri" w:hAnsi="Calibri" w:cs="Calibri"/>
                <w:sz w:val="22"/>
                <w:szCs w:val="22"/>
              </w:rPr>
              <w:t xml:space="preserve">in process tab. </w:t>
            </w:r>
          </w:p>
          <w:p w14:paraId="2958F13B" w14:textId="087ED294" w:rsidR="00B0329F" w:rsidRPr="007B11B3" w:rsidRDefault="007E1E48" w:rsidP="00AD5454">
            <w:pPr>
              <w:pStyle w:val="ListParagraph"/>
              <w:numPr>
                <w:ilvl w:val="0"/>
                <w:numId w:val="75"/>
              </w:numPr>
              <w:rPr>
                <w:rFonts w:ascii="Calibri" w:hAnsi="Calibri" w:cs="Calibri"/>
                <w:sz w:val="22"/>
                <w:szCs w:val="22"/>
              </w:rPr>
            </w:pPr>
            <w:r w:rsidRPr="007B11B3">
              <w:rPr>
                <w:rFonts w:ascii="Calibri" w:hAnsi="Calibri" w:cs="Calibri"/>
                <w:sz w:val="22"/>
                <w:szCs w:val="22"/>
              </w:rPr>
              <w:t xml:space="preserve">The system will continue to display the renewal notice </w:t>
            </w:r>
            <w:r w:rsidR="00AA53CA" w:rsidRPr="007B11B3">
              <w:rPr>
                <w:rFonts w:ascii="Calibri" w:hAnsi="Calibri" w:cs="Calibri"/>
                <w:sz w:val="22"/>
                <w:szCs w:val="22"/>
              </w:rPr>
              <w:t>details (</w:t>
            </w:r>
            <w:r w:rsidRPr="007B11B3">
              <w:rPr>
                <w:rFonts w:ascii="Calibri" w:hAnsi="Calibri" w:cs="Calibri"/>
                <w:sz w:val="22"/>
                <w:szCs w:val="22"/>
              </w:rPr>
              <w:t xml:space="preserve">if generated) prior </w:t>
            </w:r>
            <w:r w:rsidR="007B11B3" w:rsidRPr="007B11B3">
              <w:rPr>
                <w:rFonts w:ascii="Calibri" w:hAnsi="Calibri" w:cs="Calibri"/>
                <w:sz w:val="22"/>
                <w:szCs w:val="22"/>
              </w:rPr>
              <w:t>to RFI</w:t>
            </w:r>
            <w:r w:rsidRPr="007B11B3">
              <w:rPr>
                <w:rFonts w:ascii="Calibri" w:hAnsi="Calibri" w:cs="Calibri"/>
                <w:sz w:val="22"/>
                <w:szCs w:val="22"/>
              </w:rPr>
              <w:t xml:space="preserve"> </w:t>
            </w:r>
            <w:r w:rsidR="007B11B3" w:rsidRPr="007B11B3">
              <w:rPr>
                <w:rFonts w:ascii="Calibri" w:hAnsi="Calibri" w:cs="Calibri"/>
                <w:sz w:val="22"/>
                <w:szCs w:val="22"/>
              </w:rPr>
              <w:t>verification under</w:t>
            </w:r>
            <w:r w:rsidR="00AA53CA" w:rsidRPr="007B11B3">
              <w:rPr>
                <w:rFonts w:ascii="Calibri" w:hAnsi="Calibri" w:cs="Calibri"/>
                <w:sz w:val="22"/>
                <w:szCs w:val="22"/>
              </w:rPr>
              <w:t xml:space="preserve"> the “Notices” </w:t>
            </w:r>
            <w:r w:rsidR="007B11B3" w:rsidRPr="007B11B3">
              <w:rPr>
                <w:rFonts w:ascii="Calibri" w:hAnsi="Calibri" w:cs="Calibri"/>
                <w:sz w:val="22"/>
                <w:szCs w:val="22"/>
              </w:rPr>
              <w:t xml:space="preserve">available in process tab </w:t>
            </w:r>
            <w:r w:rsidR="00CE3431" w:rsidRPr="007B11B3">
              <w:rPr>
                <w:rFonts w:ascii="Calibri" w:hAnsi="Calibri" w:cs="Calibri"/>
                <w:sz w:val="22"/>
                <w:szCs w:val="22"/>
              </w:rPr>
              <w:t xml:space="preserve">if there is no new renewal </w:t>
            </w:r>
            <w:r w:rsidR="001C1FD0" w:rsidRPr="007B11B3">
              <w:rPr>
                <w:rFonts w:ascii="Calibri" w:hAnsi="Calibri" w:cs="Calibri"/>
                <w:sz w:val="22"/>
                <w:szCs w:val="22"/>
              </w:rPr>
              <w:t xml:space="preserve">notice </w:t>
            </w:r>
            <w:r w:rsidR="00CE3431" w:rsidRPr="007B11B3">
              <w:rPr>
                <w:rFonts w:ascii="Calibri" w:hAnsi="Calibri" w:cs="Calibri"/>
                <w:sz w:val="22"/>
                <w:szCs w:val="22"/>
              </w:rPr>
              <w:t>generated</w:t>
            </w:r>
            <w:r w:rsidR="001C1FD0" w:rsidRPr="007B11B3">
              <w:rPr>
                <w:rFonts w:ascii="Calibri" w:hAnsi="Calibri" w:cs="Calibri"/>
                <w:sz w:val="22"/>
                <w:szCs w:val="22"/>
              </w:rPr>
              <w:t xml:space="preserve"> </w:t>
            </w:r>
            <w:r w:rsidR="00CE3431" w:rsidRPr="007B11B3">
              <w:rPr>
                <w:rFonts w:ascii="Calibri" w:hAnsi="Calibri" w:cs="Calibri"/>
                <w:sz w:val="22"/>
                <w:szCs w:val="22"/>
              </w:rPr>
              <w:t>within</w:t>
            </w:r>
            <w:r w:rsidR="007B11B3" w:rsidRPr="007B11B3">
              <w:rPr>
                <w:rFonts w:ascii="Calibri" w:hAnsi="Calibri" w:cs="Calibri"/>
                <w:sz w:val="22"/>
                <w:szCs w:val="22"/>
              </w:rPr>
              <w:t xml:space="preserve"> p</w:t>
            </w:r>
            <w:r w:rsidR="00843B81" w:rsidRPr="007B11B3">
              <w:rPr>
                <w:rFonts w:ascii="Calibri" w:hAnsi="Calibri" w:cs="Calibri"/>
                <w:sz w:val="22"/>
                <w:szCs w:val="22"/>
              </w:rPr>
              <w:t>ost RFI</w:t>
            </w:r>
            <w:r w:rsidR="007B11B3">
              <w:rPr>
                <w:rFonts w:ascii="Calibri" w:hAnsi="Calibri" w:cs="Calibri"/>
                <w:sz w:val="22"/>
                <w:szCs w:val="22"/>
              </w:rPr>
              <w:t>.</w:t>
            </w:r>
          </w:p>
          <w:p w14:paraId="4439B55C" w14:textId="6211AC08" w:rsidR="00B0329F" w:rsidRDefault="00B0329F" w:rsidP="0077279D">
            <w:pPr>
              <w:rPr>
                <w:rFonts w:ascii="Calibri" w:hAnsi="Calibri" w:cs="Calibri"/>
                <w:sz w:val="22"/>
                <w:szCs w:val="22"/>
              </w:rPr>
            </w:pPr>
          </w:p>
        </w:tc>
      </w:tr>
    </w:tbl>
    <w:p w14:paraId="73CD8C14" w14:textId="0483CA44" w:rsidR="008C5290" w:rsidRPr="00973E39" w:rsidRDefault="008C5290" w:rsidP="008C5290">
      <w:pPr>
        <w:rPr>
          <w:rFonts w:ascii="Calibri" w:hAnsi="Calibri" w:cs="Calibri"/>
          <w:b/>
          <w:sz w:val="22"/>
          <w:szCs w:val="22"/>
        </w:rPr>
      </w:pPr>
    </w:p>
    <w:p w14:paraId="7DBFFE8B" w14:textId="77777777" w:rsidR="0032309A" w:rsidRPr="00973E39" w:rsidRDefault="0032309A" w:rsidP="007374CC">
      <w:pPr>
        <w:pStyle w:val="Heading3"/>
        <w:ind w:left="1224" w:hanging="504"/>
        <w:rPr>
          <w:rFonts w:ascii="Calibri" w:hAnsi="Calibri" w:cs="Calibri"/>
          <w:color w:val="auto"/>
          <w:sz w:val="22"/>
          <w:szCs w:val="22"/>
        </w:rPr>
      </w:pPr>
      <w:bookmarkStart w:id="591" w:name="_Toc212474285"/>
      <w:r w:rsidRPr="00973E39">
        <w:rPr>
          <w:rFonts w:ascii="Calibri" w:hAnsi="Calibri" w:cs="Calibri"/>
          <w:color w:val="auto"/>
          <w:sz w:val="22"/>
          <w:szCs w:val="22"/>
        </w:rPr>
        <w:t>UI/UX</w:t>
      </w:r>
      <w:bookmarkEnd w:id="591"/>
    </w:p>
    <w:p w14:paraId="41406D86" w14:textId="5B696DA5" w:rsidR="007D4193" w:rsidRDefault="00AB49FA" w:rsidP="007D4193">
      <w:pPr>
        <w:pStyle w:val="Caption"/>
        <w:keepNext/>
        <w:jc w:val="center"/>
      </w:pPr>
      <w:bookmarkStart w:id="592" w:name="_Toc214441256"/>
      <w:r>
        <w:lastRenderedPageBreak/>
        <w:t xml:space="preserve">Figure </w:t>
      </w:r>
      <w:r w:rsidR="005D2277">
        <w:fldChar w:fldCharType="begin"/>
      </w:r>
      <w:r w:rsidR="005D2277">
        <w:instrText xml:space="preserve"> SEQ Figure \* ARABIC </w:instrText>
      </w:r>
      <w:r w:rsidR="005D2277">
        <w:fldChar w:fldCharType="separate"/>
      </w:r>
      <w:r w:rsidR="00FF79FB">
        <w:rPr>
          <w:noProof/>
        </w:rPr>
        <w:t>1</w:t>
      </w:r>
      <w:r w:rsidR="005D2277">
        <w:fldChar w:fldCharType="end"/>
      </w:r>
      <w:r w:rsidR="007D4193" w:rsidRPr="003D47CD">
        <w:t xml:space="preserve"> Agent Portal Dashboard for scenario when auto renewal happened for qualified member post RFI verification during Medicaid renewals</w:t>
      </w:r>
      <w:r w:rsidR="007D4193">
        <w:t xml:space="preserve"> and there is at least one </w:t>
      </w:r>
      <w:r w:rsidR="00EE6AF2">
        <w:t>impacted or non-qualified member in the application</w:t>
      </w:r>
      <w:bookmarkEnd w:id="592"/>
    </w:p>
    <w:p w14:paraId="6C504EA0" w14:textId="77777777" w:rsidR="009E2804" w:rsidRDefault="00315DA8" w:rsidP="009E2804">
      <w:pPr>
        <w:keepNext/>
        <w:jc w:val="center"/>
      </w:pPr>
      <w:r>
        <w:rPr>
          <w:noProof/>
        </w:rPr>
        <w:drawing>
          <wp:inline distT="0" distB="0" distL="0" distR="0" wp14:anchorId="792AF2B1" wp14:editId="5AF3C6E0">
            <wp:extent cx="5496560" cy="2667000"/>
            <wp:effectExtent l="19050" t="19050" r="27940" b="19050"/>
            <wp:docPr id="175671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227" b="68459"/>
                    <a:stretch>
                      <a:fillRect/>
                    </a:stretch>
                  </pic:blipFill>
                  <pic:spPr bwMode="auto">
                    <a:xfrm>
                      <a:off x="0" y="0"/>
                      <a:ext cx="5547038" cy="2691493"/>
                    </a:xfrm>
                    <a:prstGeom prst="rect">
                      <a:avLst/>
                    </a:prstGeom>
                    <a:noFill/>
                    <a:ln w="9525" cap="flat" cmpd="sng" algn="ctr">
                      <a:solidFill>
                        <a:srgbClr val="06080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99686" w14:textId="77777777" w:rsidR="00E55B83" w:rsidRDefault="00E55B83" w:rsidP="00E55B83">
      <w:pPr>
        <w:keepNext/>
        <w:jc w:val="center"/>
      </w:pPr>
    </w:p>
    <w:p w14:paraId="184CD669" w14:textId="590C1421" w:rsidR="00EE6AF2" w:rsidRDefault="00E55B83" w:rsidP="00EE6AF2">
      <w:pPr>
        <w:pStyle w:val="Caption"/>
        <w:keepNext/>
        <w:jc w:val="center"/>
      </w:pPr>
      <w:bookmarkStart w:id="593" w:name="_Toc214441257"/>
      <w:r>
        <w:t xml:space="preserve">Figure </w:t>
      </w:r>
      <w:r w:rsidR="005D2277">
        <w:fldChar w:fldCharType="begin"/>
      </w:r>
      <w:r w:rsidR="005D2277">
        <w:instrText xml:space="preserve"> SEQ Figure \* ARABIC </w:instrText>
      </w:r>
      <w:r w:rsidR="005D2277">
        <w:fldChar w:fldCharType="separate"/>
      </w:r>
      <w:r w:rsidR="005D2277">
        <w:rPr>
          <w:noProof/>
        </w:rPr>
        <w:t>2</w:t>
      </w:r>
      <w:r w:rsidR="005D2277">
        <w:fldChar w:fldCharType="end"/>
      </w:r>
      <w:r w:rsidR="00EE6AF2" w:rsidRPr="004C5E52">
        <w:t xml:space="preserve"> Agent Portal Dashboard for scenario when auto renewal happened for qualified member post RFI verification during Medicaid renewals and </w:t>
      </w:r>
      <w:r w:rsidR="00EE6AF2">
        <w:t xml:space="preserve">all the </w:t>
      </w:r>
      <w:r w:rsidR="006D3986" w:rsidRPr="004C5E52">
        <w:t>members</w:t>
      </w:r>
      <w:r w:rsidR="00EE6AF2" w:rsidRPr="004C5E52">
        <w:t xml:space="preserve"> in the application</w:t>
      </w:r>
      <w:r w:rsidR="00EE6AF2">
        <w:t xml:space="preserve"> were qualified only</w:t>
      </w:r>
      <w:bookmarkEnd w:id="593"/>
    </w:p>
    <w:p w14:paraId="433429C4" w14:textId="4333149A" w:rsidR="00EE6AF2" w:rsidRDefault="00EE6AF2" w:rsidP="009E2804">
      <w:pPr>
        <w:keepNext/>
        <w:jc w:val="center"/>
      </w:pPr>
      <w:r>
        <w:rPr>
          <w:noProof/>
        </w:rPr>
        <w:drawing>
          <wp:inline distT="0" distB="0" distL="0" distR="0" wp14:anchorId="19AA2DF7" wp14:editId="30B2244A">
            <wp:extent cx="5496560" cy="2667000"/>
            <wp:effectExtent l="19050" t="19050" r="27940" b="19050"/>
            <wp:docPr id="207881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227" b="68459"/>
                    <a:stretch>
                      <a:fillRect/>
                    </a:stretch>
                  </pic:blipFill>
                  <pic:spPr bwMode="auto">
                    <a:xfrm>
                      <a:off x="0" y="0"/>
                      <a:ext cx="5547038" cy="2691493"/>
                    </a:xfrm>
                    <a:prstGeom prst="rect">
                      <a:avLst/>
                    </a:prstGeom>
                    <a:noFill/>
                    <a:ln w="9525" cap="flat" cmpd="sng" algn="ctr">
                      <a:solidFill>
                        <a:srgbClr val="06080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068DE9" w14:textId="77777777" w:rsidR="00D43DA9" w:rsidRDefault="00D43DA9" w:rsidP="00AB49FA">
      <w:pPr>
        <w:keepNext/>
        <w:jc w:val="center"/>
      </w:pPr>
    </w:p>
    <w:p w14:paraId="12A4D3F2" w14:textId="77777777" w:rsidR="008D6F3F" w:rsidRDefault="008D6F3F" w:rsidP="00AB49FA">
      <w:pPr>
        <w:keepNext/>
        <w:jc w:val="center"/>
      </w:pPr>
    </w:p>
    <w:p w14:paraId="04AD8EC6" w14:textId="77777777" w:rsidR="008D6F3F" w:rsidRDefault="008D6F3F" w:rsidP="00AB49FA">
      <w:pPr>
        <w:keepNext/>
        <w:jc w:val="center"/>
      </w:pPr>
    </w:p>
    <w:p w14:paraId="01CCBE71" w14:textId="77777777" w:rsidR="008D6F3F" w:rsidRDefault="008D6F3F" w:rsidP="00AB49FA">
      <w:pPr>
        <w:keepNext/>
        <w:jc w:val="center"/>
      </w:pPr>
    </w:p>
    <w:p w14:paraId="3068042A" w14:textId="77777777" w:rsidR="008D6F3F" w:rsidRDefault="008D6F3F" w:rsidP="00AB49FA">
      <w:pPr>
        <w:keepNext/>
        <w:jc w:val="center"/>
      </w:pPr>
    </w:p>
    <w:p w14:paraId="1033907E" w14:textId="77777777" w:rsidR="008D6F3F" w:rsidRDefault="008D6F3F" w:rsidP="00AB49FA">
      <w:pPr>
        <w:keepNext/>
        <w:jc w:val="center"/>
      </w:pPr>
    </w:p>
    <w:p w14:paraId="717E349B" w14:textId="2CEA0858" w:rsidR="009E2804" w:rsidRDefault="00EE6AF2" w:rsidP="00B10FDF">
      <w:pPr>
        <w:pStyle w:val="Caption"/>
        <w:keepNext/>
        <w:jc w:val="center"/>
      </w:pPr>
      <w:bookmarkStart w:id="594" w:name="_Toc214441258"/>
      <w:r>
        <w:lastRenderedPageBreak/>
        <w:t xml:space="preserve">Figure </w:t>
      </w:r>
      <w:r w:rsidR="005D2277">
        <w:fldChar w:fldCharType="begin"/>
      </w:r>
      <w:r w:rsidR="005D2277">
        <w:instrText xml:space="preserve"> SEQ Figure \* ARABIC </w:instrText>
      </w:r>
      <w:r w:rsidR="005D2277">
        <w:fldChar w:fldCharType="separate"/>
      </w:r>
      <w:r w:rsidR="005D2277">
        <w:rPr>
          <w:noProof/>
        </w:rPr>
        <w:t>3</w:t>
      </w:r>
      <w:r w:rsidR="005D2277">
        <w:fldChar w:fldCharType="end"/>
      </w:r>
      <w:r w:rsidRPr="00464657">
        <w:t xml:space="preserve"> Agent Portal Dashboard for scenario when the application is dropped from Medicaid renewals post RFI verification.</w:t>
      </w:r>
      <w:bookmarkEnd w:id="594"/>
      <w:r w:rsidR="006261A7">
        <w:rPr>
          <w:noProof/>
        </w:rPr>
        <w:drawing>
          <wp:inline distT="0" distB="0" distL="0" distR="0" wp14:anchorId="67A8E407" wp14:editId="74FE666C">
            <wp:extent cx="5501000" cy="2686050"/>
            <wp:effectExtent l="19050" t="19050" r="24130" b="19050"/>
            <wp:docPr id="148776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2465" name="Picture 1" descr="A screenshot of a computer&#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321" b="68827"/>
                    <a:stretch>
                      <a:fillRect/>
                    </a:stretch>
                  </pic:blipFill>
                  <pic:spPr bwMode="auto">
                    <a:xfrm>
                      <a:off x="0" y="0"/>
                      <a:ext cx="5506488" cy="268873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0967635" w14:textId="77777777" w:rsidR="005221A6" w:rsidRDefault="005221A6" w:rsidP="005221A6"/>
    <w:p w14:paraId="24212745" w14:textId="77777777" w:rsidR="00EE2D58" w:rsidRDefault="00EE2D58" w:rsidP="00E11907"/>
    <w:p w14:paraId="790735DB" w14:textId="6BEE2003" w:rsidR="00663CE9" w:rsidRDefault="00663CE9" w:rsidP="00663CE9">
      <w:pPr>
        <w:pStyle w:val="Caption"/>
        <w:keepNext/>
        <w:jc w:val="center"/>
      </w:pPr>
      <w:bookmarkStart w:id="595" w:name="_Toc214441259"/>
      <w:r>
        <w:lastRenderedPageBreak/>
        <w:t xml:space="preserve">Figure </w:t>
      </w:r>
      <w:r w:rsidR="005D2277">
        <w:fldChar w:fldCharType="begin"/>
      </w:r>
      <w:r w:rsidR="005D2277">
        <w:instrText xml:space="preserve"> SEQ Figure \* ARABIC </w:instrText>
      </w:r>
      <w:r w:rsidR="005D2277">
        <w:fldChar w:fldCharType="separate"/>
      </w:r>
      <w:r w:rsidR="005D2277">
        <w:rPr>
          <w:noProof/>
        </w:rPr>
        <w:t>4</w:t>
      </w:r>
      <w:r w:rsidR="005D2277">
        <w:fldChar w:fldCharType="end"/>
      </w:r>
      <w:r>
        <w:t xml:space="preserve"> </w:t>
      </w:r>
      <w:r w:rsidRPr="006D5311">
        <w:t>Individual Dashboard for scenario when auto renewal happened for qualified member post RFI verification during Medicaid renewals</w:t>
      </w:r>
      <w:r>
        <w:t xml:space="preserve"> and all the members present in the </w:t>
      </w:r>
      <w:r w:rsidR="00B12E7F">
        <w:t>application</w:t>
      </w:r>
      <w:r>
        <w:t xml:space="preserve"> were qualified only</w:t>
      </w:r>
      <w:bookmarkEnd w:id="595"/>
    </w:p>
    <w:p w14:paraId="27DAAACC" w14:textId="77777777" w:rsidR="00E305B4" w:rsidRDefault="00DA4469" w:rsidP="00E305B4">
      <w:pPr>
        <w:keepNext/>
        <w:jc w:val="center"/>
      </w:pPr>
      <w:r>
        <w:rPr>
          <w:noProof/>
        </w:rPr>
        <w:drawing>
          <wp:inline distT="0" distB="0" distL="0" distR="0" wp14:anchorId="32293572" wp14:editId="51C169CB">
            <wp:extent cx="5598452" cy="2436935"/>
            <wp:effectExtent l="19050" t="19050" r="21590" b="20955"/>
            <wp:docPr id="48942560"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560" name="Picture 3" descr="A screenshot of a computer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76853"/>
                    <a:stretch>
                      <a:fillRect/>
                    </a:stretch>
                  </pic:blipFill>
                  <pic:spPr bwMode="auto">
                    <a:xfrm>
                      <a:off x="0" y="0"/>
                      <a:ext cx="5623647" cy="244790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8E7A08A" w14:textId="77777777" w:rsidR="00B12E7F" w:rsidRDefault="00B12E7F" w:rsidP="00E305B4">
      <w:pPr>
        <w:keepNext/>
        <w:jc w:val="center"/>
      </w:pPr>
    </w:p>
    <w:p w14:paraId="56A6E0BD" w14:textId="77777777" w:rsidR="00B12E7F" w:rsidRDefault="00B12E7F" w:rsidP="00E305B4">
      <w:pPr>
        <w:keepNext/>
        <w:jc w:val="center"/>
      </w:pPr>
    </w:p>
    <w:p w14:paraId="7C046286" w14:textId="214B1858" w:rsidR="00B12E7F" w:rsidRDefault="00B12E7F" w:rsidP="00B12E7F">
      <w:pPr>
        <w:pStyle w:val="Caption"/>
        <w:keepNext/>
        <w:jc w:val="center"/>
      </w:pPr>
      <w:bookmarkStart w:id="596" w:name="_Toc214441260"/>
      <w:r>
        <w:t xml:space="preserve">Figure </w:t>
      </w:r>
      <w:r w:rsidR="005D2277">
        <w:fldChar w:fldCharType="begin"/>
      </w:r>
      <w:r w:rsidR="005D2277">
        <w:instrText xml:space="preserve"> SEQ Figure \* ARABIC </w:instrText>
      </w:r>
      <w:r w:rsidR="005D2277">
        <w:fldChar w:fldCharType="separate"/>
      </w:r>
      <w:r w:rsidR="005D2277">
        <w:rPr>
          <w:noProof/>
        </w:rPr>
        <w:t>5</w:t>
      </w:r>
      <w:r w:rsidR="005D2277">
        <w:fldChar w:fldCharType="end"/>
      </w:r>
      <w:r>
        <w:t xml:space="preserve"> </w:t>
      </w:r>
      <w:r w:rsidRPr="0088408B">
        <w:t xml:space="preserve">Individual Dashboard for scenario when auto renewal happened for qualified member post RFI verification during Medicaid renewals and </w:t>
      </w:r>
      <w:r>
        <w:t>there were at least one impacted or non-qualified member p</w:t>
      </w:r>
      <w:r w:rsidRPr="0088408B">
        <w:t>resent in the application</w:t>
      </w:r>
      <w:r>
        <w:t>.</w:t>
      </w:r>
      <w:bookmarkEnd w:id="596"/>
    </w:p>
    <w:p w14:paraId="74757FFA" w14:textId="5126ECB1" w:rsidR="00B12E7F" w:rsidRDefault="00B12E7F" w:rsidP="00E305B4">
      <w:pPr>
        <w:keepNext/>
        <w:jc w:val="center"/>
      </w:pPr>
      <w:r>
        <w:rPr>
          <w:noProof/>
        </w:rPr>
        <w:drawing>
          <wp:inline distT="0" distB="0" distL="0" distR="0" wp14:anchorId="5D532581" wp14:editId="59D2B295">
            <wp:extent cx="5598452" cy="2436935"/>
            <wp:effectExtent l="19050" t="19050" r="21590" b="20955"/>
            <wp:docPr id="4955323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560" name="Picture 3" descr="A screenshot of a computer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76853"/>
                    <a:stretch>
                      <a:fillRect/>
                    </a:stretch>
                  </pic:blipFill>
                  <pic:spPr bwMode="auto">
                    <a:xfrm>
                      <a:off x="0" y="0"/>
                      <a:ext cx="5623647" cy="244790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08BEDC2" w14:textId="4D4B3AF5" w:rsidR="00AC504E" w:rsidRDefault="00AC504E" w:rsidP="00AC504E">
      <w:pPr>
        <w:keepNext/>
        <w:jc w:val="center"/>
      </w:pPr>
    </w:p>
    <w:p w14:paraId="7EF608FC" w14:textId="77777777" w:rsidR="00DA4469" w:rsidRDefault="00DA4469" w:rsidP="00AC504E">
      <w:pPr>
        <w:keepNext/>
        <w:jc w:val="center"/>
      </w:pPr>
    </w:p>
    <w:p w14:paraId="4ACF0A14" w14:textId="77777777" w:rsidR="00B12E7F" w:rsidRDefault="00B12E7F" w:rsidP="00B12E7F">
      <w:pPr>
        <w:pStyle w:val="Caption"/>
        <w:keepNext/>
        <w:jc w:val="center"/>
      </w:pPr>
    </w:p>
    <w:p w14:paraId="5694F101" w14:textId="77777777" w:rsidR="00B12E7F" w:rsidRDefault="00B12E7F" w:rsidP="00B12E7F">
      <w:pPr>
        <w:pStyle w:val="Caption"/>
        <w:keepNext/>
        <w:jc w:val="center"/>
      </w:pPr>
    </w:p>
    <w:p w14:paraId="20F8C408" w14:textId="77777777" w:rsidR="00B12E7F" w:rsidRDefault="00B12E7F" w:rsidP="00B12E7F">
      <w:pPr>
        <w:pStyle w:val="Caption"/>
        <w:keepNext/>
        <w:jc w:val="center"/>
      </w:pPr>
    </w:p>
    <w:p w14:paraId="4C2E9B46" w14:textId="77777777" w:rsidR="00B12E7F" w:rsidRDefault="00B12E7F" w:rsidP="00B12E7F">
      <w:pPr>
        <w:pStyle w:val="Caption"/>
        <w:keepNext/>
        <w:jc w:val="center"/>
      </w:pPr>
    </w:p>
    <w:p w14:paraId="4A3D0E51" w14:textId="77777777" w:rsidR="00B12E7F" w:rsidRDefault="00B12E7F" w:rsidP="00B12E7F">
      <w:pPr>
        <w:pStyle w:val="Caption"/>
        <w:keepNext/>
        <w:jc w:val="center"/>
      </w:pPr>
    </w:p>
    <w:p w14:paraId="75F980A7" w14:textId="77777777" w:rsidR="00B12E7F" w:rsidRDefault="00B12E7F" w:rsidP="00B12E7F">
      <w:pPr>
        <w:pStyle w:val="Caption"/>
        <w:keepNext/>
        <w:jc w:val="center"/>
      </w:pPr>
    </w:p>
    <w:p w14:paraId="6D655781" w14:textId="77777777" w:rsidR="00B12E7F" w:rsidRDefault="00B12E7F" w:rsidP="00B12E7F">
      <w:pPr>
        <w:pStyle w:val="Caption"/>
        <w:keepNext/>
        <w:jc w:val="center"/>
      </w:pPr>
    </w:p>
    <w:p w14:paraId="5D6CF9A2" w14:textId="77777777" w:rsidR="00B12E7F" w:rsidRDefault="00B12E7F" w:rsidP="00B12E7F">
      <w:pPr>
        <w:pStyle w:val="Caption"/>
        <w:keepNext/>
        <w:jc w:val="center"/>
      </w:pPr>
    </w:p>
    <w:p w14:paraId="1288B94A" w14:textId="77777777" w:rsidR="00B12E7F" w:rsidRDefault="00B12E7F" w:rsidP="00B12E7F">
      <w:pPr>
        <w:pStyle w:val="Caption"/>
        <w:keepNext/>
        <w:jc w:val="center"/>
      </w:pPr>
    </w:p>
    <w:p w14:paraId="038331BD" w14:textId="77777777" w:rsidR="00B12E7F" w:rsidRDefault="00B12E7F" w:rsidP="00B12E7F">
      <w:pPr>
        <w:pStyle w:val="Caption"/>
        <w:keepNext/>
        <w:jc w:val="center"/>
      </w:pPr>
    </w:p>
    <w:p w14:paraId="4661BB72" w14:textId="1FCF7813" w:rsidR="00B12E7F" w:rsidRDefault="00AC504E" w:rsidP="00B12E7F">
      <w:pPr>
        <w:pStyle w:val="Caption"/>
        <w:keepNext/>
        <w:jc w:val="center"/>
      </w:pPr>
      <w:bookmarkStart w:id="597" w:name="_Toc214441261"/>
      <w:r>
        <w:t xml:space="preserve">Figure </w:t>
      </w:r>
      <w:r w:rsidR="005D2277">
        <w:fldChar w:fldCharType="begin"/>
      </w:r>
      <w:r w:rsidR="005D2277">
        <w:instrText xml:space="preserve"> SEQ Figure \* ARABIC </w:instrText>
      </w:r>
      <w:r w:rsidR="005D2277">
        <w:fldChar w:fldCharType="separate"/>
      </w:r>
      <w:r w:rsidR="005D2277">
        <w:rPr>
          <w:noProof/>
        </w:rPr>
        <w:t>6</w:t>
      </w:r>
      <w:r w:rsidR="005D2277">
        <w:fldChar w:fldCharType="end"/>
      </w:r>
      <w:r w:rsidR="00B12E7F" w:rsidRPr="00A075D6">
        <w:t xml:space="preserve"> Individual Dashboard for scenario when the application is dropped from Medicaid renewals post RFI verification.</w:t>
      </w:r>
      <w:bookmarkEnd w:id="597"/>
    </w:p>
    <w:p w14:paraId="7E2012F4" w14:textId="77777777" w:rsidR="00E305B4" w:rsidRDefault="00760F98" w:rsidP="00E305B4">
      <w:pPr>
        <w:keepNext/>
        <w:jc w:val="center"/>
      </w:pPr>
      <w:r>
        <w:rPr>
          <w:noProof/>
        </w:rPr>
        <w:drawing>
          <wp:inline distT="0" distB="0" distL="0" distR="0" wp14:anchorId="3389633C" wp14:editId="27C2BDF7">
            <wp:extent cx="5856594" cy="2674805"/>
            <wp:effectExtent l="19050" t="19050" r="11430" b="11430"/>
            <wp:docPr id="59501162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1620" name="Picture 2" descr="A screenshot of a computer screen&#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5712"/>
                    <a:stretch>
                      <a:fillRect/>
                    </a:stretch>
                  </pic:blipFill>
                  <pic:spPr bwMode="auto">
                    <a:xfrm>
                      <a:off x="0" y="0"/>
                      <a:ext cx="5881642" cy="26862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62D3B3D" w14:textId="77777777" w:rsidR="00CF131D" w:rsidRDefault="00CF131D" w:rsidP="00315DA8">
      <w:pPr>
        <w:jc w:val="center"/>
        <w:rPr>
          <w:rFonts w:ascii="Calibri" w:hAnsi="Calibri" w:cs="Calibri"/>
          <w:sz w:val="22"/>
          <w:szCs w:val="22"/>
        </w:rPr>
      </w:pPr>
    </w:p>
    <w:p w14:paraId="7AE3AE44" w14:textId="77777777" w:rsidR="00AE21AF" w:rsidRDefault="00AE21AF" w:rsidP="00315DA8">
      <w:pPr>
        <w:jc w:val="center"/>
        <w:rPr>
          <w:rFonts w:ascii="Calibri" w:hAnsi="Calibri" w:cs="Calibri"/>
          <w:sz w:val="22"/>
          <w:szCs w:val="22"/>
        </w:rPr>
      </w:pPr>
    </w:p>
    <w:p w14:paraId="3C7C3E1E" w14:textId="1644E7FC" w:rsidR="00AE21AF" w:rsidRDefault="00AE21AF" w:rsidP="00AE21AF">
      <w:pPr>
        <w:keepNext/>
        <w:jc w:val="center"/>
      </w:pPr>
    </w:p>
    <w:p w14:paraId="1997EFCE" w14:textId="77777777" w:rsidR="00B97C5F" w:rsidRDefault="00B97C5F" w:rsidP="00845D30">
      <w:pPr>
        <w:rPr>
          <w:rFonts w:ascii="Calibri" w:hAnsi="Calibri" w:cs="Calibri"/>
          <w:sz w:val="22"/>
          <w:szCs w:val="22"/>
        </w:rPr>
      </w:pPr>
    </w:p>
    <w:p w14:paraId="6A7AECFD" w14:textId="77777777" w:rsidR="00810120" w:rsidRDefault="00810120" w:rsidP="00845D30">
      <w:pPr>
        <w:rPr>
          <w:rFonts w:ascii="Calibri" w:hAnsi="Calibri" w:cs="Calibri"/>
          <w:sz w:val="22"/>
          <w:szCs w:val="22"/>
        </w:rPr>
      </w:pPr>
    </w:p>
    <w:p w14:paraId="6BE6A1E5" w14:textId="13A456E5" w:rsidR="00B67856" w:rsidRDefault="00B67856" w:rsidP="00B67856">
      <w:pPr>
        <w:keepNext/>
        <w:jc w:val="center"/>
      </w:pPr>
    </w:p>
    <w:p w14:paraId="06595F9C" w14:textId="77777777" w:rsidR="00B97C5F" w:rsidRDefault="00B97C5F" w:rsidP="00315DA8">
      <w:pPr>
        <w:jc w:val="center"/>
        <w:rPr>
          <w:rFonts w:ascii="Calibri" w:hAnsi="Calibri" w:cs="Calibri"/>
          <w:sz w:val="22"/>
          <w:szCs w:val="22"/>
        </w:rPr>
      </w:pPr>
    </w:p>
    <w:p w14:paraId="70A1E1F3" w14:textId="68DBDCC7" w:rsidR="00E7511F" w:rsidRDefault="00E7511F" w:rsidP="00E7511F">
      <w:pPr>
        <w:keepNext/>
        <w:jc w:val="center"/>
      </w:pPr>
    </w:p>
    <w:p w14:paraId="756E4FA5" w14:textId="26203D46" w:rsidR="00833068" w:rsidRDefault="00833068" w:rsidP="00833068">
      <w:pPr>
        <w:pStyle w:val="Caption"/>
        <w:keepNext/>
        <w:jc w:val="center"/>
      </w:pPr>
      <w:bookmarkStart w:id="598" w:name="_Toc214441262"/>
      <w:r>
        <w:t xml:space="preserve">Figure </w:t>
      </w:r>
      <w:r w:rsidR="005D2277">
        <w:fldChar w:fldCharType="begin"/>
      </w:r>
      <w:r w:rsidR="005D2277">
        <w:instrText xml:space="preserve"> SEQ Figure \* ARABIC </w:instrText>
      </w:r>
      <w:r w:rsidR="005D2277">
        <w:fldChar w:fldCharType="separate"/>
      </w:r>
      <w:r w:rsidR="005D2277">
        <w:rPr>
          <w:noProof/>
        </w:rPr>
        <w:t>7</w:t>
      </w:r>
      <w:r w:rsidR="005D2277">
        <w:fldChar w:fldCharType="end"/>
      </w:r>
      <w:r w:rsidRPr="003839BD">
        <w:t xml:space="preserve"> Eligibility Application screen for scenario when </w:t>
      </w:r>
      <w:r>
        <w:t xml:space="preserve">there were only qualified members present in the application and </w:t>
      </w:r>
      <w:r w:rsidRPr="003839BD">
        <w:t>auto renewal happened for qualified member post RFI verification during Medicaid renewals</w:t>
      </w:r>
      <w:r>
        <w:t>.</w:t>
      </w:r>
      <w:bookmarkEnd w:id="598"/>
    </w:p>
    <w:p w14:paraId="384C507A" w14:textId="77777777" w:rsidR="00D32B73" w:rsidRDefault="00D975FE" w:rsidP="00D32B73">
      <w:pPr>
        <w:keepNext/>
        <w:jc w:val="center"/>
      </w:pPr>
      <w:r>
        <w:rPr>
          <w:noProof/>
        </w:rPr>
        <w:drawing>
          <wp:inline distT="0" distB="0" distL="0" distR="0" wp14:anchorId="62E3D2F2" wp14:editId="1BB5C7E8">
            <wp:extent cx="5577840" cy="3596992"/>
            <wp:effectExtent l="19050" t="19050" r="22860" b="22860"/>
            <wp:docPr id="16747144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4458" name="Picture 7"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17" b="29463"/>
                    <a:stretch>
                      <a:fillRect/>
                    </a:stretch>
                  </pic:blipFill>
                  <pic:spPr bwMode="auto">
                    <a:xfrm>
                      <a:off x="0" y="0"/>
                      <a:ext cx="5581950" cy="35996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835A98B" w14:textId="77777777" w:rsidR="0047513A" w:rsidRDefault="0047513A" w:rsidP="0047513A"/>
    <w:p w14:paraId="3BB4CB90" w14:textId="77777777" w:rsidR="0047513A" w:rsidRDefault="0047513A" w:rsidP="0047513A">
      <w:pPr>
        <w:jc w:val="center"/>
      </w:pPr>
    </w:p>
    <w:p w14:paraId="038EFAB9" w14:textId="5840674B" w:rsidR="00833068" w:rsidRDefault="00833068" w:rsidP="00833068">
      <w:pPr>
        <w:pStyle w:val="Caption"/>
        <w:keepNext/>
        <w:jc w:val="center"/>
      </w:pPr>
      <w:bookmarkStart w:id="599" w:name="_Toc214441263"/>
      <w:r>
        <w:lastRenderedPageBreak/>
        <w:t xml:space="preserve">Figure </w:t>
      </w:r>
      <w:r w:rsidR="005D2277">
        <w:fldChar w:fldCharType="begin"/>
      </w:r>
      <w:r w:rsidR="005D2277">
        <w:instrText xml:space="preserve"> SEQ Figure \* ARABIC </w:instrText>
      </w:r>
      <w:r w:rsidR="005D2277">
        <w:fldChar w:fldCharType="separate"/>
      </w:r>
      <w:r w:rsidR="005D2277">
        <w:rPr>
          <w:noProof/>
        </w:rPr>
        <w:t>8</w:t>
      </w:r>
      <w:r w:rsidR="005D2277">
        <w:fldChar w:fldCharType="end"/>
      </w:r>
      <w:r w:rsidRPr="00936A3E">
        <w:t xml:space="preserve"> Eligibility Application screen for scenario when there were </w:t>
      </w:r>
      <w:r>
        <w:t xml:space="preserve">at least on impacted or non-qualified member also present in the application and </w:t>
      </w:r>
      <w:r w:rsidRPr="00936A3E">
        <w:t>auto renewal happened for qualified member post RFI verification during Medicaid renewals.</w:t>
      </w:r>
      <w:bookmarkEnd w:id="599"/>
    </w:p>
    <w:p w14:paraId="25F4E941" w14:textId="40598D49" w:rsidR="00833068" w:rsidRPr="0047513A" w:rsidRDefault="00833068" w:rsidP="0047513A">
      <w:pPr>
        <w:jc w:val="center"/>
      </w:pPr>
      <w:r>
        <w:rPr>
          <w:noProof/>
        </w:rPr>
        <w:drawing>
          <wp:inline distT="0" distB="0" distL="0" distR="0" wp14:anchorId="468DF9FE" wp14:editId="119EFF53">
            <wp:extent cx="5577840" cy="3596992"/>
            <wp:effectExtent l="19050" t="19050" r="22860" b="22860"/>
            <wp:docPr id="98656102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4458" name="Picture 7"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17" b="29463"/>
                    <a:stretch>
                      <a:fillRect/>
                    </a:stretch>
                  </pic:blipFill>
                  <pic:spPr bwMode="auto">
                    <a:xfrm>
                      <a:off x="0" y="0"/>
                      <a:ext cx="5581950" cy="35996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1CCA51E" w14:textId="0AA273D7" w:rsidR="00833068" w:rsidRDefault="00833068" w:rsidP="00833068">
      <w:pPr>
        <w:pStyle w:val="Caption"/>
        <w:keepNext/>
        <w:jc w:val="center"/>
      </w:pPr>
      <w:bookmarkStart w:id="600" w:name="_Toc214441264"/>
      <w:r>
        <w:lastRenderedPageBreak/>
        <w:t xml:space="preserve">Figure </w:t>
      </w:r>
      <w:r w:rsidR="005D2277">
        <w:fldChar w:fldCharType="begin"/>
      </w:r>
      <w:r w:rsidR="005D2277">
        <w:instrText xml:space="preserve"> SEQ Figure \* ARABIC </w:instrText>
      </w:r>
      <w:r w:rsidR="005D2277">
        <w:fldChar w:fldCharType="separate"/>
      </w:r>
      <w:r w:rsidR="005D2277">
        <w:rPr>
          <w:noProof/>
        </w:rPr>
        <w:t>9</w:t>
      </w:r>
      <w:r w:rsidR="005D2277">
        <w:fldChar w:fldCharType="end"/>
      </w:r>
      <w:r w:rsidRPr="004B3818">
        <w:t xml:space="preserve"> Eligibility Application screen for scenario when the application is dropped from Medicaid renewals post RFI verification</w:t>
      </w:r>
      <w:bookmarkEnd w:id="600"/>
    </w:p>
    <w:p w14:paraId="28A758DC" w14:textId="77777777" w:rsidR="006E6CDA" w:rsidRDefault="006E6CDA" w:rsidP="006E6CDA">
      <w:pPr>
        <w:keepNext/>
        <w:jc w:val="center"/>
      </w:pPr>
      <w:r>
        <w:rPr>
          <w:noProof/>
        </w:rPr>
        <w:drawing>
          <wp:inline distT="0" distB="0" distL="0" distR="0" wp14:anchorId="116A0157" wp14:editId="44F8A356">
            <wp:extent cx="5943600" cy="4076700"/>
            <wp:effectExtent l="19050" t="19050" r="19050" b="19050"/>
            <wp:docPr id="304670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019" b="24953"/>
                    <a:stretch>
                      <a:fillRect/>
                    </a:stretch>
                  </pic:blipFill>
                  <pic:spPr bwMode="auto">
                    <a:xfrm>
                      <a:off x="0" y="0"/>
                      <a:ext cx="5943600" cy="40767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8B4DCE8" w14:textId="77777777" w:rsidR="005F2B3F" w:rsidRDefault="005F2B3F" w:rsidP="005F2B3F"/>
    <w:p w14:paraId="6FBF9C17" w14:textId="77777777" w:rsidR="005F2B3F" w:rsidRDefault="005F2B3F" w:rsidP="005F2B3F"/>
    <w:p w14:paraId="4737D090" w14:textId="25179734" w:rsidR="00DD1342" w:rsidRDefault="00DD1342" w:rsidP="00DD1342">
      <w:pPr>
        <w:keepNext/>
        <w:jc w:val="center"/>
      </w:pPr>
    </w:p>
    <w:p w14:paraId="109BB5B2" w14:textId="77777777" w:rsidR="00582E3F" w:rsidRDefault="00582E3F" w:rsidP="00582E3F"/>
    <w:p w14:paraId="5DFD4BA8" w14:textId="77777777" w:rsidR="00582E3F" w:rsidRDefault="00582E3F" w:rsidP="00582E3F"/>
    <w:p w14:paraId="366FF707" w14:textId="77777777" w:rsidR="001E46F8" w:rsidRDefault="001E46F8" w:rsidP="001E46F8"/>
    <w:p w14:paraId="40002A5E" w14:textId="5FE14CBD" w:rsidR="00E74721" w:rsidRDefault="00E74721" w:rsidP="00E74721">
      <w:pPr>
        <w:keepNext/>
        <w:jc w:val="center"/>
      </w:pPr>
    </w:p>
    <w:p w14:paraId="47F1E0CE" w14:textId="1433EEB5" w:rsidR="00FB44F5" w:rsidRDefault="00FB44F5" w:rsidP="00FB44F5">
      <w:pPr>
        <w:pStyle w:val="Caption"/>
        <w:keepNext/>
        <w:jc w:val="center"/>
      </w:pPr>
      <w:bookmarkStart w:id="601" w:name="_Toc214441265"/>
      <w:r>
        <w:t xml:space="preserve">Figure </w:t>
      </w:r>
      <w:r w:rsidR="005D2277">
        <w:fldChar w:fldCharType="begin"/>
      </w:r>
      <w:r w:rsidR="005D2277">
        <w:instrText xml:space="preserve"> SEQ Figure \* ARABIC </w:instrText>
      </w:r>
      <w:r w:rsidR="005D2277">
        <w:fldChar w:fldCharType="separate"/>
      </w:r>
      <w:r w:rsidR="005D2277">
        <w:rPr>
          <w:noProof/>
        </w:rPr>
        <w:t>10</w:t>
      </w:r>
      <w:r w:rsidR="005D2277">
        <w:fldChar w:fldCharType="end"/>
      </w:r>
      <w:r w:rsidRPr="001D0D87">
        <w:t xml:space="preserve"> Eligibility and Processes screen for scenario when the application is dropped from Medicaid renewals post RFI verification</w:t>
      </w:r>
      <w:bookmarkEnd w:id="601"/>
    </w:p>
    <w:p w14:paraId="17A6A1B0" w14:textId="77777777" w:rsidR="00416E1C" w:rsidRDefault="00416E1C" w:rsidP="00416E1C">
      <w:pPr>
        <w:keepNext/>
        <w:jc w:val="center"/>
      </w:pPr>
      <w:r>
        <w:rPr>
          <w:noProof/>
        </w:rPr>
        <w:drawing>
          <wp:inline distT="0" distB="0" distL="0" distR="0" wp14:anchorId="2D5F5BD0" wp14:editId="04413288">
            <wp:extent cx="6062133" cy="3134634"/>
            <wp:effectExtent l="19050" t="19050" r="15240" b="27940"/>
            <wp:docPr id="1996487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5">
                      <a:extLst>
                        <a:ext uri="{28A0092B-C50C-407E-A947-70E740481C1C}">
                          <a14:useLocalDpi xmlns:a14="http://schemas.microsoft.com/office/drawing/2010/main" val="0"/>
                        </a:ext>
                      </a:extLst>
                    </a:blip>
                    <a:srcRect t="6811" b="49045"/>
                    <a:stretch>
                      <a:fillRect/>
                    </a:stretch>
                  </pic:blipFill>
                  <pic:spPr bwMode="auto">
                    <a:xfrm>
                      <a:off x="0" y="0"/>
                      <a:ext cx="6068690" cy="31380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E9FF1F6" w14:textId="77777777" w:rsidR="0052029E" w:rsidRDefault="0052029E" w:rsidP="0052029E"/>
    <w:p w14:paraId="0641F79B" w14:textId="1DB5A57C" w:rsidR="00FB44F5" w:rsidRDefault="00FB44F5" w:rsidP="00FB44F5">
      <w:pPr>
        <w:pStyle w:val="Caption"/>
        <w:keepNext/>
        <w:jc w:val="center"/>
      </w:pPr>
      <w:bookmarkStart w:id="602" w:name="_Toc214441266"/>
      <w:r>
        <w:t xml:space="preserve">Figure </w:t>
      </w:r>
      <w:r w:rsidR="005D2277">
        <w:fldChar w:fldCharType="begin"/>
      </w:r>
      <w:r w:rsidR="005D2277">
        <w:instrText xml:space="preserve"> SEQ Figure \* ARABIC </w:instrText>
      </w:r>
      <w:r w:rsidR="005D2277">
        <w:fldChar w:fldCharType="separate"/>
      </w:r>
      <w:r w:rsidR="005D2277">
        <w:rPr>
          <w:noProof/>
        </w:rPr>
        <w:t>11</w:t>
      </w:r>
      <w:r w:rsidR="005D2277">
        <w:fldChar w:fldCharType="end"/>
      </w:r>
      <w:r>
        <w:t xml:space="preserve"> </w:t>
      </w:r>
      <w:r w:rsidRPr="00752BAC">
        <w:t>Eligibility and Processes screen for scenario when the</w:t>
      </w:r>
      <w:r>
        <w:t xml:space="preserve">re is at least one </w:t>
      </w:r>
      <w:r w:rsidR="00BE3FDC">
        <w:t xml:space="preserve">non-qualified or </w:t>
      </w:r>
      <w:r w:rsidR="00D66E30">
        <w:t xml:space="preserve">impacted </w:t>
      </w:r>
      <w:r w:rsidR="00D66E30" w:rsidRPr="00752BAC">
        <w:t>members</w:t>
      </w:r>
      <w:r w:rsidR="00BE3FDC">
        <w:t xml:space="preserve"> present in the application and all the</w:t>
      </w:r>
      <w:r w:rsidRPr="00752BAC">
        <w:t xml:space="preserve"> qualified member</w:t>
      </w:r>
      <w:r w:rsidR="00BE3FDC">
        <w:t>s</w:t>
      </w:r>
      <w:r w:rsidRPr="00752BAC">
        <w:t xml:space="preserve"> </w:t>
      </w:r>
      <w:r w:rsidR="00BE3FDC">
        <w:t>are a</w:t>
      </w:r>
      <w:r w:rsidRPr="00752BAC">
        <w:t>uto renewed post RFI verification during Medicaid renewals.</w:t>
      </w:r>
      <w:bookmarkEnd w:id="602"/>
    </w:p>
    <w:p w14:paraId="40044373" w14:textId="77777777" w:rsidR="001D1DBB" w:rsidRDefault="00494EF1" w:rsidP="001D1DBB">
      <w:pPr>
        <w:keepNext/>
        <w:jc w:val="center"/>
      </w:pPr>
      <w:r>
        <w:rPr>
          <w:noProof/>
        </w:rPr>
        <w:drawing>
          <wp:inline distT="0" distB="0" distL="0" distR="0" wp14:anchorId="3194AF0D" wp14:editId="2B430676">
            <wp:extent cx="6096000" cy="2980958"/>
            <wp:effectExtent l="19050" t="19050" r="19050" b="10160"/>
            <wp:docPr id="168830900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9002" name="Picture 13" descr="A screenshot of a computer&#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t="7036" b="51221"/>
                    <a:stretch>
                      <a:fillRect/>
                    </a:stretch>
                  </pic:blipFill>
                  <pic:spPr bwMode="auto">
                    <a:xfrm>
                      <a:off x="0" y="0"/>
                      <a:ext cx="6108835" cy="298723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6DCA21F" w14:textId="77777777" w:rsidR="00AA66DC" w:rsidRDefault="00AA66DC" w:rsidP="00315DA8">
      <w:pPr>
        <w:jc w:val="center"/>
        <w:rPr>
          <w:rFonts w:ascii="Calibri" w:hAnsi="Calibri" w:cs="Calibri"/>
          <w:sz w:val="22"/>
          <w:szCs w:val="22"/>
        </w:rPr>
      </w:pPr>
    </w:p>
    <w:p w14:paraId="4A3ECB2A" w14:textId="5EB8BFC5" w:rsidR="000278D0" w:rsidRPr="00973E39" w:rsidRDefault="00FC5F86" w:rsidP="00315DA8">
      <w:pPr>
        <w:jc w:val="center"/>
        <w:rPr>
          <w:rFonts w:ascii="Calibri" w:hAnsi="Calibri" w:cs="Calibri"/>
          <w:sz w:val="22"/>
          <w:szCs w:val="22"/>
        </w:rPr>
      </w:pPr>
      <w:r>
        <w:rPr>
          <w:rFonts w:ascii="Calibri" w:hAnsi="Calibri" w:cs="Calibri"/>
          <w:sz w:val="22"/>
          <w:szCs w:val="22"/>
        </w:rPr>
        <w:lastRenderedPageBreak/>
        <w:br/>
      </w:r>
    </w:p>
    <w:p w14:paraId="1CD8610A" w14:textId="77777777" w:rsidR="008C5290" w:rsidRPr="00973E39" w:rsidRDefault="008C5290" w:rsidP="00D763D3">
      <w:pPr>
        <w:pStyle w:val="Heading3"/>
        <w:ind w:left="1224" w:hanging="504"/>
        <w:rPr>
          <w:rFonts w:ascii="Calibri" w:hAnsi="Calibri" w:cs="Calibri"/>
          <w:color w:val="auto"/>
          <w:sz w:val="22"/>
          <w:szCs w:val="22"/>
        </w:rPr>
      </w:pPr>
      <w:bookmarkStart w:id="603" w:name="_Toc212474286"/>
      <w:r w:rsidRPr="00973E39">
        <w:rPr>
          <w:rFonts w:ascii="Calibri" w:hAnsi="Calibri" w:cs="Calibri"/>
          <w:color w:val="auto"/>
          <w:sz w:val="22"/>
          <w:szCs w:val="22"/>
        </w:rPr>
        <w:t>Special Design Consideration &amp; Transaction Information</w:t>
      </w:r>
      <w:bookmarkEnd w:id="603"/>
      <w:r w:rsidRPr="00973E39">
        <w:rPr>
          <w:rFonts w:ascii="Calibri" w:hAnsi="Calibri" w:cs="Calibri"/>
          <w:color w:val="auto"/>
          <w:sz w:val="22"/>
          <w:szCs w:val="22"/>
        </w:rPr>
        <w:t xml:space="preserve"> </w:t>
      </w:r>
    </w:p>
    <w:p w14:paraId="4F0C7286" w14:textId="2AC164F4" w:rsidR="003F5F84" w:rsidRPr="00973E39" w:rsidRDefault="00552D9C" w:rsidP="00AD669E">
      <w:pPr>
        <w:ind w:firstLine="720"/>
        <w:rPr>
          <w:rFonts w:ascii="Calibri" w:hAnsi="Calibri" w:cs="Calibri"/>
          <w:sz w:val="22"/>
          <w:szCs w:val="22"/>
        </w:rPr>
      </w:pPr>
      <w:r>
        <w:rPr>
          <w:rFonts w:ascii="Calibri" w:hAnsi="Calibri" w:cs="Calibri"/>
          <w:sz w:val="22"/>
          <w:szCs w:val="22"/>
        </w:rPr>
        <w:t>Not Applicable.</w:t>
      </w:r>
    </w:p>
    <w:p w14:paraId="270D46FE" w14:textId="77777777" w:rsidR="003F5F84" w:rsidRPr="00973E39" w:rsidRDefault="003F5F84" w:rsidP="003F5F84">
      <w:pPr>
        <w:rPr>
          <w:rFonts w:ascii="Calibri" w:hAnsi="Calibri" w:cs="Calibri"/>
          <w:sz w:val="22"/>
          <w:szCs w:val="22"/>
        </w:rPr>
      </w:pPr>
    </w:p>
    <w:p w14:paraId="3882A2E3" w14:textId="1776C22D" w:rsidR="003F5F84" w:rsidRDefault="00B13D5B" w:rsidP="003F5F84">
      <w:pPr>
        <w:rPr>
          <w:rFonts w:ascii="Calibri" w:hAnsi="Calibri" w:cs="Calibri"/>
        </w:rPr>
      </w:pPr>
      <w:r w:rsidRPr="00747B75">
        <w:rPr>
          <w:rFonts w:ascii="Calibri" w:hAnsi="Calibri" w:cs="Calibri"/>
        </w:rPr>
        <w:br w:type="page"/>
      </w:r>
    </w:p>
    <w:p w14:paraId="40995BAE" w14:textId="1D4D41F1" w:rsidR="0004542C" w:rsidRPr="00747B75" w:rsidRDefault="0004542C" w:rsidP="0004542C">
      <w:pPr>
        <w:pStyle w:val="ListParagraph"/>
        <w:keepNext/>
        <w:numPr>
          <w:ilvl w:val="1"/>
          <w:numId w:val="12"/>
        </w:numPr>
        <w:spacing w:before="200" w:after="60" w:line="276" w:lineRule="auto"/>
        <w:outlineLvl w:val="1"/>
        <w:rPr>
          <w:rFonts w:ascii="Calibri" w:hAnsi="Calibri" w:cs="Calibri"/>
          <w:b/>
        </w:rPr>
      </w:pPr>
      <w:bookmarkStart w:id="604" w:name="_Toc212474287"/>
      <w:r w:rsidRPr="00AD447F">
        <w:rPr>
          <w:rFonts w:ascii="Calibri" w:hAnsi="Calibri" w:cs="Calibri"/>
          <w:b/>
          <w:sz w:val="22"/>
          <w:szCs w:val="22"/>
        </w:rPr>
        <w:lastRenderedPageBreak/>
        <w:t>E</w:t>
      </w:r>
      <w:r w:rsidR="00B841DC">
        <w:rPr>
          <w:rFonts w:ascii="Calibri" w:hAnsi="Calibri" w:cs="Calibri"/>
          <w:b/>
          <w:sz w:val="22"/>
          <w:szCs w:val="22"/>
        </w:rPr>
        <w:t>TREN</w:t>
      </w:r>
      <w:r w:rsidRPr="00AD447F">
        <w:rPr>
          <w:rFonts w:ascii="Calibri" w:hAnsi="Calibri" w:cs="Calibri"/>
          <w:b/>
          <w:sz w:val="22"/>
          <w:szCs w:val="22"/>
        </w:rPr>
        <w:t>.PC</w:t>
      </w:r>
      <w:r>
        <w:rPr>
          <w:rFonts w:ascii="Calibri" w:hAnsi="Calibri" w:cs="Calibri"/>
          <w:b/>
          <w:sz w:val="22"/>
          <w:szCs w:val="22"/>
        </w:rPr>
        <w:t>0</w:t>
      </w:r>
      <w:r w:rsidR="00D646AC">
        <w:rPr>
          <w:rFonts w:ascii="Calibri" w:hAnsi="Calibri" w:cs="Calibri"/>
          <w:b/>
          <w:sz w:val="22"/>
          <w:szCs w:val="22"/>
        </w:rPr>
        <w:t>3</w:t>
      </w:r>
      <w:r w:rsidRPr="00973E39">
        <w:rPr>
          <w:rFonts w:ascii="Calibri" w:hAnsi="Calibri" w:cs="Calibri"/>
          <w:b/>
          <w:sz w:val="22"/>
          <w:szCs w:val="22"/>
        </w:rPr>
        <w:t xml:space="preserve"> </w:t>
      </w:r>
      <w:r w:rsidRPr="00747B75">
        <w:rPr>
          <w:rFonts w:ascii="Calibri" w:hAnsi="Calibri" w:cs="Calibri"/>
          <w:b/>
        </w:rPr>
        <w:t>–</w:t>
      </w:r>
      <w:r w:rsidR="00D646AC">
        <w:rPr>
          <w:rFonts w:ascii="Calibri" w:hAnsi="Calibri" w:cs="Calibri"/>
          <w:b/>
        </w:rPr>
        <w:t>Impact of RFI</w:t>
      </w:r>
      <w:r w:rsidR="00D646AC" w:rsidRPr="002F5C5A">
        <w:rPr>
          <w:rFonts w:ascii="Calibri" w:hAnsi="Calibri" w:cs="Calibri"/>
          <w:b/>
        </w:rPr>
        <w:t xml:space="preserve"> Verification over the MH renewal reinstate</w:t>
      </w:r>
      <w:r w:rsidR="00D646AC">
        <w:rPr>
          <w:rFonts w:ascii="Calibri" w:hAnsi="Calibri" w:cs="Calibri"/>
          <w:b/>
        </w:rPr>
        <w:t>d due to Address update (Omnibus)</w:t>
      </w:r>
      <w:r w:rsidR="0088529A">
        <w:rPr>
          <w:rFonts w:ascii="Calibri" w:hAnsi="Calibri" w:cs="Calibri"/>
          <w:b/>
        </w:rPr>
        <w:t xml:space="preserve"> when </w:t>
      </w:r>
      <w:r w:rsidR="0088529A">
        <w:rPr>
          <w:rFonts w:ascii="Calibri" w:hAnsi="Calibri" w:cs="Calibri"/>
          <w:b/>
          <w:sz w:val="22"/>
          <w:szCs w:val="22"/>
        </w:rPr>
        <w:t>“Allow RFI Verification” configuration is ON</w:t>
      </w:r>
      <w:r w:rsidR="0088529A" w:rsidRPr="00F0613D">
        <w:rPr>
          <w:rFonts w:ascii="Calibri" w:hAnsi="Calibri" w:cs="Calibri"/>
          <w:b/>
        </w:rPr>
        <w:t>.</w:t>
      </w:r>
      <w:bookmarkEnd w:id="604"/>
    </w:p>
    <w:p w14:paraId="565EF396" w14:textId="77777777" w:rsidR="0004542C" w:rsidRPr="00747B75" w:rsidRDefault="0004542C" w:rsidP="0004542C">
      <w:pPr>
        <w:pStyle w:val="ListParagraph"/>
        <w:keepNext/>
        <w:keepLines/>
        <w:pageBreakBefore/>
        <w:numPr>
          <w:ilvl w:val="1"/>
          <w:numId w:val="2"/>
        </w:numPr>
        <w:pBdr>
          <w:bottom w:val="single" w:sz="12" w:space="1" w:color="4C8B3F" w:themeColor="background2"/>
        </w:pBdr>
        <w:spacing w:after="240"/>
        <w:outlineLvl w:val="0"/>
        <w:rPr>
          <w:rFonts w:ascii="Calibri" w:eastAsiaTheme="majorEastAsia" w:hAnsi="Calibri" w:cs="Calibri"/>
          <w:b/>
          <w:vanish/>
          <w:sz w:val="28"/>
          <w:szCs w:val="26"/>
        </w:rPr>
      </w:pPr>
      <w:bookmarkStart w:id="605" w:name="_Toc211527842"/>
      <w:bookmarkStart w:id="606" w:name="_Toc212474288"/>
      <w:bookmarkEnd w:id="605"/>
      <w:bookmarkEnd w:id="606"/>
    </w:p>
    <w:p w14:paraId="13B39604" w14:textId="77777777" w:rsidR="0004542C" w:rsidRPr="00973E39" w:rsidRDefault="0004542C" w:rsidP="0004542C">
      <w:pPr>
        <w:pStyle w:val="Heading3"/>
        <w:ind w:left="1224" w:hanging="504"/>
        <w:rPr>
          <w:rFonts w:ascii="Calibri" w:hAnsi="Calibri" w:cs="Calibri"/>
          <w:sz w:val="22"/>
          <w:szCs w:val="22"/>
        </w:rPr>
      </w:pPr>
      <w:bookmarkStart w:id="607" w:name="_Toc212474289"/>
      <w:r w:rsidRPr="00973E39">
        <w:rPr>
          <w:rFonts w:ascii="Calibri" w:hAnsi="Calibri" w:cs="Calibri"/>
          <w:color w:val="auto"/>
          <w:sz w:val="22"/>
          <w:szCs w:val="22"/>
        </w:rPr>
        <w:t>Description</w:t>
      </w:r>
      <w:bookmarkEnd w:id="607"/>
    </w:p>
    <w:p w14:paraId="6B8EC6BB" w14:textId="4C5A1694" w:rsidR="0004542C" w:rsidRPr="00973E39" w:rsidRDefault="0004542C" w:rsidP="0004542C">
      <w:pPr>
        <w:ind w:left="720"/>
        <w:rPr>
          <w:rFonts w:ascii="Calibri" w:hAnsi="Calibri" w:cs="Calibri"/>
          <w:sz w:val="22"/>
          <w:szCs w:val="22"/>
        </w:rPr>
      </w:pPr>
      <w:r w:rsidRPr="00973E39">
        <w:rPr>
          <w:rFonts w:ascii="Calibri" w:hAnsi="Calibri" w:cs="Calibri"/>
          <w:sz w:val="22"/>
          <w:szCs w:val="22"/>
        </w:rPr>
        <w:t xml:space="preserve">This </w:t>
      </w:r>
      <w:r w:rsidRPr="009F5637">
        <w:rPr>
          <w:rFonts w:ascii="Calibri" w:hAnsi="Calibri" w:cs="Calibri"/>
          <w:sz w:val="22"/>
          <w:szCs w:val="22"/>
        </w:rPr>
        <w:t>will provide the ability to verify the outstanding RFI for any member when the application is being processed as part of the Medicaid renewal process without stopping the Medicaid renewal process.</w:t>
      </w:r>
    </w:p>
    <w:p w14:paraId="14BE0D1F" w14:textId="77777777" w:rsidR="005B434D" w:rsidRDefault="005B434D" w:rsidP="005B434D">
      <w:pPr>
        <w:rPr>
          <w:rFonts w:ascii="Calibri" w:hAnsi="Calibri" w:cs="Calibri"/>
          <w:sz w:val="22"/>
          <w:szCs w:val="22"/>
        </w:rPr>
      </w:pPr>
    </w:p>
    <w:p w14:paraId="7C8EA7DB" w14:textId="77777777" w:rsidR="005B434D" w:rsidRDefault="005B434D" w:rsidP="005B434D">
      <w:pPr>
        <w:ind w:left="720"/>
        <w:rPr>
          <w:rFonts w:ascii="Calibri" w:hAnsi="Calibri" w:cs="Calibri"/>
          <w:sz w:val="22"/>
          <w:szCs w:val="22"/>
        </w:rPr>
      </w:pPr>
      <w:r>
        <w:rPr>
          <w:rFonts w:ascii="Calibri" w:hAnsi="Calibri" w:cs="Calibri"/>
          <w:sz w:val="22"/>
          <w:szCs w:val="22"/>
        </w:rPr>
        <w:t>W</w:t>
      </w:r>
      <w:r w:rsidRPr="00313B3A">
        <w:rPr>
          <w:rFonts w:ascii="Calibri" w:hAnsi="Calibri" w:cs="Calibri"/>
          <w:sz w:val="22"/>
          <w:szCs w:val="22"/>
        </w:rPr>
        <w:t>hen the “Allow RFI Verification” is O</w:t>
      </w:r>
      <w:r>
        <w:rPr>
          <w:rFonts w:ascii="Calibri" w:hAnsi="Calibri" w:cs="Calibri"/>
          <w:sz w:val="22"/>
          <w:szCs w:val="22"/>
        </w:rPr>
        <w:t>FF, the system will follow the current system behavior.</w:t>
      </w:r>
    </w:p>
    <w:p w14:paraId="04472576" w14:textId="77777777" w:rsidR="0004542C" w:rsidRPr="00973E39" w:rsidRDefault="0004542C" w:rsidP="005B434D">
      <w:pPr>
        <w:rPr>
          <w:rFonts w:ascii="Calibri" w:hAnsi="Calibri" w:cs="Calibri"/>
          <w:sz w:val="22"/>
          <w:szCs w:val="22"/>
        </w:rPr>
      </w:pPr>
    </w:p>
    <w:p w14:paraId="22EE6E04" w14:textId="77777777" w:rsidR="0004542C" w:rsidRPr="00973E39" w:rsidRDefault="0004542C" w:rsidP="0004542C">
      <w:pPr>
        <w:pStyle w:val="Heading3"/>
        <w:ind w:left="1224" w:hanging="504"/>
        <w:rPr>
          <w:rFonts w:ascii="Calibri" w:hAnsi="Calibri" w:cs="Calibri"/>
          <w:color w:val="auto"/>
          <w:sz w:val="22"/>
          <w:szCs w:val="22"/>
        </w:rPr>
      </w:pPr>
      <w:bookmarkStart w:id="608" w:name="_Toc212474290"/>
      <w:r w:rsidRPr="00973E39">
        <w:rPr>
          <w:rFonts w:ascii="Calibri" w:hAnsi="Calibri" w:cs="Calibri"/>
          <w:color w:val="auto"/>
          <w:sz w:val="22"/>
          <w:szCs w:val="22"/>
        </w:rPr>
        <w:t>Current System Behavior</w:t>
      </w:r>
      <w:bookmarkEnd w:id="608"/>
    </w:p>
    <w:p w14:paraId="2FFF56A3" w14:textId="0827AB29" w:rsidR="0004542C" w:rsidRPr="00973E39" w:rsidRDefault="0004542C" w:rsidP="0004542C">
      <w:pPr>
        <w:ind w:left="720"/>
        <w:rPr>
          <w:rFonts w:ascii="Calibri" w:hAnsi="Calibri" w:cs="Calibri"/>
          <w:sz w:val="22"/>
          <w:szCs w:val="22"/>
        </w:rPr>
      </w:pPr>
      <w:r w:rsidRPr="00973E39">
        <w:rPr>
          <w:rFonts w:ascii="Calibri" w:hAnsi="Calibri" w:cs="Calibri"/>
          <w:sz w:val="22"/>
          <w:szCs w:val="22"/>
        </w:rPr>
        <w:t xml:space="preserve">Currently, </w:t>
      </w:r>
      <w:r w:rsidRPr="004F0EE1">
        <w:rPr>
          <w:rFonts w:ascii="Calibri" w:hAnsi="Calibri" w:cs="Calibri"/>
          <w:sz w:val="22"/>
          <w:szCs w:val="22"/>
        </w:rPr>
        <w:t>the HIX system does not allow the agent portal users to verify the RFI if the</w:t>
      </w:r>
      <w:r w:rsidR="008300BD">
        <w:rPr>
          <w:rFonts w:ascii="Calibri" w:hAnsi="Calibri" w:cs="Calibri"/>
          <w:sz w:val="22"/>
          <w:szCs w:val="22"/>
        </w:rPr>
        <w:t xml:space="preserve"> Medicaid renewal </w:t>
      </w:r>
      <w:r w:rsidR="008A2ACB">
        <w:rPr>
          <w:rFonts w:ascii="Calibri" w:hAnsi="Calibri" w:cs="Calibri"/>
          <w:sz w:val="22"/>
          <w:szCs w:val="22"/>
        </w:rPr>
        <w:t>time clock</w:t>
      </w:r>
      <w:r w:rsidR="008300BD">
        <w:rPr>
          <w:rFonts w:ascii="Calibri" w:hAnsi="Calibri" w:cs="Calibri"/>
          <w:sz w:val="22"/>
          <w:szCs w:val="22"/>
        </w:rPr>
        <w:t xml:space="preserve"> is in progress due to reinstatement</w:t>
      </w:r>
      <w:r w:rsidR="00802B4D">
        <w:rPr>
          <w:rFonts w:ascii="Calibri" w:hAnsi="Calibri" w:cs="Calibri"/>
          <w:sz w:val="22"/>
          <w:szCs w:val="22"/>
        </w:rPr>
        <w:t xml:space="preserve"> initiated through change address </w:t>
      </w:r>
      <w:r w:rsidR="008A2ACB">
        <w:rPr>
          <w:rFonts w:ascii="Calibri" w:hAnsi="Calibri" w:cs="Calibri"/>
          <w:sz w:val="22"/>
          <w:szCs w:val="22"/>
        </w:rPr>
        <w:t>screen.</w:t>
      </w:r>
    </w:p>
    <w:p w14:paraId="71AB741E" w14:textId="77777777" w:rsidR="0004542C" w:rsidRPr="00973E39" w:rsidRDefault="0004542C" w:rsidP="0004542C">
      <w:pPr>
        <w:ind w:left="1440"/>
        <w:rPr>
          <w:rFonts w:ascii="Calibri" w:hAnsi="Calibri" w:cs="Calibri"/>
          <w:sz w:val="22"/>
          <w:szCs w:val="22"/>
        </w:rPr>
      </w:pPr>
    </w:p>
    <w:p w14:paraId="599298FC" w14:textId="77777777" w:rsidR="0004542C" w:rsidRPr="00973E39" w:rsidRDefault="0004542C" w:rsidP="0004542C">
      <w:pPr>
        <w:pStyle w:val="Heading3"/>
        <w:ind w:left="1224" w:hanging="504"/>
        <w:rPr>
          <w:rFonts w:ascii="Calibri" w:hAnsi="Calibri" w:cs="Calibri"/>
          <w:color w:val="auto"/>
          <w:sz w:val="22"/>
          <w:szCs w:val="22"/>
        </w:rPr>
      </w:pPr>
      <w:bookmarkStart w:id="609" w:name="_Toc212474291"/>
      <w:r w:rsidRPr="00973E39">
        <w:rPr>
          <w:rFonts w:ascii="Calibri" w:hAnsi="Calibri" w:cs="Calibri"/>
          <w:color w:val="auto"/>
          <w:sz w:val="22"/>
          <w:szCs w:val="22"/>
        </w:rPr>
        <w:t>Actor(s)</w:t>
      </w:r>
      <w:bookmarkEnd w:id="609"/>
    </w:p>
    <w:p w14:paraId="6803DF93" w14:textId="77777777" w:rsidR="0004542C" w:rsidRDefault="0004542C" w:rsidP="00BD4032">
      <w:pPr>
        <w:pStyle w:val="ListParagraph"/>
        <w:numPr>
          <w:ilvl w:val="0"/>
          <w:numId w:val="42"/>
        </w:numPr>
        <w:contextualSpacing/>
        <w:rPr>
          <w:rFonts w:ascii="Calibri" w:hAnsi="Calibri" w:cs="Calibri"/>
          <w:sz w:val="22"/>
          <w:szCs w:val="22"/>
        </w:rPr>
      </w:pPr>
      <w:r w:rsidRPr="00973E39">
        <w:rPr>
          <w:rFonts w:ascii="Calibri" w:hAnsi="Calibri" w:cs="Calibri"/>
          <w:sz w:val="22"/>
          <w:szCs w:val="22"/>
        </w:rPr>
        <w:t>HIX System</w:t>
      </w:r>
    </w:p>
    <w:p w14:paraId="77A4F70C" w14:textId="77777777" w:rsidR="0004542C" w:rsidRPr="00973E39" w:rsidRDefault="0004542C" w:rsidP="00BD4032">
      <w:pPr>
        <w:pStyle w:val="ListParagraph"/>
        <w:numPr>
          <w:ilvl w:val="0"/>
          <w:numId w:val="42"/>
        </w:numPr>
        <w:contextualSpacing/>
        <w:rPr>
          <w:rFonts w:ascii="Calibri" w:hAnsi="Calibri" w:cs="Calibri"/>
          <w:sz w:val="22"/>
          <w:szCs w:val="22"/>
        </w:rPr>
      </w:pPr>
      <w:r>
        <w:rPr>
          <w:rFonts w:ascii="Calibri" w:hAnsi="Calibri" w:cs="Calibri"/>
          <w:sz w:val="22"/>
          <w:szCs w:val="22"/>
        </w:rPr>
        <w:t>Agent Portal User</w:t>
      </w:r>
    </w:p>
    <w:p w14:paraId="0EA66FBD" w14:textId="77777777" w:rsidR="0004542C" w:rsidRPr="00973E39" w:rsidRDefault="0004542C" w:rsidP="0004542C">
      <w:pPr>
        <w:ind w:left="1440"/>
        <w:rPr>
          <w:rFonts w:ascii="Calibri" w:hAnsi="Calibri" w:cs="Calibri"/>
          <w:sz w:val="22"/>
          <w:szCs w:val="22"/>
        </w:rPr>
      </w:pPr>
    </w:p>
    <w:p w14:paraId="22195A30" w14:textId="77777777" w:rsidR="0004542C" w:rsidRPr="00973E39" w:rsidRDefault="0004542C" w:rsidP="0004542C">
      <w:pPr>
        <w:pStyle w:val="Heading3"/>
        <w:ind w:left="1224" w:hanging="504"/>
        <w:rPr>
          <w:rFonts w:ascii="Calibri" w:hAnsi="Calibri" w:cs="Calibri"/>
          <w:color w:val="auto"/>
          <w:sz w:val="22"/>
          <w:szCs w:val="22"/>
        </w:rPr>
      </w:pPr>
      <w:bookmarkStart w:id="610" w:name="_Toc212474292"/>
      <w:r w:rsidRPr="00973E39">
        <w:rPr>
          <w:rFonts w:ascii="Calibri" w:hAnsi="Calibri" w:cs="Calibri"/>
          <w:color w:val="auto"/>
          <w:sz w:val="22"/>
          <w:szCs w:val="22"/>
        </w:rPr>
        <w:t>Trigger(s)</w:t>
      </w:r>
      <w:bookmarkEnd w:id="610"/>
    </w:p>
    <w:p w14:paraId="41A5A394" w14:textId="77777777" w:rsidR="0004542C" w:rsidRPr="00973E39" w:rsidRDefault="0004542C" w:rsidP="00BD4032">
      <w:pPr>
        <w:pStyle w:val="ListParagraph"/>
        <w:numPr>
          <w:ilvl w:val="0"/>
          <w:numId w:val="43"/>
        </w:numPr>
        <w:rPr>
          <w:rFonts w:ascii="Calibri" w:hAnsi="Calibri" w:cs="Calibri"/>
          <w:sz w:val="22"/>
          <w:szCs w:val="22"/>
        </w:rPr>
      </w:pPr>
      <w:r w:rsidRPr="00973E39">
        <w:rPr>
          <w:rFonts w:ascii="Calibri" w:hAnsi="Calibri" w:cs="Calibri"/>
          <w:sz w:val="22"/>
          <w:szCs w:val="22"/>
        </w:rPr>
        <w:t>The</w:t>
      </w:r>
      <w:r>
        <w:rPr>
          <w:rFonts w:ascii="Calibri" w:hAnsi="Calibri" w:cs="Calibri"/>
          <w:sz w:val="22"/>
          <w:szCs w:val="22"/>
        </w:rPr>
        <w:t xml:space="preserve"> agent portal user verifies any RFI for any member through document verification feature.</w:t>
      </w:r>
    </w:p>
    <w:p w14:paraId="1854B420" w14:textId="77777777" w:rsidR="0004542C" w:rsidRPr="00973E39" w:rsidRDefault="0004542C" w:rsidP="0004542C">
      <w:pPr>
        <w:ind w:left="720"/>
        <w:rPr>
          <w:rFonts w:ascii="Calibri" w:hAnsi="Calibri" w:cs="Calibri"/>
          <w:sz w:val="22"/>
          <w:szCs w:val="22"/>
        </w:rPr>
      </w:pPr>
    </w:p>
    <w:p w14:paraId="048EF071" w14:textId="77777777" w:rsidR="0004542C" w:rsidRPr="00973E39" w:rsidRDefault="0004542C" w:rsidP="0004542C">
      <w:pPr>
        <w:pStyle w:val="Heading3"/>
        <w:ind w:left="1224" w:hanging="504"/>
        <w:rPr>
          <w:rFonts w:ascii="Calibri" w:hAnsi="Calibri" w:cs="Calibri"/>
          <w:color w:val="auto"/>
          <w:sz w:val="22"/>
          <w:szCs w:val="22"/>
        </w:rPr>
      </w:pPr>
      <w:bookmarkStart w:id="611" w:name="_Toc212474293"/>
      <w:r w:rsidRPr="00973E39">
        <w:rPr>
          <w:rFonts w:ascii="Calibri" w:hAnsi="Calibri" w:cs="Calibri"/>
          <w:color w:val="auto"/>
          <w:sz w:val="22"/>
          <w:szCs w:val="22"/>
        </w:rPr>
        <w:t>Precondition(s)</w:t>
      </w:r>
      <w:bookmarkEnd w:id="611"/>
    </w:p>
    <w:p w14:paraId="7AAAD718" w14:textId="367E4924" w:rsidR="0004542C" w:rsidRPr="00973E39" w:rsidRDefault="0004542C" w:rsidP="00BD4032">
      <w:pPr>
        <w:pStyle w:val="ListParagraph"/>
        <w:numPr>
          <w:ilvl w:val="0"/>
          <w:numId w:val="44"/>
        </w:numPr>
        <w:rPr>
          <w:rFonts w:ascii="Calibri" w:hAnsi="Calibri" w:cs="Calibri"/>
          <w:sz w:val="22"/>
          <w:szCs w:val="22"/>
        </w:rPr>
      </w:pPr>
      <w:r w:rsidRPr="00973E39">
        <w:rPr>
          <w:rFonts w:ascii="Calibri" w:hAnsi="Calibri" w:cs="Calibri"/>
          <w:sz w:val="22"/>
          <w:szCs w:val="22"/>
        </w:rPr>
        <w:t>The</w:t>
      </w:r>
      <w:r w:rsidR="00802B4D">
        <w:rPr>
          <w:rFonts w:ascii="Calibri" w:hAnsi="Calibri" w:cs="Calibri"/>
          <w:sz w:val="22"/>
          <w:szCs w:val="22"/>
        </w:rPr>
        <w:t xml:space="preserve"> </w:t>
      </w:r>
      <w:r>
        <w:rPr>
          <w:rFonts w:ascii="Calibri" w:hAnsi="Calibri" w:cs="Calibri"/>
          <w:sz w:val="22"/>
          <w:szCs w:val="22"/>
        </w:rPr>
        <w:t xml:space="preserve">Medicaid renewal </w:t>
      </w:r>
      <w:r w:rsidR="00802B4D">
        <w:rPr>
          <w:rFonts w:ascii="Calibri" w:hAnsi="Calibri" w:cs="Calibri"/>
          <w:sz w:val="22"/>
          <w:szCs w:val="22"/>
        </w:rPr>
        <w:t>time</w:t>
      </w:r>
      <w:r w:rsidR="00282998">
        <w:rPr>
          <w:rFonts w:ascii="Calibri" w:hAnsi="Calibri" w:cs="Calibri"/>
          <w:sz w:val="22"/>
          <w:szCs w:val="22"/>
        </w:rPr>
        <w:t xml:space="preserve"> </w:t>
      </w:r>
      <w:r w:rsidR="00802B4D">
        <w:rPr>
          <w:rFonts w:ascii="Calibri" w:hAnsi="Calibri" w:cs="Calibri"/>
          <w:sz w:val="22"/>
          <w:szCs w:val="22"/>
        </w:rPr>
        <w:t xml:space="preserve">clock is </w:t>
      </w:r>
      <w:r w:rsidR="00282998">
        <w:rPr>
          <w:rFonts w:ascii="Calibri" w:hAnsi="Calibri" w:cs="Calibri"/>
          <w:sz w:val="22"/>
          <w:szCs w:val="22"/>
        </w:rPr>
        <w:t>in progress due to reinstatement</w:t>
      </w:r>
      <w:r w:rsidR="00C67B4E">
        <w:rPr>
          <w:rFonts w:ascii="Calibri" w:hAnsi="Calibri" w:cs="Calibri"/>
          <w:sz w:val="22"/>
          <w:szCs w:val="22"/>
        </w:rPr>
        <w:t xml:space="preserve"> (through change address screen)</w:t>
      </w:r>
      <w:r w:rsidR="00282998">
        <w:rPr>
          <w:rFonts w:ascii="Calibri" w:hAnsi="Calibri" w:cs="Calibri"/>
          <w:sz w:val="22"/>
          <w:szCs w:val="22"/>
        </w:rPr>
        <w:t xml:space="preserve"> for an application.</w:t>
      </w:r>
    </w:p>
    <w:p w14:paraId="070AAED4" w14:textId="77777777" w:rsidR="0004542C" w:rsidRPr="00973E39" w:rsidRDefault="0004542C" w:rsidP="0004542C">
      <w:pPr>
        <w:rPr>
          <w:rFonts w:ascii="Calibri" w:hAnsi="Calibri" w:cs="Calibri"/>
          <w:sz w:val="22"/>
          <w:szCs w:val="22"/>
        </w:rPr>
      </w:pPr>
    </w:p>
    <w:p w14:paraId="3FE1BF47" w14:textId="77777777" w:rsidR="0004542C" w:rsidRPr="00973E39" w:rsidRDefault="0004542C" w:rsidP="0004542C">
      <w:pPr>
        <w:pStyle w:val="Heading3"/>
        <w:ind w:left="1224" w:hanging="504"/>
        <w:rPr>
          <w:rFonts w:ascii="Calibri" w:hAnsi="Calibri" w:cs="Calibri"/>
          <w:color w:val="auto"/>
          <w:sz w:val="22"/>
          <w:szCs w:val="22"/>
        </w:rPr>
      </w:pPr>
      <w:bookmarkStart w:id="612" w:name="_Toc212474294"/>
      <w:r w:rsidRPr="00973E39">
        <w:rPr>
          <w:rFonts w:ascii="Calibri" w:hAnsi="Calibri" w:cs="Calibri"/>
          <w:color w:val="auto"/>
          <w:sz w:val="22"/>
          <w:szCs w:val="22"/>
        </w:rPr>
        <w:t>Postcondition(s)</w:t>
      </w:r>
      <w:bookmarkEnd w:id="612"/>
    </w:p>
    <w:p w14:paraId="5273CC7A" w14:textId="0EB762A5" w:rsidR="0004542C" w:rsidRPr="00D77C32" w:rsidRDefault="0004542C" w:rsidP="00BD4032">
      <w:pPr>
        <w:pStyle w:val="ListParagraph"/>
        <w:numPr>
          <w:ilvl w:val="0"/>
          <w:numId w:val="45"/>
        </w:numPr>
        <w:jc w:val="both"/>
        <w:rPr>
          <w:rFonts w:ascii="Calibri" w:hAnsi="Calibri" w:cs="Calibri"/>
          <w:sz w:val="22"/>
          <w:szCs w:val="22"/>
        </w:rPr>
      </w:pPr>
      <w:r w:rsidRPr="00973E39">
        <w:rPr>
          <w:rFonts w:ascii="Calibri" w:hAnsi="Calibri" w:cs="Calibri"/>
          <w:color w:val="000000"/>
          <w:sz w:val="22"/>
          <w:szCs w:val="22"/>
        </w:rPr>
        <w:t xml:space="preserve">The </w:t>
      </w:r>
      <w:r w:rsidRPr="008C381C">
        <w:rPr>
          <w:rFonts w:ascii="Calibri" w:hAnsi="Calibri" w:cs="Calibri"/>
          <w:iCs/>
          <w:sz w:val="22"/>
          <w:szCs w:val="22"/>
        </w:rPr>
        <w:t>system enable</w:t>
      </w:r>
      <w:r>
        <w:rPr>
          <w:rFonts w:ascii="Calibri" w:hAnsi="Calibri" w:cs="Calibri"/>
          <w:iCs/>
          <w:sz w:val="22"/>
          <w:szCs w:val="22"/>
        </w:rPr>
        <w:t>s</w:t>
      </w:r>
      <w:r w:rsidRPr="008C381C">
        <w:rPr>
          <w:rFonts w:ascii="Calibri" w:hAnsi="Calibri" w:cs="Calibri"/>
          <w:iCs/>
          <w:sz w:val="22"/>
          <w:szCs w:val="22"/>
        </w:rPr>
        <w:t xml:space="preserve"> the agent portal capability to verify any outstanding RFI for any member when </w:t>
      </w:r>
      <w:r w:rsidR="00282998">
        <w:rPr>
          <w:rFonts w:ascii="Calibri" w:hAnsi="Calibri" w:cs="Calibri"/>
          <w:sz w:val="22"/>
          <w:szCs w:val="22"/>
        </w:rPr>
        <w:t>Medicaid renewal time clock is in progress due to reinstatement</w:t>
      </w:r>
      <w:r w:rsidRPr="008C381C">
        <w:rPr>
          <w:rFonts w:ascii="Calibri" w:hAnsi="Calibri" w:cs="Calibri"/>
          <w:iCs/>
          <w:sz w:val="22"/>
          <w:szCs w:val="22"/>
        </w:rPr>
        <w:t>.</w:t>
      </w:r>
    </w:p>
    <w:p w14:paraId="3F783B50" w14:textId="77777777" w:rsidR="0004542C" w:rsidRDefault="0004542C" w:rsidP="0004542C">
      <w:pPr>
        <w:jc w:val="both"/>
        <w:rPr>
          <w:rFonts w:ascii="Calibri" w:hAnsi="Calibri" w:cs="Calibri"/>
          <w:sz w:val="22"/>
          <w:szCs w:val="22"/>
        </w:rPr>
      </w:pPr>
    </w:p>
    <w:p w14:paraId="0066C4D0" w14:textId="77777777" w:rsidR="00F24B71" w:rsidRPr="00973E39" w:rsidRDefault="00F24B71" w:rsidP="00F24B71">
      <w:pPr>
        <w:pStyle w:val="Heading3"/>
        <w:ind w:left="1224" w:hanging="504"/>
        <w:rPr>
          <w:rFonts w:ascii="Calibri" w:hAnsi="Calibri" w:cs="Calibri"/>
          <w:color w:val="auto"/>
          <w:sz w:val="22"/>
          <w:szCs w:val="22"/>
        </w:rPr>
      </w:pPr>
      <w:bookmarkStart w:id="613" w:name="_Toc212474295"/>
      <w:r w:rsidRPr="00973E39">
        <w:rPr>
          <w:rFonts w:ascii="Calibri" w:hAnsi="Calibri" w:cs="Calibri"/>
          <w:color w:val="auto"/>
          <w:sz w:val="22"/>
          <w:szCs w:val="22"/>
        </w:rPr>
        <w:t>Description</w:t>
      </w:r>
      <w:bookmarkEnd w:id="613"/>
    </w:p>
    <w:p w14:paraId="01990688" w14:textId="77777777" w:rsidR="00F24B71" w:rsidRPr="006F37EB" w:rsidRDefault="00F24B71" w:rsidP="00F24B71">
      <w:pPr>
        <w:ind w:left="720"/>
        <w:rPr>
          <w:rFonts w:ascii="Calibri" w:hAnsi="Calibri" w:cs="Calibri"/>
          <w:sz w:val="22"/>
          <w:szCs w:val="22"/>
        </w:rPr>
      </w:pPr>
      <w:r w:rsidRPr="00973E39">
        <w:rPr>
          <w:rFonts w:ascii="Calibri" w:hAnsi="Calibri" w:cs="Calibri"/>
          <w:sz w:val="22"/>
          <w:szCs w:val="22"/>
        </w:rPr>
        <w:t>This</w:t>
      </w:r>
      <w:r>
        <w:rPr>
          <w:rFonts w:ascii="Calibri" w:hAnsi="Calibri" w:cs="Calibri"/>
          <w:sz w:val="22"/>
          <w:szCs w:val="22"/>
        </w:rPr>
        <w:t xml:space="preserve"> product capability</w:t>
      </w:r>
      <w:r w:rsidRPr="00973E39">
        <w:rPr>
          <w:rFonts w:ascii="Calibri" w:hAnsi="Calibri" w:cs="Calibri"/>
          <w:sz w:val="22"/>
          <w:szCs w:val="22"/>
        </w:rPr>
        <w:t xml:space="preserve"> </w:t>
      </w:r>
      <w:r w:rsidRPr="009F5637">
        <w:rPr>
          <w:rFonts w:ascii="Calibri" w:hAnsi="Calibri" w:cs="Calibri"/>
          <w:sz w:val="22"/>
          <w:szCs w:val="22"/>
        </w:rPr>
        <w:t xml:space="preserve">will </w:t>
      </w:r>
      <w:r>
        <w:rPr>
          <w:rFonts w:ascii="Calibri" w:hAnsi="Calibri" w:cs="Calibri"/>
          <w:sz w:val="22"/>
          <w:szCs w:val="22"/>
        </w:rPr>
        <w:t>provide the configurable ability to set the “Next renewal date” based on the population group and aid category following the existing rules for qualified, impacted, non-qualified when the application is processed through different process.</w:t>
      </w:r>
    </w:p>
    <w:p w14:paraId="1099DC5C" w14:textId="77777777" w:rsidR="00F24B71" w:rsidRPr="00973E39" w:rsidRDefault="00F24B71" w:rsidP="00F24B71">
      <w:pPr>
        <w:ind w:left="1440"/>
        <w:rPr>
          <w:rFonts w:ascii="Calibri" w:hAnsi="Calibri" w:cs="Calibri"/>
          <w:sz w:val="22"/>
          <w:szCs w:val="22"/>
        </w:rPr>
      </w:pPr>
    </w:p>
    <w:p w14:paraId="0288417C" w14:textId="77777777" w:rsidR="0004542C" w:rsidRPr="00973E39" w:rsidRDefault="0004542C" w:rsidP="0004542C">
      <w:pPr>
        <w:pStyle w:val="Heading3"/>
        <w:ind w:left="1224" w:hanging="504"/>
        <w:rPr>
          <w:rFonts w:ascii="Calibri" w:hAnsi="Calibri" w:cs="Calibri"/>
          <w:color w:val="auto"/>
          <w:sz w:val="22"/>
          <w:szCs w:val="22"/>
        </w:rPr>
      </w:pPr>
      <w:bookmarkStart w:id="614" w:name="_Toc212474296"/>
      <w:r w:rsidRPr="00973E39">
        <w:rPr>
          <w:rFonts w:ascii="Calibri" w:hAnsi="Calibri" w:cs="Calibri"/>
          <w:color w:val="auto"/>
          <w:sz w:val="22"/>
          <w:szCs w:val="22"/>
        </w:rPr>
        <w:t>Proposed Solution Specification</w:t>
      </w:r>
      <w:bookmarkEnd w:id="614"/>
    </w:p>
    <w:p w14:paraId="0433E744" w14:textId="3873B3A2" w:rsidR="0004542C" w:rsidRPr="00973E39" w:rsidRDefault="00B10FDF" w:rsidP="0004542C">
      <w:pPr>
        <w:pStyle w:val="Caption"/>
        <w:ind w:left="2160" w:firstLine="720"/>
        <w:rPr>
          <w:rFonts w:ascii="Calibri" w:hAnsi="Calibri" w:cs="Calibri"/>
          <w:sz w:val="22"/>
          <w:szCs w:val="22"/>
        </w:rPr>
      </w:pPr>
      <w:bookmarkStart w:id="615" w:name="_Toc214441227"/>
      <w:r>
        <w:rPr>
          <w:rFonts w:ascii="Calibri" w:hAnsi="Calibri" w:cs="Calibri"/>
          <w:sz w:val="22"/>
          <w:szCs w:val="22"/>
        </w:rPr>
        <w:lastRenderedPageBreak/>
        <w:t xml:space="preserve"> </w:t>
      </w:r>
      <w:r w:rsidR="0004542C" w:rsidRPr="00973E39">
        <w:rPr>
          <w:rFonts w:ascii="Calibri" w:hAnsi="Calibri" w:cs="Calibri"/>
          <w:sz w:val="22"/>
          <w:szCs w:val="22"/>
        </w:rPr>
        <w:t xml:space="preserve">Table </w:t>
      </w:r>
      <w:r w:rsidR="0004542C" w:rsidRPr="00973E39">
        <w:rPr>
          <w:rFonts w:ascii="Calibri" w:hAnsi="Calibri" w:cs="Calibri"/>
          <w:sz w:val="22"/>
          <w:szCs w:val="22"/>
        </w:rPr>
        <w:fldChar w:fldCharType="begin"/>
      </w:r>
      <w:r w:rsidR="0004542C" w:rsidRPr="00973E39">
        <w:rPr>
          <w:rFonts w:ascii="Calibri" w:hAnsi="Calibri" w:cs="Calibri"/>
          <w:sz w:val="22"/>
          <w:szCs w:val="22"/>
        </w:rPr>
        <w:instrText>SEQ Table \* ARABIC</w:instrText>
      </w:r>
      <w:r w:rsidR="0004542C" w:rsidRPr="00973E39">
        <w:rPr>
          <w:rFonts w:ascii="Calibri" w:hAnsi="Calibri" w:cs="Calibri"/>
          <w:sz w:val="22"/>
          <w:szCs w:val="22"/>
        </w:rPr>
        <w:fldChar w:fldCharType="separate"/>
      </w:r>
      <w:r w:rsidR="008042E5">
        <w:rPr>
          <w:rFonts w:ascii="Calibri" w:hAnsi="Calibri" w:cs="Calibri"/>
          <w:noProof/>
          <w:sz w:val="22"/>
          <w:szCs w:val="22"/>
        </w:rPr>
        <w:t>4</w:t>
      </w:r>
      <w:r w:rsidR="0004542C" w:rsidRPr="00973E39">
        <w:rPr>
          <w:rFonts w:ascii="Calibri" w:hAnsi="Calibri" w:cs="Calibri"/>
          <w:sz w:val="22"/>
          <w:szCs w:val="22"/>
        </w:rPr>
        <w:fldChar w:fldCharType="end"/>
      </w:r>
      <w:r w:rsidR="0004542C" w:rsidRPr="00973E39">
        <w:rPr>
          <w:rFonts w:ascii="Calibri" w:hAnsi="Calibri" w:cs="Calibri"/>
          <w:sz w:val="22"/>
          <w:szCs w:val="22"/>
        </w:rPr>
        <w:t>. E</w:t>
      </w:r>
      <w:r w:rsidR="00B841DC">
        <w:rPr>
          <w:rFonts w:ascii="Calibri" w:hAnsi="Calibri" w:cs="Calibri"/>
          <w:sz w:val="22"/>
          <w:szCs w:val="22"/>
        </w:rPr>
        <w:t>TREN</w:t>
      </w:r>
      <w:r w:rsidR="0004542C" w:rsidRPr="00973E39">
        <w:rPr>
          <w:rFonts w:ascii="Calibri" w:hAnsi="Calibri" w:cs="Calibri"/>
          <w:sz w:val="22"/>
          <w:szCs w:val="22"/>
        </w:rPr>
        <w:t>.PC.0</w:t>
      </w:r>
      <w:r w:rsidR="006917FD">
        <w:rPr>
          <w:rFonts w:ascii="Calibri" w:hAnsi="Calibri" w:cs="Calibri"/>
          <w:sz w:val="22"/>
          <w:szCs w:val="22"/>
        </w:rPr>
        <w:t>3</w:t>
      </w:r>
      <w:r w:rsidR="0004542C" w:rsidRPr="00973E39">
        <w:rPr>
          <w:rFonts w:ascii="Calibri" w:hAnsi="Calibri" w:cs="Calibri"/>
          <w:sz w:val="22"/>
          <w:szCs w:val="22"/>
        </w:rPr>
        <w:t xml:space="preserve"> Product Capabilities Specification</w:t>
      </w:r>
      <w:bookmarkEnd w:id="615"/>
    </w:p>
    <w:tbl>
      <w:tblPr>
        <w:tblW w:w="89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2142"/>
        <w:gridCol w:w="6773"/>
      </w:tblGrid>
      <w:tr w:rsidR="0004542C" w:rsidRPr="00973E39" w14:paraId="3799A37B" w14:textId="77777777">
        <w:trPr>
          <w:cantSplit/>
          <w:trHeight w:val="300"/>
          <w:tblHeader/>
        </w:trPr>
        <w:tc>
          <w:tcPr>
            <w:tcW w:w="2142" w:type="dxa"/>
            <w:shd w:val="clear" w:color="auto" w:fill="4C8B3F" w:themeFill="background2"/>
            <w:hideMark/>
          </w:tcPr>
          <w:p w14:paraId="563BDA7E" w14:textId="77777777" w:rsidR="0004542C" w:rsidRPr="00973E39" w:rsidRDefault="0004542C">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 ID</w:t>
            </w:r>
          </w:p>
        </w:tc>
        <w:tc>
          <w:tcPr>
            <w:tcW w:w="6773" w:type="dxa"/>
            <w:shd w:val="clear" w:color="auto" w:fill="4C8B3F" w:themeFill="background2"/>
          </w:tcPr>
          <w:p w14:paraId="5139F5DB" w14:textId="77777777" w:rsidR="0004542C" w:rsidRPr="00973E39" w:rsidRDefault="0004542C">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w:t>
            </w:r>
          </w:p>
        </w:tc>
      </w:tr>
      <w:tr w:rsidR="0004542C" w:rsidRPr="00973E39" w14:paraId="52760176" w14:textId="77777777">
        <w:trPr>
          <w:cantSplit/>
          <w:trHeight w:val="350"/>
        </w:trPr>
        <w:tc>
          <w:tcPr>
            <w:tcW w:w="2142" w:type="dxa"/>
            <w:shd w:val="clear" w:color="auto" w:fill="FFFFFF" w:themeFill="background1"/>
          </w:tcPr>
          <w:p w14:paraId="1C21861E" w14:textId="74CD3510" w:rsidR="0004542C" w:rsidRPr="00973E39" w:rsidRDefault="0004542C">
            <w:pPr>
              <w:rPr>
                <w:rFonts w:ascii="Calibri" w:hAnsi="Calibri" w:cs="Calibri"/>
                <w:color w:val="060808" w:themeColor="text1"/>
                <w:sz w:val="22"/>
                <w:szCs w:val="22"/>
              </w:rPr>
            </w:pPr>
            <w:r w:rsidRPr="00BF6D73">
              <w:rPr>
                <w:rFonts w:ascii="Calibri" w:hAnsi="Calibri" w:cs="Calibri"/>
                <w:color w:val="060808" w:themeColor="text1"/>
                <w:sz w:val="22"/>
                <w:szCs w:val="22"/>
              </w:rPr>
              <w:t>ETREN.PCS.0</w:t>
            </w:r>
            <w:r w:rsidR="00AC7C1E">
              <w:rPr>
                <w:rFonts w:ascii="Calibri" w:hAnsi="Calibri" w:cs="Calibri"/>
                <w:color w:val="060808" w:themeColor="text1"/>
                <w:sz w:val="22"/>
                <w:szCs w:val="22"/>
              </w:rPr>
              <w:t>3</w:t>
            </w:r>
            <w:r w:rsidRPr="00BF6D73">
              <w:rPr>
                <w:rFonts w:ascii="Calibri" w:hAnsi="Calibri" w:cs="Calibri"/>
                <w:color w:val="060808" w:themeColor="text1"/>
                <w:sz w:val="22"/>
                <w:szCs w:val="22"/>
              </w:rPr>
              <w:t>.001</w:t>
            </w:r>
          </w:p>
        </w:tc>
        <w:tc>
          <w:tcPr>
            <w:tcW w:w="6773" w:type="dxa"/>
            <w:shd w:val="clear" w:color="auto" w:fill="FFFFFF" w:themeFill="background1"/>
          </w:tcPr>
          <w:p w14:paraId="4D22FDF8" w14:textId="13DA2401" w:rsidR="0004542C" w:rsidRPr="008C381C" w:rsidRDefault="0004542C">
            <w:pPr>
              <w:rPr>
                <w:rFonts w:ascii="Calibri" w:hAnsi="Calibri" w:cs="Calibri"/>
                <w:sz w:val="22"/>
                <w:szCs w:val="22"/>
              </w:rPr>
            </w:pPr>
            <w:r w:rsidRPr="008C381C">
              <w:rPr>
                <w:rFonts w:ascii="Calibri" w:hAnsi="Calibri" w:cs="Calibri"/>
                <w:iCs/>
                <w:sz w:val="22"/>
                <w:szCs w:val="22"/>
              </w:rPr>
              <w:t xml:space="preserve">The system shall enable the agent portal capability to verify any outstanding RFI for any member when </w:t>
            </w:r>
            <w:r w:rsidR="0088529A">
              <w:rPr>
                <w:rFonts w:ascii="Calibri" w:hAnsi="Calibri" w:cs="Calibri"/>
                <w:iCs/>
                <w:sz w:val="22"/>
                <w:szCs w:val="22"/>
              </w:rPr>
              <w:t>the</w:t>
            </w:r>
            <w:r w:rsidR="0088529A" w:rsidRPr="0088529A">
              <w:rPr>
                <w:rFonts w:ascii="Calibri" w:hAnsi="Calibri" w:cs="Calibri"/>
                <w:iCs/>
                <w:sz w:val="22"/>
                <w:szCs w:val="22"/>
              </w:rPr>
              <w:t xml:space="preserve"> “Allow RFI Verification” configuration is </w:t>
            </w:r>
            <w:r w:rsidR="00336CA1" w:rsidRPr="0088529A">
              <w:rPr>
                <w:rFonts w:ascii="Calibri" w:hAnsi="Calibri" w:cs="Calibri"/>
                <w:iCs/>
                <w:sz w:val="22"/>
                <w:szCs w:val="22"/>
              </w:rPr>
              <w:t>ON,</w:t>
            </w:r>
            <w:r w:rsidR="00336CA1">
              <w:rPr>
                <w:rFonts w:ascii="Calibri" w:hAnsi="Calibri" w:cs="Calibri"/>
                <w:iCs/>
                <w:sz w:val="22"/>
                <w:szCs w:val="22"/>
              </w:rPr>
              <w:t xml:space="preserve"> and </w:t>
            </w:r>
            <w:r w:rsidR="00C67B4E">
              <w:rPr>
                <w:rFonts w:ascii="Calibri" w:hAnsi="Calibri" w:cs="Calibri"/>
                <w:sz w:val="22"/>
                <w:szCs w:val="22"/>
              </w:rPr>
              <w:t>the Medicaid renewal time clock is in progress due to reinstatement (through change address screen) for an application.</w:t>
            </w:r>
          </w:p>
        </w:tc>
      </w:tr>
      <w:tr w:rsidR="004D26C3" w:rsidRPr="00973E39" w14:paraId="79E1CCDF" w14:textId="77777777" w:rsidTr="00B628A6">
        <w:trPr>
          <w:cantSplit/>
          <w:trHeight w:val="350"/>
        </w:trPr>
        <w:tc>
          <w:tcPr>
            <w:tcW w:w="2142" w:type="dxa"/>
            <w:shd w:val="clear" w:color="auto" w:fill="FFFFFF" w:themeFill="background1"/>
          </w:tcPr>
          <w:p w14:paraId="47D14CC9" w14:textId="0EA3C79E" w:rsidR="004D26C3" w:rsidRPr="00BF6D73" w:rsidRDefault="004D26C3" w:rsidP="004D26C3">
            <w:pPr>
              <w:rPr>
                <w:rFonts w:ascii="Calibri" w:hAnsi="Calibri" w:cs="Calibri"/>
                <w:color w:val="060808" w:themeColor="text1"/>
                <w:sz w:val="22"/>
                <w:szCs w:val="22"/>
              </w:rPr>
            </w:pPr>
            <w:r w:rsidRPr="00BF6D73">
              <w:rPr>
                <w:rFonts w:ascii="Calibri" w:hAnsi="Calibri" w:cs="Calibri"/>
                <w:color w:val="060808" w:themeColor="text1"/>
                <w:sz w:val="22"/>
                <w:szCs w:val="22"/>
              </w:rPr>
              <w:t>ETREN.PCS.0</w:t>
            </w:r>
            <w:r>
              <w:rPr>
                <w:rFonts w:ascii="Calibri" w:hAnsi="Calibri" w:cs="Calibri"/>
                <w:color w:val="060808" w:themeColor="text1"/>
                <w:sz w:val="22"/>
                <w:szCs w:val="22"/>
              </w:rPr>
              <w:t>3</w:t>
            </w:r>
            <w:r w:rsidRPr="00BF6D73">
              <w:rPr>
                <w:rFonts w:ascii="Calibri" w:hAnsi="Calibri" w:cs="Calibri"/>
                <w:color w:val="060808" w:themeColor="text1"/>
                <w:sz w:val="22"/>
                <w:szCs w:val="22"/>
              </w:rPr>
              <w:t>.00</w:t>
            </w:r>
            <w:r>
              <w:rPr>
                <w:rFonts w:ascii="Calibri" w:hAnsi="Calibri" w:cs="Calibri"/>
                <w:color w:val="060808" w:themeColor="text1"/>
                <w:sz w:val="22"/>
                <w:szCs w:val="22"/>
              </w:rPr>
              <w:t>2</w:t>
            </w:r>
          </w:p>
        </w:tc>
        <w:tc>
          <w:tcPr>
            <w:tcW w:w="6773" w:type="dxa"/>
            <w:shd w:val="clear" w:color="auto" w:fill="FFFFFF" w:themeFill="background1"/>
          </w:tcPr>
          <w:p w14:paraId="4F013B94" w14:textId="4409F60C" w:rsidR="004D26C3" w:rsidRPr="000F27E1" w:rsidRDefault="004D26C3" w:rsidP="004D26C3">
            <w:pPr>
              <w:rPr>
                <w:rFonts w:ascii="Calibri" w:hAnsi="Calibri" w:cs="Calibri"/>
                <w:sz w:val="22"/>
                <w:szCs w:val="22"/>
              </w:rPr>
            </w:pPr>
            <w:r w:rsidRPr="000F27E1">
              <w:rPr>
                <w:rFonts w:ascii="Calibri" w:hAnsi="Calibri" w:cs="Calibri"/>
                <w:sz w:val="22"/>
                <w:szCs w:val="22"/>
              </w:rPr>
              <w:t xml:space="preserve">The system shall perform the following actions in </w:t>
            </w:r>
            <w:r w:rsidR="00336CA1" w:rsidRPr="000F27E1">
              <w:rPr>
                <w:rFonts w:ascii="Calibri" w:hAnsi="Calibri" w:cs="Calibri"/>
                <w:sz w:val="22"/>
                <w:szCs w:val="22"/>
              </w:rPr>
              <w:t>order below</w:t>
            </w:r>
            <w:r w:rsidRPr="000F27E1">
              <w:rPr>
                <w:rFonts w:ascii="Calibri" w:hAnsi="Calibri" w:cs="Calibri"/>
                <w:sz w:val="22"/>
                <w:szCs w:val="22"/>
              </w:rPr>
              <w:t xml:space="preserve"> when the </w:t>
            </w:r>
            <w:r>
              <w:rPr>
                <w:rFonts w:ascii="Calibri" w:hAnsi="Calibri" w:cs="Calibri"/>
                <w:sz w:val="22"/>
                <w:szCs w:val="22"/>
              </w:rPr>
              <w:t>Medicaid renewal time clock is in progress due to reinstatement</w:t>
            </w:r>
            <w:r w:rsidRPr="000F27E1">
              <w:rPr>
                <w:rFonts w:ascii="Calibri" w:hAnsi="Calibri" w:cs="Calibri"/>
                <w:sz w:val="22"/>
                <w:szCs w:val="22"/>
              </w:rPr>
              <w:t>, and an agent portal user verifies an</w:t>
            </w:r>
            <w:r>
              <w:rPr>
                <w:rFonts w:ascii="Calibri" w:hAnsi="Calibri" w:cs="Calibri"/>
                <w:sz w:val="22"/>
                <w:szCs w:val="22"/>
              </w:rPr>
              <w:t xml:space="preserve">y </w:t>
            </w:r>
            <w:r w:rsidRPr="000F27E1">
              <w:rPr>
                <w:rFonts w:ascii="Calibri" w:hAnsi="Calibri" w:cs="Calibri"/>
                <w:sz w:val="22"/>
                <w:szCs w:val="22"/>
              </w:rPr>
              <w:t>RFI</w:t>
            </w:r>
            <w:r>
              <w:rPr>
                <w:rFonts w:ascii="Calibri" w:hAnsi="Calibri" w:cs="Calibri"/>
                <w:sz w:val="22"/>
                <w:szCs w:val="22"/>
              </w:rPr>
              <w:t xml:space="preserve"> </w:t>
            </w:r>
            <w:r w:rsidRPr="000F27E1">
              <w:rPr>
                <w:rFonts w:ascii="Calibri" w:hAnsi="Calibri" w:cs="Calibri"/>
                <w:sz w:val="22"/>
                <w:szCs w:val="22"/>
              </w:rPr>
              <w:t>for any member and completes the eligibility determination.</w:t>
            </w:r>
          </w:p>
          <w:p w14:paraId="2DF9CBA3" w14:textId="77777777" w:rsidR="004D26C3" w:rsidRPr="000F27E1" w:rsidRDefault="004D26C3" w:rsidP="004D26C3">
            <w:pPr>
              <w:rPr>
                <w:rFonts w:ascii="Calibri" w:hAnsi="Calibri" w:cs="Calibri"/>
                <w:sz w:val="22"/>
                <w:szCs w:val="22"/>
              </w:rPr>
            </w:pPr>
          </w:p>
          <w:p w14:paraId="6305F45E" w14:textId="77777777" w:rsidR="004D26C3" w:rsidRPr="000F27E1" w:rsidRDefault="004D26C3" w:rsidP="00AD5454">
            <w:pPr>
              <w:pStyle w:val="ListParagraph"/>
              <w:numPr>
                <w:ilvl w:val="0"/>
                <w:numId w:val="69"/>
              </w:numPr>
              <w:rPr>
                <w:rFonts w:ascii="Calibri" w:hAnsi="Calibri" w:cs="Calibri"/>
                <w:sz w:val="22"/>
                <w:szCs w:val="22"/>
              </w:rPr>
            </w:pPr>
            <w:r w:rsidRPr="000F27E1">
              <w:rPr>
                <w:rFonts w:ascii="Calibri" w:hAnsi="Calibri" w:cs="Calibri"/>
                <w:sz w:val="22"/>
                <w:szCs w:val="22"/>
              </w:rPr>
              <w:t>Redetermine the latest submitted eligibility and apply the manually verified data.</w:t>
            </w:r>
          </w:p>
          <w:p w14:paraId="767CB747" w14:textId="77777777" w:rsidR="004D26C3" w:rsidRPr="000F27E1" w:rsidRDefault="004D26C3" w:rsidP="00AD5454">
            <w:pPr>
              <w:pStyle w:val="ListParagraph"/>
              <w:numPr>
                <w:ilvl w:val="0"/>
                <w:numId w:val="69"/>
              </w:numPr>
              <w:rPr>
                <w:rFonts w:ascii="Calibri" w:hAnsi="Calibri" w:cs="Calibri"/>
                <w:sz w:val="22"/>
                <w:szCs w:val="22"/>
              </w:rPr>
            </w:pPr>
            <w:r w:rsidRPr="000F27E1">
              <w:rPr>
                <w:rFonts w:ascii="Calibri" w:hAnsi="Calibri" w:cs="Calibri"/>
                <w:sz w:val="22"/>
                <w:szCs w:val="22"/>
              </w:rPr>
              <w:t>Follow the existing rules for the downstream process (i.e., generate Medicaid eligibility notice Xml and other applicable notices, generate the MMIS, PA/PB calculations, generation of the 834 xml)</w:t>
            </w:r>
          </w:p>
          <w:p w14:paraId="299005AC" w14:textId="77777777" w:rsidR="004D26C3" w:rsidRPr="000F27E1" w:rsidRDefault="004D26C3" w:rsidP="00AD5454">
            <w:pPr>
              <w:pStyle w:val="ListParagraph"/>
              <w:numPr>
                <w:ilvl w:val="0"/>
                <w:numId w:val="69"/>
              </w:numPr>
              <w:rPr>
                <w:rFonts w:ascii="Calibri" w:hAnsi="Calibri" w:cs="Calibri"/>
                <w:sz w:val="22"/>
                <w:szCs w:val="22"/>
              </w:rPr>
            </w:pPr>
            <w:r w:rsidRPr="000F27E1">
              <w:rPr>
                <w:rFonts w:ascii="Calibri" w:hAnsi="Calibri" w:cs="Calibri"/>
                <w:sz w:val="22"/>
                <w:szCs w:val="22"/>
              </w:rPr>
              <w:t>Discard the original initial eligibility.</w:t>
            </w:r>
          </w:p>
          <w:p w14:paraId="15365A19" w14:textId="77777777" w:rsidR="004D26C3" w:rsidRPr="000F27E1" w:rsidRDefault="004D26C3" w:rsidP="00AD5454">
            <w:pPr>
              <w:pStyle w:val="ListParagraph"/>
              <w:numPr>
                <w:ilvl w:val="0"/>
                <w:numId w:val="69"/>
              </w:numPr>
              <w:rPr>
                <w:rFonts w:ascii="Calibri" w:hAnsi="Calibri" w:cs="Calibri"/>
                <w:sz w:val="22"/>
                <w:szCs w:val="22"/>
              </w:rPr>
            </w:pPr>
            <w:r w:rsidRPr="000F27E1">
              <w:rPr>
                <w:rFonts w:ascii="Calibri" w:hAnsi="Calibri" w:cs="Calibri"/>
                <w:sz w:val="22"/>
                <w:szCs w:val="22"/>
              </w:rPr>
              <w:t>Use the most recently determined eligibility—created through manual RFI verification in #1 above—to assess whether any member remains eligible for the Medicaid renewal process.</w:t>
            </w:r>
          </w:p>
          <w:p w14:paraId="437BA7D1" w14:textId="77777777" w:rsidR="004D26C3" w:rsidRPr="00FB0873" w:rsidRDefault="004D26C3" w:rsidP="004D26C3">
            <w:pPr>
              <w:rPr>
                <w:rFonts w:ascii="Calibri" w:hAnsi="Calibri" w:cs="Calibri"/>
                <w:sz w:val="22"/>
                <w:szCs w:val="22"/>
              </w:rPr>
            </w:pPr>
          </w:p>
        </w:tc>
      </w:tr>
      <w:tr w:rsidR="004D26C3" w:rsidRPr="00973E39" w14:paraId="7C4398F3" w14:textId="77777777" w:rsidTr="00B628A6">
        <w:trPr>
          <w:cantSplit/>
          <w:trHeight w:val="350"/>
        </w:trPr>
        <w:tc>
          <w:tcPr>
            <w:tcW w:w="2142" w:type="dxa"/>
            <w:shd w:val="clear" w:color="auto" w:fill="FFFFFF" w:themeFill="background1"/>
          </w:tcPr>
          <w:p w14:paraId="2797F268" w14:textId="4C307505" w:rsidR="004D26C3" w:rsidRPr="00BF6D73" w:rsidRDefault="004D26C3" w:rsidP="004D26C3">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w:t>
            </w:r>
            <w:r>
              <w:rPr>
                <w:rFonts w:ascii="Calibri" w:hAnsi="Calibri" w:cs="Calibri"/>
                <w:color w:val="060808" w:themeColor="text1"/>
                <w:sz w:val="22"/>
                <w:szCs w:val="22"/>
              </w:rPr>
              <w:t>3</w:t>
            </w:r>
            <w:r w:rsidRPr="00BF6D73">
              <w:rPr>
                <w:rFonts w:ascii="Calibri" w:hAnsi="Calibri" w:cs="Calibri"/>
                <w:color w:val="060808" w:themeColor="text1"/>
                <w:sz w:val="22"/>
                <w:szCs w:val="22"/>
              </w:rPr>
              <w:t>.0</w:t>
            </w:r>
            <w:r>
              <w:rPr>
                <w:rFonts w:ascii="Calibri" w:hAnsi="Calibri" w:cs="Calibri"/>
                <w:color w:val="060808" w:themeColor="text1"/>
                <w:sz w:val="22"/>
                <w:szCs w:val="22"/>
              </w:rPr>
              <w:t>03</w:t>
            </w:r>
          </w:p>
        </w:tc>
        <w:tc>
          <w:tcPr>
            <w:tcW w:w="6773" w:type="dxa"/>
            <w:shd w:val="clear" w:color="auto" w:fill="FFFFFF" w:themeFill="background1"/>
          </w:tcPr>
          <w:p w14:paraId="5B3E4EA7" w14:textId="65408537" w:rsidR="004D26C3" w:rsidRDefault="004D26C3" w:rsidP="004D26C3">
            <w:pPr>
              <w:rPr>
                <w:rFonts w:ascii="Calibri" w:hAnsi="Calibri" w:cs="Calibri"/>
                <w:sz w:val="22"/>
                <w:szCs w:val="22"/>
              </w:rPr>
            </w:pPr>
            <w:r>
              <w:rPr>
                <w:rFonts w:ascii="Calibri" w:hAnsi="Calibri" w:cs="Calibri"/>
                <w:sz w:val="22"/>
                <w:szCs w:val="22"/>
              </w:rPr>
              <w:t>The system shall perform the actions in below order when the member (who was previously determined as qualified prior to RFI verification) continues to meet Medicaid renewal criteria, and no additional member is newly identified as qualified</w:t>
            </w:r>
            <w:r w:rsidR="006E3665">
              <w:rPr>
                <w:rFonts w:ascii="Calibri" w:hAnsi="Calibri" w:cs="Calibri"/>
                <w:sz w:val="22"/>
                <w:szCs w:val="22"/>
              </w:rPr>
              <w:t xml:space="preserve"> or impacted</w:t>
            </w:r>
            <w:r w:rsidR="00A76651">
              <w:rPr>
                <w:rFonts w:ascii="Calibri" w:hAnsi="Calibri" w:cs="Calibri"/>
                <w:sz w:val="22"/>
                <w:szCs w:val="22"/>
              </w:rPr>
              <w:t xml:space="preserve"> as an outcome of </w:t>
            </w:r>
            <w:r w:rsidR="00A76651" w:rsidRPr="00BF6D73">
              <w:rPr>
                <w:rFonts w:ascii="Calibri" w:hAnsi="Calibri" w:cs="Calibri"/>
                <w:color w:val="060808" w:themeColor="text1"/>
                <w:sz w:val="22"/>
                <w:szCs w:val="22"/>
              </w:rPr>
              <w:t>ETREN.PCS.0</w:t>
            </w:r>
            <w:r w:rsidR="00A76651">
              <w:rPr>
                <w:rFonts w:ascii="Calibri" w:hAnsi="Calibri" w:cs="Calibri"/>
                <w:color w:val="060808" w:themeColor="text1"/>
                <w:sz w:val="22"/>
                <w:szCs w:val="22"/>
              </w:rPr>
              <w:t>3</w:t>
            </w:r>
            <w:r w:rsidR="00A76651" w:rsidRPr="00BF6D73">
              <w:rPr>
                <w:rFonts w:ascii="Calibri" w:hAnsi="Calibri" w:cs="Calibri"/>
                <w:color w:val="060808" w:themeColor="text1"/>
                <w:sz w:val="22"/>
                <w:szCs w:val="22"/>
              </w:rPr>
              <w:t>.00</w:t>
            </w:r>
            <w:r w:rsidR="00A76651">
              <w:rPr>
                <w:rFonts w:ascii="Calibri" w:hAnsi="Calibri" w:cs="Calibri"/>
                <w:color w:val="060808" w:themeColor="text1"/>
                <w:sz w:val="22"/>
                <w:szCs w:val="22"/>
              </w:rPr>
              <w:t>2</w:t>
            </w:r>
            <w:r>
              <w:rPr>
                <w:rFonts w:ascii="Calibri" w:hAnsi="Calibri" w:cs="Calibri"/>
                <w:sz w:val="22"/>
                <w:szCs w:val="22"/>
              </w:rPr>
              <w:t>.</w:t>
            </w:r>
          </w:p>
          <w:p w14:paraId="15C62B5E" w14:textId="77777777" w:rsidR="004D26C3" w:rsidRDefault="004D26C3" w:rsidP="004D26C3">
            <w:pPr>
              <w:rPr>
                <w:rFonts w:ascii="Calibri" w:hAnsi="Calibri" w:cs="Calibri"/>
                <w:sz w:val="22"/>
                <w:szCs w:val="22"/>
              </w:rPr>
            </w:pPr>
          </w:p>
          <w:p w14:paraId="6E7A6C12" w14:textId="77777777" w:rsidR="004D26C3" w:rsidRDefault="004D26C3" w:rsidP="00AD5454">
            <w:pPr>
              <w:pStyle w:val="ListParagraph"/>
              <w:numPr>
                <w:ilvl w:val="0"/>
                <w:numId w:val="70"/>
              </w:numPr>
              <w:rPr>
                <w:rFonts w:ascii="Calibri" w:hAnsi="Calibri" w:cs="Calibri"/>
                <w:sz w:val="22"/>
                <w:szCs w:val="22"/>
              </w:rPr>
            </w:pPr>
            <w:r>
              <w:rPr>
                <w:rFonts w:ascii="Calibri" w:hAnsi="Calibri" w:cs="Calibri"/>
                <w:sz w:val="22"/>
                <w:szCs w:val="22"/>
              </w:rPr>
              <w:t>Use the most recently determined eligibility—based on manual RFI verification—to reinitiate the hub service call for all applicable qualified and impacted members.</w:t>
            </w:r>
          </w:p>
          <w:p w14:paraId="6990CDD8" w14:textId="77777777" w:rsidR="004D26C3" w:rsidRDefault="004D26C3" w:rsidP="00AD5454">
            <w:pPr>
              <w:pStyle w:val="ListParagraph"/>
              <w:numPr>
                <w:ilvl w:val="0"/>
                <w:numId w:val="70"/>
              </w:numPr>
              <w:rPr>
                <w:rFonts w:ascii="Calibri" w:hAnsi="Calibri" w:cs="Calibri"/>
                <w:sz w:val="22"/>
                <w:szCs w:val="22"/>
              </w:rPr>
            </w:pPr>
            <w:r>
              <w:rPr>
                <w:rFonts w:ascii="Calibri" w:hAnsi="Calibri" w:cs="Calibri"/>
                <w:sz w:val="22"/>
                <w:szCs w:val="22"/>
              </w:rPr>
              <w:t>Perform the reasonable compatibility checks using RRV rules to create a new initial renewal eligibility.</w:t>
            </w:r>
          </w:p>
          <w:p w14:paraId="7335D977" w14:textId="7D428345" w:rsidR="004D26C3" w:rsidRDefault="004D26C3" w:rsidP="00AD5454">
            <w:pPr>
              <w:pStyle w:val="ListParagraph"/>
              <w:numPr>
                <w:ilvl w:val="0"/>
                <w:numId w:val="76"/>
              </w:numPr>
              <w:rPr>
                <w:rFonts w:ascii="Calibri" w:hAnsi="Calibri" w:cs="Calibri"/>
                <w:sz w:val="22"/>
                <w:szCs w:val="22"/>
              </w:rPr>
            </w:pPr>
            <w:r>
              <w:rPr>
                <w:rFonts w:ascii="Calibri" w:hAnsi="Calibri" w:cs="Calibri"/>
                <w:sz w:val="22"/>
                <w:szCs w:val="22"/>
              </w:rPr>
              <w:t xml:space="preserve">If the qualified member remains eligible for auto-renewal and none of the conditions that require generating a PPF or non-auto-renewal XML are met (including but not limited to -PB increase of $X or a PA decrease of $Y), the system shall auto-renew the application, generate the auto-renewal notice, and display a UI banner </w:t>
            </w:r>
            <w:r w:rsidR="00DC267D">
              <w:rPr>
                <w:rFonts w:ascii="Calibri" w:hAnsi="Calibri" w:cs="Calibri"/>
                <w:sz w:val="22"/>
                <w:szCs w:val="22"/>
              </w:rPr>
              <w:t xml:space="preserve">as per the logic mentioned in </w:t>
            </w:r>
            <w:r w:rsidR="00DC267D" w:rsidRPr="00BF6D73">
              <w:rPr>
                <w:rFonts w:ascii="Calibri" w:hAnsi="Calibri" w:cs="Calibri"/>
                <w:color w:val="060808" w:themeColor="text1"/>
                <w:sz w:val="22"/>
                <w:szCs w:val="22"/>
              </w:rPr>
              <w:t>ETREN.PCS.0</w:t>
            </w:r>
            <w:r w:rsidR="00DC267D">
              <w:rPr>
                <w:rFonts w:ascii="Calibri" w:hAnsi="Calibri" w:cs="Calibri"/>
                <w:color w:val="060808" w:themeColor="text1"/>
                <w:sz w:val="22"/>
                <w:szCs w:val="22"/>
              </w:rPr>
              <w:t>3</w:t>
            </w:r>
            <w:r w:rsidR="00DC267D" w:rsidRPr="00BF6D73">
              <w:rPr>
                <w:rFonts w:ascii="Calibri" w:hAnsi="Calibri" w:cs="Calibri"/>
                <w:color w:val="060808" w:themeColor="text1"/>
                <w:sz w:val="22"/>
                <w:szCs w:val="22"/>
              </w:rPr>
              <w:t>.00</w:t>
            </w:r>
            <w:r w:rsidR="00DC267D">
              <w:rPr>
                <w:rFonts w:ascii="Calibri" w:hAnsi="Calibri" w:cs="Calibri"/>
                <w:color w:val="060808" w:themeColor="text1"/>
                <w:sz w:val="22"/>
                <w:szCs w:val="22"/>
              </w:rPr>
              <w:t xml:space="preserve">4 and </w:t>
            </w:r>
            <w:r w:rsidR="00DC267D" w:rsidRPr="00BF6D73">
              <w:rPr>
                <w:rFonts w:ascii="Calibri" w:hAnsi="Calibri" w:cs="Calibri"/>
                <w:color w:val="060808" w:themeColor="text1"/>
                <w:sz w:val="22"/>
                <w:szCs w:val="22"/>
              </w:rPr>
              <w:t>ETREN.PCS.0</w:t>
            </w:r>
            <w:r w:rsidR="00DC267D">
              <w:rPr>
                <w:rFonts w:ascii="Calibri" w:hAnsi="Calibri" w:cs="Calibri"/>
                <w:color w:val="060808" w:themeColor="text1"/>
                <w:sz w:val="22"/>
                <w:szCs w:val="22"/>
              </w:rPr>
              <w:t>3</w:t>
            </w:r>
            <w:r w:rsidR="00DC267D" w:rsidRPr="00BF6D73">
              <w:rPr>
                <w:rFonts w:ascii="Calibri" w:hAnsi="Calibri" w:cs="Calibri"/>
                <w:color w:val="060808" w:themeColor="text1"/>
                <w:sz w:val="22"/>
                <w:szCs w:val="22"/>
              </w:rPr>
              <w:t>.00</w:t>
            </w:r>
            <w:r w:rsidR="00DC267D">
              <w:rPr>
                <w:rFonts w:ascii="Calibri" w:hAnsi="Calibri" w:cs="Calibri"/>
                <w:color w:val="060808" w:themeColor="text1"/>
                <w:sz w:val="22"/>
                <w:szCs w:val="22"/>
              </w:rPr>
              <w:t xml:space="preserve">5 to </w:t>
            </w:r>
            <w:r>
              <w:rPr>
                <w:rFonts w:ascii="Calibri" w:hAnsi="Calibri" w:cs="Calibri"/>
                <w:sz w:val="22"/>
                <w:szCs w:val="22"/>
              </w:rPr>
              <w:t>indicat</w:t>
            </w:r>
            <w:r w:rsidR="00DC267D">
              <w:rPr>
                <w:rFonts w:ascii="Calibri" w:hAnsi="Calibri" w:cs="Calibri"/>
                <w:sz w:val="22"/>
                <w:szCs w:val="22"/>
              </w:rPr>
              <w:t>e</w:t>
            </w:r>
            <w:r>
              <w:rPr>
                <w:rFonts w:ascii="Calibri" w:hAnsi="Calibri" w:cs="Calibri"/>
                <w:sz w:val="22"/>
                <w:szCs w:val="22"/>
              </w:rPr>
              <w:t xml:space="preserve"> that auto-renewal has occurred.</w:t>
            </w:r>
          </w:p>
          <w:p w14:paraId="73E4B00D" w14:textId="77777777" w:rsidR="004D26C3" w:rsidRDefault="004D26C3" w:rsidP="00AD5454">
            <w:pPr>
              <w:pStyle w:val="ListParagraph"/>
              <w:numPr>
                <w:ilvl w:val="0"/>
                <w:numId w:val="76"/>
              </w:numPr>
              <w:rPr>
                <w:rFonts w:ascii="Calibri" w:hAnsi="Calibri" w:cs="Calibri"/>
                <w:sz w:val="22"/>
                <w:szCs w:val="22"/>
              </w:rPr>
            </w:pPr>
            <w:r>
              <w:rPr>
                <w:rFonts w:ascii="Calibri" w:hAnsi="Calibri" w:cs="Calibri"/>
                <w:sz w:val="22"/>
                <w:szCs w:val="22"/>
              </w:rPr>
              <w:t>If the qualified member cannot be auto-renewed, or if any conditions triggering PPF or non-auto-renewal XML generation are met (including but not limited to -PB increase of $X or PA decrease of $Y), the system shall:</w:t>
            </w:r>
          </w:p>
          <w:p w14:paraId="2742CC73" w14:textId="77777777" w:rsidR="004D26C3" w:rsidRDefault="004D26C3" w:rsidP="00AD5454">
            <w:pPr>
              <w:pStyle w:val="ListParagraph"/>
              <w:numPr>
                <w:ilvl w:val="0"/>
                <w:numId w:val="77"/>
              </w:numPr>
              <w:rPr>
                <w:rFonts w:ascii="Calibri" w:hAnsi="Calibri" w:cs="Calibri"/>
                <w:sz w:val="22"/>
                <w:szCs w:val="22"/>
              </w:rPr>
            </w:pPr>
            <w:r>
              <w:rPr>
                <w:rFonts w:ascii="Calibri" w:hAnsi="Calibri" w:cs="Calibri"/>
                <w:sz w:val="22"/>
                <w:szCs w:val="22"/>
              </w:rPr>
              <w:t>Initiate the Medicaid renewal time clock for the remaining duration (i.e., total 45 days minus the days already consumed during the initial renewal eligibility period).</w:t>
            </w:r>
          </w:p>
          <w:p w14:paraId="48AA16A4" w14:textId="77777777" w:rsidR="004D26C3" w:rsidRDefault="004D26C3" w:rsidP="00AD5454">
            <w:pPr>
              <w:pStyle w:val="ListParagraph"/>
              <w:numPr>
                <w:ilvl w:val="0"/>
                <w:numId w:val="77"/>
              </w:numPr>
              <w:rPr>
                <w:rFonts w:ascii="Calibri" w:hAnsi="Calibri" w:cs="Calibri"/>
                <w:sz w:val="22"/>
                <w:szCs w:val="22"/>
              </w:rPr>
            </w:pPr>
            <w:r>
              <w:rPr>
                <w:rFonts w:ascii="Calibri" w:hAnsi="Calibri" w:cs="Calibri"/>
                <w:sz w:val="22"/>
                <w:szCs w:val="22"/>
              </w:rPr>
              <w:t>Suppress the non-auto-renewal notice, as it was already issued during the original initial renewal eligibility determination.</w:t>
            </w:r>
          </w:p>
          <w:p w14:paraId="7916C181" w14:textId="05777DF0" w:rsidR="0014731F" w:rsidRPr="0014731F" w:rsidRDefault="0014731F" w:rsidP="0014731F">
            <w:pPr>
              <w:pStyle w:val="ListParagraph"/>
              <w:numPr>
                <w:ilvl w:val="0"/>
                <w:numId w:val="76"/>
              </w:numPr>
              <w:rPr>
                <w:rFonts w:ascii="Calibri" w:hAnsi="Calibri" w:cs="Calibri"/>
                <w:sz w:val="22"/>
                <w:szCs w:val="22"/>
              </w:rPr>
            </w:pPr>
            <w:r w:rsidRPr="0014731F">
              <w:rPr>
                <w:rFonts w:ascii="Calibri" w:hAnsi="Calibri" w:cs="Calibri"/>
                <w:sz w:val="22"/>
                <w:szCs w:val="22"/>
              </w:rPr>
              <w:t xml:space="preserve">If the qualified member (who was getting auto renewed prior to RFI verification) is now getting downgraded/terminated in this new initial renewal eligibility </w:t>
            </w:r>
            <w:r w:rsidR="000B51A1" w:rsidRPr="0014731F">
              <w:rPr>
                <w:rFonts w:ascii="Calibri" w:hAnsi="Calibri" w:cs="Calibri"/>
                <w:sz w:val="22"/>
                <w:szCs w:val="22"/>
              </w:rPr>
              <w:t>determination,</w:t>
            </w:r>
            <w:r w:rsidRPr="0014731F">
              <w:rPr>
                <w:rFonts w:ascii="Calibri" w:hAnsi="Calibri" w:cs="Calibri"/>
                <w:sz w:val="22"/>
                <w:szCs w:val="22"/>
              </w:rPr>
              <w:t xml:space="preserve"> then the system shall generate non-auto-renewal notice XML with PPF and extend the Medicaid renewal TC by Y days</w:t>
            </w:r>
            <w:r w:rsidR="000B51A1">
              <w:rPr>
                <w:rFonts w:ascii="Calibri" w:hAnsi="Calibri" w:cs="Calibri"/>
                <w:sz w:val="22"/>
                <w:szCs w:val="22"/>
              </w:rPr>
              <w:t xml:space="preserve"> </w:t>
            </w:r>
            <w:r w:rsidRPr="0014731F">
              <w:rPr>
                <w:rFonts w:ascii="Calibri" w:hAnsi="Calibri" w:cs="Calibri"/>
                <w:sz w:val="22"/>
                <w:szCs w:val="22"/>
              </w:rPr>
              <w:t>(</w:t>
            </w:r>
            <w:r w:rsidR="000B51A1" w:rsidRPr="0014731F">
              <w:rPr>
                <w:rFonts w:ascii="Calibri" w:hAnsi="Calibri" w:cs="Calibri"/>
                <w:sz w:val="22"/>
                <w:szCs w:val="22"/>
              </w:rPr>
              <w:t>default:</w:t>
            </w:r>
            <w:r w:rsidRPr="0014731F">
              <w:rPr>
                <w:rFonts w:ascii="Calibri" w:hAnsi="Calibri" w:cs="Calibri"/>
                <w:sz w:val="22"/>
                <w:szCs w:val="22"/>
              </w:rPr>
              <w:t xml:space="preserve"> 45).</w:t>
            </w:r>
          </w:p>
          <w:p w14:paraId="46620CBD" w14:textId="790A634D" w:rsidR="00336CA1" w:rsidRPr="0014731F" w:rsidRDefault="00336CA1" w:rsidP="000B51A1">
            <w:pPr>
              <w:pStyle w:val="ListParagraph"/>
              <w:ind w:left="1440"/>
              <w:rPr>
                <w:rFonts w:ascii="Calibri" w:hAnsi="Calibri" w:cs="Calibri"/>
                <w:sz w:val="22"/>
                <w:szCs w:val="22"/>
              </w:rPr>
            </w:pPr>
          </w:p>
          <w:p w14:paraId="0B3B47F1" w14:textId="77777777" w:rsidR="004D26C3" w:rsidRPr="00FB0873" w:rsidRDefault="004D26C3" w:rsidP="004D26C3">
            <w:pPr>
              <w:rPr>
                <w:rFonts w:ascii="Calibri" w:hAnsi="Calibri" w:cs="Calibri"/>
                <w:sz w:val="22"/>
                <w:szCs w:val="22"/>
              </w:rPr>
            </w:pPr>
          </w:p>
        </w:tc>
      </w:tr>
      <w:tr w:rsidR="00DC267D" w:rsidRPr="00973E39" w14:paraId="26A72AED" w14:textId="77777777" w:rsidTr="00B628A6">
        <w:trPr>
          <w:cantSplit/>
          <w:trHeight w:val="350"/>
        </w:trPr>
        <w:tc>
          <w:tcPr>
            <w:tcW w:w="2142" w:type="dxa"/>
            <w:shd w:val="clear" w:color="auto" w:fill="FFFFFF" w:themeFill="background1"/>
          </w:tcPr>
          <w:p w14:paraId="1867D104" w14:textId="7487F092" w:rsidR="00DC267D" w:rsidRPr="00BF6D73" w:rsidRDefault="00DC267D" w:rsidP="00DC267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w:t>
            </w:r>
            <w:r>
              <w:rPr>
                <w:rFonts w:ascii="Calibri" w:hAnsi="Calibri" w:cs="Calibri"/>
                <w:color w:val="060808" w:themeColor="text1"/>
                <w:sz w:val="22"/>
                <w:szCs w:val="22"/>
              </w:rPr>
              <w:t>3</w:t>
            </w:r>
            <w:r w:rsidRPr="00BF6D73">
              <w:rPr>
                <w:rFonts w:ascii="Calibri" w:hAnsi="Calibri" w:cs="Calibri"/>
                <w:color w:val="060808" w:themeColor="text1"/>
                <w:sz w:val="22"/>
                <w:szCs w:val="22"/>
              </w:rPr>
              <w:t>.00</w:t>
            </w:r>
            <w:r>
              <w:rPr>
                <w:rFonts w:ascii="Calibri" w:hAnsi="Calibri" w:cs="Calibri"/>
                <w:color w:val="060808" w:themeColor="text1"/>
                <w:sz w:val="22"/>
                <w:szCs w:val="22"/>
              </w:rPr>
              <w:t>4</w:t>
            </w:r>
          </w:p>
        </w:tc>
        <w:tc>
          <w:tcPr>
            <w:tcW w:w="6773" w:type="dxa"/>
            <w:shd w:val="clear" w:color="auto" w:fill="FFFFFF" w:themeFill="background1"/>
          </w:tcPr>
          <w:p w14:paraId="1E569CF8" w14:textId="77777777" w:rsidR="00DC267D" w:rsidRDefault="00DC267D" w:rsidP="00DC267D">
            <w:pPr>
              <w:rPr>
                <w:rFonts w:ascii="Calibri" w:hAnsi="Calibri" w:cs="Calibri"/>
                <w:sz w:val="22"/>
                <w:szCs w:val="22"/>
              </w:rPr>
            </w:pPr>
            <w:r w:rsidRPr="00B379F9">
              <w:rPr>
                <w:rFonts w:ascii="Calibri" w:hAnsi="Calibri" w:cs="Calibri"/>
                <w:sz w:val="22"/>
                <w:szCs w:val="22"/>
              </w:rPr>
              <w:t xml:space="preserve">The system shall display </w:t>
            </w:r>
            <w:r>
              <w:rPr>
                <w:rFonts w:ascii="Calibri" w:hAnsi="Calibri" w:cs="Calibri"/>
                <w:sz w:val="22"/>
                <w:szCs w:val="22"/>
              </w:rPr>
              <w:t>an informational m</w:t>
            </w:r>
            <w:r w:rsidRPr="00B379F9">
              <w:rPr>
                <w:rFonts w:ascii="Calibri" w:hAnsi="Calibri" w:cs="Calibri"/>
                <w:sz w:val="22"/>
                <w:szCs w:val="22"/>
              </w:rPr>
              <w:t>essage on account dashboard, Eligibilit</w:t>
            </w:r>
            <w:r>
              <w:rPr>
                <w:rFonts w:ascii="Calibri" w:hAnsi="Calibri" w:cs="Calibri"/>
                <w:sz w:val="22"/>
                <w:szCs w:val="22"/>
              </w:rPr>
              <w:t>ies</w:t>
            </w:r>
            <w:r w:rsidRPr="00B379F9">
              <w:rPr>
                <w:rFonts w:ascii="Calibri" w:hAnsi="Calibri" w:cs="Calibri"/>
                <w:sz w:val="22"/>
                <w:szCs w:val="22"/>
              </w:rPr>
              <w:t xml:space="preserve"> </w:t>
            </w:r>
            <w:r>
              <w:rPr>
                <w:rFonts w:ascii="Calibri" w:hAnsi="Calibri" w:cs="Calibri"/>
                <w:sz w:val="22"/>
                <w:szCs w:val="22"/>
              </w:rPr>
              <w:t xml:space="preserve">and processes for account- </w:t>
            </w:r>
            <w:r w:rsidRPr="00B379F9">
              <w:rPr>
                <w:rFonts w:ascii="Calibri" w:hAnsi="Calibri" w:cs="Calibri"/>
                <w:sz w:val="22"/>
                <w:szCs w:val="22"/>
              </w:rPr>
              <w:t>&lt;</w:t>
            </w:r>
            <w:r>
              <w:rPr>
                <w:rFonts w:ascii="Calibri" w:hAnsi="Calibri" w:cs="Calibri"/>
                <w:sz w:val="22"/>
                <w:szCs w:val="22"/>
              </w:rPr>
              <w:t>name</w:t>
            </w:r>
            <w:r w:rsidRPr="00B379F9">
              <w:rPr>
                <w:rFonts w:ascii="Calibri" w:hAnsi="Calibri" w:cs="Calibri"/>
                <w:sz w:val="22"/>
                <w:szCs w:val="22"/>
              </w:rPr>
              <w:t>&gt;</w:t>
            </w:r>
            <w:r>
              <w:rPr>
                <w:rFonts w:ascii="Calibri" w:hAnsi="Calibri" w:cs="Calibri"/>
                <w:sz w:val="22"/>
                <w:szCs w:val="22"/>
              </w:rPr>
              <w:t>,’</w:t>
            </w:r>
            <w:r w:rsidRPr="00B379F9">
              <w:rPr>
                <w:rFonts w:ascii="Calibri" w:hAnsi="Calibri" w:cs="Calibri"/>
                <w:sz w:val="22"/>
                <w:szCs w:val="22"/>
              </w:rPr>
              <w:t xml:space="preserve"> Individual dashboard</w:t>
            </w:r>
            <w:r>
              <w:rPr>
                <w:rFonts w:ascii="Calibri" w:hAnsi="Calibri" w:cs="Calibri"/>
                <w:sz w:val="22"/>
                <w:szCs w:val="22"/>
              </w:rPr>
              <w:t>, Eligibility Application</w:t>
            </w:r>
            <w:r w:rsidRPr="00B379F9">
              <w:rPr>
                <w:rFonts w:ascii="Calibri" w:hAnsi="Calibri" w:cs="Calibri"/>
                <w:sz w:val="22"/>
                <w:szCs w:val="22"/>
              </w:rPr>
              <w:t xml:space="preserve"> screen at application level when </w:t>
            </w:r>
            <w:r>
              <w:rPr>
                <w:rFonts w:ascii="Calibri" w:hAnsi="Calibri" w:cs="Calibri"/>
                <w:sz w:val="22"/>
                <w:szCs w:val="22"/>
              </w:rPr>
              <w:t xml:space="preserve">all the members present in the application are qualified members only and all the members are auto renewed post RFI verification. </w:t>
            </w:r>
          </w:p>
          <w:p w14:paraId="7BD088AB" w14:textId="77777777" w:rsidR="00DC267D" w:rsidRDefault="00DC267D" w:rsidP="00DC267D">
            <w:pPr>
              <w:rPr>
                <w:rFonts w:ascii="Calibri" w:hAnsi="Calibri" w:cs="Calibri"/>
                <w:sz w:val="22"/>
                <w:szCs w:val="22"/>
              </w:rPr>
            </w:pPr>
          </w:p>
          <w:p w14:paraId="61CA3D86" w14:textId="0A17F944" w:rsidR="00DC267D" w:rsidRDefault="00DC267D" w:rsidP="00DC267D">
            <w:pPr>
              <w:rPr>
                <w:rFonts w:ascii="Calibri" w:hAnsi="Calibri" w:cs="Calibri"/>
                <w:sz w:val="22"/>
                <w:szCs w:val="22"/>
              </w:rPr>
            </w:pPr>
            <w:r>
              <w:rPr>
                <w:rFonts w:ascii="Calibri" w:hAnsi="Calibri" w:cs="Calibri"/>
                <w:sz w:val="22"/>
                <w:szCs w:val="22"/>
              </w:rPr>
              <w:t xml:space="preserve">Note – Refer to the UISS for details. </w:t>
            </w:r>
          </w:p>
        </w:tc>
      </w:tr>
      <w:tr w:rsidR="00DC267D" w:rsidRPr="00973E39" w14:paraId="5C2E17E6" w14:textId="77777777" w:rsidTr="00B628A6">
        <w:trPr>
          <w:cantSplit/>
          <w:trHeight w:val="350"/>
        </w:trPr>
        <w:tc>
          <w:tcPr>
            <w:tcW w:w="2142" w:type="dxa"/>
            <w:shd w:val="clear" w:color="auto" w:fill="FFFFFF" w:themeFill="background1"/>
          </w:tcPr>
          <w:p w14:paraId="16A4BDB8" w14:textId="38E5314E" w:rsidR="00DC267D" w:rsidRPr="00BF6D73" w:rsidRDefault="00DC267D" w:rsidP="00DC267D">
            <w:pPr>
              <w:rPr>
                <w:rFonts w:ascii="Calibri" w:hAnsi="Calibri" w:cs="Calibri"/>
                <w:color w:val="060808" w:themeColor="text1"/>
                <w:sz w:val="22"/>
                <w:szCs w:val="22"/>
              </w:rPr>
            </w:pPr>
            <w:r w:rsidRPr="00BF6D73">
              <w:rPr>
                <w:rFonts w:ascii="Calibri" w:hAnsi="Calibri" w:cs="Calibri"/>
                <w:color w:val="060808" w:themeColor="text1"/>
                <w:sz w:val="22"/>
                <w:szCs w:val="22"/>
              </w:rPr>
              <w:t>ETREN.PCS.0</w:t>
            </w:r>
            <w:r>
              <w:rPr>
                <w:rFonts w:ascii="Calibri" w:hAnsi="Calibri" w:cs="Calibri"/>
                <w:color w:val="060808" w:themeColor="text1"/>
                <w:sz w:val="22"/>
                <w:szCs w:val="22"/>
              </w:rPr>
              <w:t>3</w:t>
            </w:r>
            <w:r w:rsidRPr="00BF6D73">
              <w:rPr>
                <w:rFonts w:ascii="Calibri" w:hAnsi="Calibri" w:cs="Calibri"/>
                <w:color w:val="060808" w:themeColor="text1"/>
                <w:sz w:val="22"/>
                <w:szCs w:val="22"/>
              </w:rPr>
              <w:t>.00</w:t>
            </w:r>
            <w:r>
              <w:rPr>
                <w:rFonts w:ascii="Calibri" w:hAnsi="Calibri" w:cs="Calibri"/>
                <w:color w:val="060808" w:themeColor="text1"/>
                <w:sz w:val="22"/>
                <w:szCs w:val="22"/>
              </w:rPr>
              <w:t>5</w:t>
            </w:r>
          </w:p>
        </w:tc>
        <w:tc>
          <w:tcPr>
            <w:tcW w:w="6773" w:type="dxa"/>
            <w:shd w:val="clear" w:color="auto" w:fill="FFFFFF" w:themeFill="background1"/>
          </w:tcPr>
          <w:p w14:paraId="4081F8C3" w14:textId="77777777" w:rsidR="00DC267D" w:rsidRDefault="00DC267D" w:rsidP="00DC267D">
            <w:pPr>
              <w:rPr>
                <w:rFonts w:ascii="Calibri" w:hAnsi="Calibri" w:cs="Calibri"/>
                <w:sz w:val="22"/>
                <w:szCs w:val="22"/>
              </w:rPr>
            </w:pPr>
            <w:r w:rsidRPr="00B379F9">
              <w:rPr>
                <w:rFonts w:ascii="Calibri" w:hAnsi="Calibri" w:cs="Calibri"/>
                <w:sz w:val="22"/>
                <w:szCs w:val="22"/>
              </w:rPr>
              <w:t xml:space="preserve">The system shall display </w:t>
            </w:r>
            <w:r>
              <w:rPr>
                <w:rFonts w:ascii="Calibri" w:hAnsi="Calibri" w:cs="Calibri"/>
                <w:sz w:val="22"/>
                <w:szCs w:val="22"/>
              </w:rPr>
              <w:t>an informational m</w:t>
            </w:r>
            <w:r w:rsidRPr="00B379F9">
              <w:rPr>
                <w:rFonts w:ascii="Calibri" w:hAnsi="Calibri" w:cs="Calibri"/>
                <w:sz w:val="22"/>
                <w:szCs w:val="22"/>
              </w:rPr>
              <w:t>essage</w:t>
            </w:r>
            <w:r>
              <w:rPr>
                <w:rFonts w:ascii="Calibri" w:hAnsi="Calibri" w:cs="Calibri"/>
                <w:sz w:val="22"/>
                <w:szCs w:val="22"/>
              </w:rPr>
              <w:t xml:space="preserve"> with member details&lt;FN, LN&gt;</w:t>
            </w:r>
            <w:r w:rsidRPr="00B379F9">
              <w:rPr>
                <w:rFonts w:ascii="Calibri" w:hAnsi="Calibri" w:cs="Calibri"/>
                <w:sz w:val="22"/>
                <w:szCs w:val="22"/>
              </w:rPr>
              <w:t xml:space="preserve"> on account dashboard, Eligibilit</w:t>
            </w:r>
            <w:r>
              <w:rPr>
                <w:rFonts w:ascii="Calibri" w:hAnsi="Calibri" w:cs="Calibri"/>
                <w:sz w:val="22"/>
                <w:szCs w:val="22"/>
              </w:rPr>
              <w:t>ies</w:t>
            </w:r>
            <w:r w:rsidRPr="00B379F9">
              <w:rPr>
                <w:rFonts w:ascii="Calibri" w:hAnsi="Calibri" w:cs="Calibri"/>
                <w:sz w:val="22"/>
                <w:szCs w:val="22"/>
              </w:rPr>
              <w:t xml:space="preserve"> </w:t>
            </w:r>
            <w:r>
              <w:rPr>
                <w:rFonts w:ascii="Calibri" w:hAnsi="Calibri" w:cs="Calibri"/>
                <w:sz w:val="22"/>
                <w:szCs w:val="22"/>
              </w:rPr>
              <w:t xml:space="preserve">and processes for account- </w:t>
            </w:r>
            <w:r w:rsidRPr="00B379F9">
              <w:rPr>
                <w:rFonts w:ascii="Calibri" w:hAnsi="Calibri" w:cs="Calibri"/>
                <w:sz w:val="22"/>
                <w:szCs w:val="22"/>
              </w:rPr>
              <w:t>&lt;</w:t>
            </w:r>
            <w:r>
              <w:rPr>
                <w:rFonts w:ascii="Calibri" w:hAnsi="Calibri" w:cs="Calibri"/>
                <w:sz w:val="22"/>
                <w:szCs w:val="22"/>
              </w:rPr>
              <w:t>name</w:t>
            </w:r>
            <w:r w:rsidRPr="00B379F9">
              <w:rPr>
                <w:rFonts w:ascii="Calibri" w:hAnsi="Calibri" w:cs="Calibri"/>
                <w:sz w:val="22"/>
                <w:szCs w:val="22"/>
              </w:rPr>
              <w:t>&gt;</w:t>
            </w:r>
            <w:r>
              <w:rPr>
                <w:rFonts w:ascii="Calibri" w:hAnsi="Calibri" w:cs="Calibri"/>
                <w:sz w:val="22"/>
                <w:szCs w:val="22"/>
              </w:rPr>
              <w:t>,’</w:t>
            </w:r>
            <w:r w:rsidRPr="00B379F9">
              <w:rPr>
                <w:rFonts w:ascii="Calibri" w:hAnsi="Calibri" w:cs="Calibri"/>
                <w:sz w:val="22"/>
                <w:szCs w:val="22"/>
              </w:rPr>
              <w:t xml:space="preserve"> Individual dashboard</w:t>
            </w:r>
            <w:r>
              <w:rPr>
                <w:rFonts w:ascii="Calibri" w:hAnsi="Calibri" w:cs="Calibri"/>
                <w:sz w:val="22"/>
                <w:szCs w:val="22"/>
              </w:rPr>
              <w:t>, Eligibility Application</w:t>
            </w:r>
            <w:r w:rsidRPr="00B379F9">
              <w:rPr>
                <w:rFonts w:ascii="Calibri" w:hAnsi="Calibri" w:cs="Calibri"/>
                <w:sz w:val="22"/>
                <w:szCs w:val="22"/>
              </w:rPr>
              <w:t xml:space="preserve"> screen when </w:t>
            </w:r>
            <w:r>
              <w:rPr>
                <w:rFonts w:ascii="Calibri" w:hAnsi="Calibri" w:cs="Calibri"/>
                <w:sz w:val="22"/>
                <w:szCs w:val="22"/>
              </w:rPr>
              <w:t xml:space="preserve">along with the qualified members there is at least one impacted or non-qualified member present in the application and all the qualified members are auto renewed post RFI verification. </w:t>
            </w:r>
          </w:p>
          <w:p w14:paraId="5531183F" w14:textId="77777777" w:rsidR="00DC267D" w:rsidRDefault="00DC267D" w:rsidP="00DC267D">
            <w:pPr>
              <w:rPr>
                <w:rFonts w:ascii="Calibri" w:hAnsi="Calibri" w:cs="Calibri"/>
                <w:sz w:val="22"/>
                <w:szCs w:val="22"/>
              </w:rPr>
            </w:pPr>
          </w:p>
          <w:p w14:paraId="490EE9D9" w14:textId="1D382B76" w:rsidR="00DC267D" w:rsidRDefault="00DC267D" w:rsidP="00DC267D">
            <w:pPr>
              <w:rPr>
                <w:rFonts w:ascii="Calibri" w:hAnsi="Calibri" w:cs="Calibri"/>
                <w:sz w:val="22"/>
                <w:szCs w:val="22"/>
              </w:rPr>
            </w:pPr>
            <w:r>
              <w:rPr>
                <w:rFonts w:ascii="Calibri" w:hAnsi="Calibri" w:cs="Calibri"/>
                <w:sz w:val="22"/>
                <w:szCs w:val="22"/>
              </w:rPr>
              <w:t xml:space="preserve">Note – Refer to the </w:t>
            </w:r>
            <w:r w:rsidR="00232943">
              <w:rPr>
                <w:rFonts w:ascii="Calibri" w:hAnsi="Calibri" w:cs="Calibri"/>
                <w:sz w:val="22"/>
                <w:szCs w:val="22"/>
              </w:rPr>
              <w:t xml:space="preserve">Release Level </w:t>
            </w:r>
            <w:r>
              <w:rPr>
                <w:rFonts w:ascii="Calibri" w:hAnsi="Calibri" w:cs="Calibri"/>
                <w:sz w:val="22"/>
                <w:szCs w:val="22"/>
              </w:rPr>
              <w:t>UISS</w:t>
            </w:r>
            <w:r w:rsidR="00232943">
              <w:rPr>
                <w:rFonts w:ascii="Calibri" w:hAnsi="Calibri" w:cs="Calibri"/>
                <w:sz w:val="22"/>
                <w:szCs w:val="22"/>
              </w:rPr>
              <w:t xml:space="preserve"> Documentation</w:t>
            </w:r>
            <w:r>
              <w:rPr>
                <w:rFonts w:ascii="Calibri" w:hAnsi="Calibri" w:cs="Calibri"/>
                <w:sz w:val="22"/>
                <w:szCs w:val="22"/>
              </w:rPr>
              <w:t xml:space="preserve"> for details. </w:t>
            </w:r>
          </w:p>
        </w:tc>
      </w:tr>
      <w:tr w:rsidR="00DC267D" w:rsidRPr="00973E39" w14:paraId="4D362499" w14:textId="77777777" w:rsidTr="00B628A6">
        <w:trPr>
          <w:cantSplit/>
          <w:trHeight w:val="350"/>
        </w:trPr>
        <w:tc>
          <w:tcPr>
            <w:tcW w:w="2142" w:type="dxa"/>
            <w:shd w:val="clear" w:color="auto" w:fill="FFFFFF" w:themeFill="background1"/>
          </w:tcPr>
          <w:p w14:paraId="7BF3C74A" w14:textId="7A2D2959" w:rsidR="00DC267D" w:rsidRPr="00BF6D73" w:rsidRDefault="00DC267D" w:rsidP="00DC267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w:t>
            </w:r>
            <w:r>
              <w:rPr>
                <w:rFonts w:ascii="Calibri" w:hAnsi="Calibri" w:cs="Calibri"/>
                <w:color w:val="060808" w:themeColor="text1"/>
                <w:sz w:val="22"/>
                <w:szCs w:val="22"/>
              </w:rPr>
              <w:t>3.00</w:t>
            </w:r>
            <w:r w:rsidR="00EF605B">
              <w:rPr>
                <w:rFonts w:ascii="Calibri" w:hAnsi="Calibri" w:cs="Calibri"/>
                <w:color w:val="060808" w:themeColor="text1"/>
                <w:sz w:val="22"/>
                <w:szCs w:val="22"/>
              </w:rPr>
              <w:t>6</w:t>
            </w:r>
          </w:p>
        </w:tc>
        <w:tc>
          <w:tcPr>
            <w:tcW w:w="6773" w:type="dxa"/>
            <w:shd w:val="clear" w:color="auto" w:fill="FFFFFF" w:themeFill="background1"/>
          </w:tcPr>
          <w:p w14:paraId="11F43F4B" w14:textId="7C9AE82A" w:rsidR="00DC267D" w:rsidRDefault="00DC267D" w:rsidP="00DC267D">
            <w:pPr>
              <w:rPr>
                <w:rFonts w:ascii="Calibri" w:hAnsi="Calibri" w:cs="Calibri"/>
                <w:sz w:val="22"/>
                <w:szCs w:val="22"/>
              </w:rPr>
            </w:pPr>
            <w:r>
              <w:rPr>
                <w:rFonts w:ascii="Calibri" w:hAnsi="Calibri" w:cs="Calibri"/>
                <w:sz w:val="22"/>
                <w:szCs w:val="22"/>
              </w:rPr>
              <w:t>The system shall perform the actions in below order when the member (who was previously determined as qualified prior to any RFI verification) continues to meet Medicaid renewal criteria, and another additional member is newly identified as qualified</w:t>
            </w:r>
            <w:r w:rsidR="006E3665">
              <w:rPr>
                <w:rFonts w:ascii="Calibri" w:hAnsi="Calibri" w:cs="Calibri"/>
                <w:sz w:val="22"/>
                <w:szCs w:val="22"/>
              </w:rPr>
              <w:t xml:space="preserve"> or impacted</w:t>
            </w:r>
            <w:r>
              <w:rPr>
                <w:rFonts w:ascii="Calibri" w:hAnsi="Calibri" w:cs="Calibri"/>
                <w:sz w:val="22"/>
                <w:szCs w:val="22"/>
              </w:rPr>
              <w:t xml:space="preserve"> as an outcome of </w:t>
            </w:r>
            <w:r w:rsidRPr="00BF6D73">
              <w:rPr>
                <w:rFonts w:ascii="Calibri" w:hAnsi="Calibri" w:cs="Calibri"/>
                <w:color w:val="060808" w:themeColor="text1"/>
                <w:sz w:val="22"/>
                <w:szCs w:val="22"/>
              </w:rPr>
              <w:t>ETREN.PCS.0</w:t>
            </w:r>
            <w:r>
              <w:rPr>
                <w:rFonts w:ascii="Calibri" w:hAnsi="Calibri" w:cs="Calibri"/>
                <w:color w:val="060808" w:themeColor="text1"/>
                <w:sz w:val="22"/>
                <w:szCs w:val="22"/>
              </w:rPr>
              <w:t>3</w:t>
            </w:r>
            <w:r w:rsidRPr="00BF6D73">
              <w:rPr>
                <w:rFonts w:ascii="Calibri" w:hAnsi="Calibri" w:cs="Calibri"/>
                <w:color w:val="060808" w:themeColor="text1"/>
                <w:sz w:val="22"/>
                <w:szCs w:val="22"/>
              </w:rPr>
              <w:t>.00</w:t>
            </w:r>
            <w:r>
              <w:rPr>
                <w:rFonts w:ascii="Calibri" w:hAnsi="Calibri" w:cs="Calibri"/>
                <w:color w:val="060808" w:themeColor="text1"/>
                <w:sz w:val="22"/>
                <w:szCs w:val="22"/>
              </w:rPr>
              <w:t>2</w:t>
            </w:r>
            <w:r>
              <w:rPr>
                <w:rFonts w:ascii="Calibri" w:hAnsi="Calibri" w:cs="Calibri"/>
                <w:sz w:val="22"/>
                <w:szCs w:val="22"/>
              </w:rPr>
              <w:t>.</w:t>
            </w:r>
          </w:p>
          <w:p w14:paraId="622CDAB0" w14:textId="77777777" w:rsidR="00DC267D" w:rsidRDefault="00DC267D" w:rsidP="00DC267D">
            <w:pPr>
              <w:rPr>
                <w:rFonts w:ascii="Calibri" w:hAnsi="Calibri" w:cs="Calibri"/>
                <w:sz w:val="22"/>
                <w:szCs w:val="22"/>
              </w:rPr>
            </w:pPr>
          </w:p>
          <w:p w14:paraId="6DCE85D9" w14:textId="77777777" w:rsidR="00DC267D" w:rsidRDefault="00DC267D" w:rsidP="00AD5454">
            <w:pPr>
              <w:pStyle w:val="ListParagraph"/>
              <w:numPr>
                <w:ilvl w:val="0"/>
                <w:numId w:val="71"/>
              </w:numPr>
              <w:rPr>
                <w:rFonts w:ascii="Calibri" w:hAnsi="Calibri" w:cs="Calibri"/>
                <w:sz w:val="22"/>
                <w:szCs w:val="22"/>
              </w:rPr>
            </w:pPr>
            <w:r>
              <w:rPr>
                <w:rFonts w:ascii="Calibri" w:hAnsi="Calibri" w:cs="Calibri"/>
                <w:sz w:val="22"/>
                <w:szCs w:val="22"/>
              </w:rPr>
              <w:t xml:space="preserve">Use the most recently determined eligibility—based on manual RFI verification— </w:t>
            </w:r>
            <w:r w:rsidRPr="00490309">
              <w:rPr>
                <w:rFonts w:ascii="Calibri" w:hAnsi="Calibri" w:cs="Calibri"/>
                <w:sz w:val="22"/>
                <w:szCs w:val="22"/>
              </w:rPr>
              <w:t>re-initiate the RRV Calls for the all the qualified and impacted members as per the existing rules</w:t>
            </w:r>
            <w:r>
              <w:rPr>
                <w:rFonts w:ascii="Calibri" w:hAnsi="Calibri" w:cs="Calibri"/>
                <w:sz w:val="22"/>
                <w:szCs w:val="22"/>
              </w:rPr>
              <w:t xml:space="preserve">, </w:t>
            </w:r>
          </w:p>
          <w:p w14:paraId="26F1D5F6" w14:textId="7F091D17" w:rsidR="00DC267D" w:rsidRDefault="00DC267D" w:rsidP="00AD5454">
            <w:pPr>
              <w:pStyle w:val="ListParagraph"/>
              <w:numPr>
                <w:ilvl w:val="0"/>
                <w:numId w:val="71"/>
              </w:numPr>
              <w:rPr>
                <w:rFonts w:ascii="Calibri" w:hAnsi="Calibri" w:cs="Calibri"/>
                <w:sz w:val="22"/>
                <w:szCs w:val="22"/>
              </w:rPr>
            </w:pPr>
            <w:r>
              <w:rPr>
                <w:rFonts w:ascii="Calibri" w:hAnsi="Calibri" w:cs="Calibri"/>
                <w:sz w:val="22"/>
                <w:szCs w:val="22"/>
              </w:rPr>
              <w:t>Perform reasonable compatibility checks using RRV rules and create a new initial renewal eligibility</w:t>
            </w:r>
            <w:r w:rsidR="00FE2544">
              <w:rPr>
                <w:rFonts w:ascii="Calibri" w:hAnsi="Calibri" w:cs="Calibri"/>
                <w:sz w:val="22"/>
                <w:szCs w:val="22"/>
              </w:rPr>
              <w:t xml:space="preserve"> (follow the regular renewal batch to perform the compatibility)</w:t>
            </w:r>
            <w:r>
              <w:rPr>
                <w:rFonts w:ascii="Calibri" w:hAnsi="Calibri" w:cs="Calibri"/>
                <w:sz w:val="22"/>
                <w:szCs w:val="22"/>
              </w:rPr>
              <w:t>.</w:t>
            </w:r>
          </w:p>
          <w:p w14:paraId="26AA0939" w14:textId="77777777" w:rsidR="00DC267D" w:rsidRDefault="00DC267D" w:rsidP="00AD5454">
            <w:pPr>
              <w:pStyle w:val="ListParagraph"/>
              <w:numPr>
                <w:ilvl w:val="0"/>
                <w:numId w:val="78"/>
              </w:numPr>
              <w:rPr>
                <w:rFonts w:ascii="Calibri" w:hAnsi="Calibri" w:cs="Calibri"/>
                <w:sz w:val="22"/>
                <w:szCs w:val="22"/>
              </w:rPr>
            </w:pPr>
            <w:r>
              <w:rPr>
                <w:rFonts w:ascii="Calibri" w:hAnsi="Calibri" w:cs="Calibri"/>
                <w:sz w:val="22"/>
                <w:szCs w:val="22"/>
              </w:rPr>
              <w:t>If all the qualified member remains eligible for auto-renewal and none of the conditions that require generating a PPF or non-auto-renewal XML are met (including but not limited to -PB increase of $X or a PA decrease of $Y), the system shall auto-renew the application, generate the auto-renewal notice, and display a UI banner indicating that auto-renewal has occurred.</w:t>
            </w:r>
          </w:p>
          <w:p w14:paraId="643094CA" w14:textId="77777777" w:rsidR="00DC267D" w:rsidRDefault="00DC267D" w:rsidP="00AD5454">
            <w:pPr>
              <w:pStyle w:val="ListParagraph"/>
              <w:numPr>
                <w:ilvl w:val="0"/>
                <w:numId w:val="78"/>
              </w:numPr>
              <w:rPr>
                <w:rFonts w:ascii="Calibri" w:hAnsi="Calibri" w:cs="Calibri"/>
                <w:sz w:val="22"/>
                <w:szCs w:val="22"/>
              </w:rPr>
            </w:pPr>
            <w:r>
              <w:rPr>
                <w:rFonts w:ascii="Calibri" w:hAnsi="Calibri" w:cs="Calibri"/>
                <w:sz w:val="22"/>
                <w:szCs w:val="22"/>
              </w:rPr>
              <w:t>If only the qualified member (who was identified as qualified member in original initial renewal eligibility) cannot be auto-renewed, or if any conditions triggering PPF or non-auto-renewal XML generation are met (including but not limited to -PB increase of $X or PA decrease of $Y), the system shall:</w:t>
            </w:r>
          </w:p>
          <w:p w14:paraId="36C8F55B" w14:textId="4D310014" w:rsidR="00DC267D" w:rsidRDefault="00730C0D" w:rsidP="00AD5454">
            <w:pPr>
              <w:pStyle w:val="ListParagraph"/>
              <w:numPr>
                <w:ilvl w:val="0"/>
                <w:numId w:val="79"/>
              </w:numPr>
              <w:rPr>
                <w:rFonts w:ascii="Calibri" w:hAnsi="Calibri" w:cs="Calibri"/>
                <w:sz w:val="22"/>
                <w:szCs w:val="22"/>
              </w:rPr>
            </w:pPr>
            <w:r>
              <w:rPr>
                <w:rFonts w:ascii="Calibri" w:hAnsi="Calibri" w:cs="Calibri"/>
                <w:sz w:val="22"/>
                <w:szCs w:val="22"/>
              </w:rPr>
              <w:t xml:space="preserve">Keep </w:t>
            </w:r>
            <w:r w:rsidR="00DC267D">
              <w:rPr>
                <w:rFonts w:ascii="Calibri" w:hAnsi="Calibri" w:cs="Calibri"/>
                <w:sz w:val="22"/>
                <w:szCs w:val="22"/>
              </w:rPr>
              <w:t xml:space="preserve">the Medicaid renewal time clock </w:t>
            </w:r>
            <w:r>
              <w:rPr>
                <w:rFonts w:ascii="Calibri" w:hAnsi="Calibri" w:cs="Calibri"/>
                <w:sz w:val="22"/>
                <w:szCs w:val="22"/>
              </w:rPr>
              <w:t xml:space="preserve">running </w:t>
            </w:r>
            <w:r w:rsidR="00DC267D">
              <w:rPr>
                <w:rFonts w:ascii="Calibri" w:hAnsi="Calibri" w:cs="Calibri"/>
                <w:sz w:val="22"/>
                <w:szCs w:val="22"/>
              </w:rPr>
              <w:t>for the remaining duration (i.e., total 45 days minus the days already consumed during the initial renewal eligibility period).</w:t>
            </w:r>
          </w:p>
          <w:p w14:paraId="56797415" w14:textId="77777777" w:rsidR="00DC267D" w:rsidRDefault="00DC267D" w:rsidP="00AD5454">
            <w:pPr>
              <w:pStyle w:val="ListParagraph"/>
              <w:numPr>
                <w:ilvl w:val="0"/>
                <w:numId w:val="79"/>
              </w:numPr>
              <w:rPr>
                <w:rFonts w:ascii="Calibri" w:hAnsi="Calibri" w:cs="Calibri"/>
                <w:sz w:val="22"/>
                <w:szCs w:val="22"/>
              </w:rPr>
            </w:pPr>
            <w:r>
              <w:rPr>
                <w:rFonts w:ascii="Calibri" w:hAnsi="Calibri" w:cs="Calibri"/>
                <w:sz w:val="22"/>
                <w:szCs w:val="22"/>
              </w:rPr>
              <w:t>Suppress the non-auto-renewal notice, as it was already issued during the original initial renewal eligibility determination.</w:t>
            </w:r>
          </w:p>
          <w:p w14:paraId="1FD9AB19" w14:textId="7D546A9E" w:rsidR="00476F10" w:rsidRPr="00476F10" w:rsidRDefault="00476F10" w:rsidP="00476F10">
            <w:pPr>
              <w:pStyle w:val="ListParagraph"/>
              <w:numPr>
                <w:ilvl w:val="0"/>
                <w:numId w:val="78"/>
              </w:numPr>
              <w:rPr>
                <w:rFonts w:ascii="Calibri" w:hAnsi="Calibri" w:cs="Calibri"/>
                <w:sz w:val="22"/>
                <w:szCs w:val="22"/>
              </w:rPr>
            </w:pPr>
            <w:r>
              <w:rPr>
                <w:rFonts w:ascii="Calibri" w:hAnsi="Calibri" w:cs="Calibri"/>
                <w:sz w:val="22"/>
                <w:szCs w:val="22"/>
              </w:rPr>
              <w:t xml:space="preserve"> </w:t>
            </w:r>
            <w:r w:rsidRPr="00476F10">
              <w:rPr>
                <w:rFonts w:ascii="Calibri" w:hAnsi="Calibri" w:cs="Calibri"/>
                <w:sz w:val="22"/>
                <w:szCs w:val="22"/>
              </w:rPr>
              <w:t>If the same qualified member (who was identified as qualified member in original initial renewal eligibility and were not downgraded/terminated) cannot be auto renewed, the system shall:</w:t>
            </w:r>
          </w:p>
          <w:p w14:paraId="7C8596B9" w14:textId="77777777" w:rsidR="00476F10" w:rsidRPr="00476F10" w:rsidRDefault="00476F10" w:rsidP="0007735C">
            <w:pPr>
              <w:pStyle w:val="ListParagraph"/>
              <w:numPr>
                <w:ilvl w:val="0"/>
                <w:numId w:val="94"/>
              </w:numPr>
              <w:rPr>
                <w:rFonts w:ascii="Calibri" w:hAnsi="Calibri" w:cs="Calibri"/>
                <w:sz w:val="22"/>
                <w:szCs w:val="22"/>
              </w:rPr>
            </w:pPr>
            <w:r w:rsidRPr="00476F10">
              <w:rPr>
                <w:rFonts w:ascii="Calibri" w:hAnsi="Calibri" w:cs="Calibri"/>
                <w:sz w:val="22"/>
                <w:szCs w:val="22"/>
              </w:rPr>
              <w:t>Extend the Medicaid renewal time clock by Y days (default: 45 days).</w:t>
            </w:r>
          </w:p>
          <w:p w14:paraId="2BF443B3" w14:textId="77777777" w:rsidR="00476F10" w:rsidRPr="00476F10" w:rsidRDefault="00476F10" w:rsidP="0007735C">
            <w:pPr>
              <w:pStyle w:val="ListParagraph"/>
              <w:numPr>
                <w:ilvl w:val="0"/>
                <w:numId w:val="94"/>
              </w:numPr>
              <w:rPr>
                <w:rFonts w:ascii="Calibri" w:hAnsi="Calibri" w:cs="Calibri"/>
                <w:sz w:val="22"/>
                <w:szCs w:val="22"/>
              </w:rPr>
            </w:pPr>
            <w:r w:rsidRPr="00476F10">
              <w:rPr>
                <w:rFonts w:ascii="Calibri" w:hAnsi="Calibri" w:cs="Calibri"/>
                <w:sz w:val="22"/>
                <w:szCs w:val="22"/>
              </w:rPr>
              <w:t>Generate the new non-auto-renewal notice, during this initial renewal eligibility determination.</w:t>
            </w:r>
          </w:p>
          <w:p w14:paraId="19FC14CE" w14:textId="54D5F3AE" w:rsidR="005E6F44" w:rsidRPr="00476F10" w:rsidRDefault="005E6F44" w:rsidP="00476F10">
            <w:pPr>
              <w:pStyle w:val="ListParagraph"/>
              <w:ind w:left="1440"/>
              <w:rPr>
                <w:rFonts w:ascii="Calibri" w:hAnsi="Calibri" w:cs="Calibri"/>
                <w:sz w:val="22"/>
                <w:szCs w:val="22"/>
              </w:rPr>
            </w:pPr>
          </w:p>
          <w:p w14:paraId="0C67232C" w14:textId="3394CEA8" w:rsidR="00DC267D" w:rsidRDefault="00DC267D" w:rsidP="00AD5454">
            <w:pPr>
              <w:pStyle w:val="ListParagraph"/>
              <w:numPr>
                <w:ilvl w:val="0"/>
                <w:numId w:val="78"/>
              </w:numPr>
              <w:rPr>
                <w:rFonts w:ascii="Calibri" w:hAnsi="Calibri" w:cs="Calibri"/>
                <w:sz w:val="22"/>
                <w:szCs w:val="22"/>
              </w:rPr>
            </w:pPr>
            <w:r>
              <w:rPr>
                <w:rFonts w:ascii="Calibri" w:hAnsi="Calibri" w:cs="Calibri"/>
                <w:sz w:val="22"/>
                <w:szCs w:val="22"/>
              </w:rPr>
              <w:lastRenderedPageBreak/>
              <w:t xml:space="preserve">If the newly qualified member (who was not identified as qualified member in original initial renewal eligibility) cannot be auto-renewed, or if any conditions triggering PPF or non-auto-renewal XML generation are met </w:t>
            </w:r>
            <w:r w:rsidR="00572E58">
              <w:rPr>
                <w:rFonts w:ascii="Calibri" w:hAnsi="Calibri" w:cs="Calibri"/>
                <w:sz w:val="22"/>
                <w:szCs w:val="22"/>
              </w:rPr>
              <w:t xml:space="preserve">in this determination </w:t>
            </w:r>
            <w:r w:rsidR="00FF6FE9">
              <w:rPr>
                <w:rFonts w:ascii="Calibri" w:hAnsi="Calibri" w:cs="Calibri"/>
                <w:sz w:val="22"/>
                <w:szCs w:val="22"/>
              </w:rPr>
              <w:t xml:space="preserve">which were not met earlier </w:t>
            </w:r>
            <w:r>
              <w:rPr>
                <w:rFonts w:ascii="Calibri" w:hAnsi="Calibri" w:cs="Calibri"/>
                <w:sz w:val="22"/>
                <w:szCs w:val="22"/>
              </w:rPr>
              <w:t>(including but not limited to -PB increase of $X or PA decrease of $Y), the system shall:</w:t>
            </w:r>
          </w:p>
          <w:p w14:paraId="6BBD04C8" w14:textId="77777777" w:rsidR="007D0E1F" w:rsidRDefault="00DC267D" w:rsidP="00AD5454">
            <w:pPr>
              <w:pStyle w:val="ListParagraph"/>
              <w:numPr>
                <w:ilvl w:val="0"/>
                <w:numId w:val="80"/>
              </w:numPr>
              <w:rPr>
                <w:rFonts w:ascii="Calibri" w:hAnsi="Calibri" w:cs="Calibri"/>
                <w:sz w:val="22"/>
                <w:szCs w:val="22"/>
              </w:rPr>
            </w:pPr>
            <w:r>
              <w:rPr>
                <w:rFonts w:ascii="Calibri" w:hAnsi="Calibri" w:cs="Calibri"/>
                <w:sz w:val="22"/>
                <w:szCs w:val="22"/>
              </w:rPr>
              <w:t>Initiate a new Medicaid renewal time clock.</w:t>
            </w:r>
          </w:p>
          <w:p w14:paraId="54693859" w14:textId="77777777" w:rsidR="00DC267D" w:rsidRDefault="00DC267D" w:rsidP="00AD5454">
            <w:pPr>
              <w:pStyle w:val="ListParagraph"/>
              <w:numPr>
                <w:ilvl w:val="0"/>
                <w:numId w:val="80"/>
              </w:numPr>
              <w:rPr>
                <w:rFonts w:ascii="Calibri" w:hAnsi="Calibri" w:cs="Calibri"/>
                <w:sz w:val="22"/>
                <w:szCs w:val="22"/>
              </w:rPr>
            </w:pPr>
            <w:r w:rsidRPr="007D0E1F">
              <w:rPr>
                <w:rFonts w:ascii="Calibri" w:hAnsi="Calibri" w:cs="Calibri"/>
                <w:sz w:val="22"/>
                <w:szCs w:val="22"/>
              </w:rPr>
              <w:t>Trigger a new non-auto-renewal notice XML with updated qualified member/discrepancy details.</w:t>
            </w:r>
          </w:p>
          <w:p w14:paraId="13F13A11" w14:textId="77777777" w:rsidR="00AB00B8" w:rsidRDefault="00AB00B8" w:rsidP="00AB00B8">
            <w:pPr>
              <w:rPr>
                <w:rFonts w:ascii="Calibri" w:hAnsi="Calibri" w:cs="Calibri"/>
                <w:sz w:val="22"/>
                <w:szCs w:val="22"/>
              </w:rPr>
            </w:pPr>
          </w:p>
          <w:p w14:paraId="06456D06" w14:textId="379BFD35" w:rsidR="00C87639" w:rsidRPr="00C87639" w:rsidRDefault="00C87639" w:rsidP="00C87639">
            <w:pPr>
              <w:pStyle w:val="ListParagraph"/>
              <w:numPr>
                <w:ilvl w:val="0"/>
                <w:numId w:val="71"/>
              </w:numPr>
              <w:rPr>
                <w:rFonts w:ascii="Calibri" w:hAnsi="Calibri" w:cs="Calibri"/>
                <w:sz w:val="22"/>
                <w:szCs w:val="22"/>
              </w:rPr>
            </w:pPr>
            <w:r w:rsidRPr="00C87639">
              <w:rPr>
                <w:rFonts w:ascii="Calibri" w:hAnsi="Calibri" w:cs="Calibri"/>
                <w:sz w:val="22"/>
                <w:szCs w:val="22"/>
              </w:rPr>
              <w:t>Do not display the “complete renewal” option across portals until the new initial renewal eligibility determination in step #2 is completed.</w:t>
            </w:r>
          </w:p>
          <w:p w14:paraId="52316D2C" w14:textId="30742CE3" w:rsidR="00C87639" w:rsidRPr="00C87639" w:rsidRDefault="00C87639" w:rsidP="00C87639">
            <w:pPr>
              <w:pStyle w:val="ListParagraph"/>
              <w:numPr>
                <w:ilvl w:val="0"/>
                <w:numId w:val="71"/>
              </w:numPr>
              <w:rPr>
                <w:rFonts w:ascii="Calibri" w:hAnsi="Calibri" w:cs="Calibri"/>
                <w:sz w:val="22"/>
                <w:szCs w:val="22"/>
              </w:rPr>
            </w:pPr>
            <w:r w:rsidRPr="00C87639">
              <w:rPr>
                <w:rFonts w:ascii="Calibri" w:hAnsi="Calibri" w:cs="Calibri"/>
                <w:sz w:val="22"/>
                <w:szCs w:val="22"/>
              </w:rPr>
              <w:t>Display an informational message on Account dashboard, Eligibilities and processes for account- &lt;name&gt;,’ Individual dashboard, Eligibility Application screen to convey that the Medicaid renewal process is being reassessed due to RFI verification until initial renewal eligibility determination in step# is completed.</w:t>
            </w:r>
          </w:p>
        </w:tc>
      </w:tr>
      <w:tr w:rsidR="00DC267D" w:rsidRPr="00973E39" w14:paraId="15B2FA3C" w14:textId="77777777" w:rsidTr="00B628A6">
        <w:trPr>
          <w:cantSplit/>
          <w:trHeight w:val="350"/>
        </w:trPr>
        <w:tc>
          <w:tcPr>
            <w:tcW w:w="2142" w:type="dxa"/>
            <w:shd w:val="clear" w:color="auto" w:fill="FFFFFF" w:themeFill="background1"/>
          </w:tcPr>
          <w:p w14:paraId="4DD99151" w14:textId="207D1EEE" w:rsidR="00DC267D" w:rsidRPr="00BF6D73" w:rsidRDefault="00DC267D" w:rsidP="00DC267D">
            <w:pPr>
              <w:rPr>
                <w:rFonts w:ascii="Calibri" w:hAnsi="Calibri" w:cs="Calibri"/>
                <w:color w:val="060808" w:themeColor="text1"/>
                <w:sz w:val="22"/>
                <w:szCs w:val="22"/>
              </w:rPr>
            </w:pPr>
            <w:r w:rsidRPr="00BF6D73">
              <w:rPr>
                <w:rFonts w:ascii="Calibri" w:hAnsi="Calibri" w:cs="Calibri"/>
                <w:color w:val="060808" w:themeColor="text1"/>
                <w:sz w:val="22"/>
                <w:szCs w:val="22"/>
              </w:rPr>
              <w:lastRenderedPageBreak/>
              <w:t>ETREN.PCS.0</w:t>
            </w:r>
            <w:r>
              <w:rPr>
                <w:rFonts w:ascii="Calibri" w:hAnsi="Calibri" w:cs="Calibri"/>
                <w:color w:val="060808" w:themeColor="text1"/>
                <w:sz w:val="22"/>
                <w:szCs w:val="22"/>
              </w:rPr>
              <w:t>3</w:t>
            </w:r>
            <w:r w:rsidRPr="00BF6D73">
              <w:rPr>
                <w:rFonts w:ascii="Calibri" w:hAnsi="Calibri" w:cs="Calibri"/>
                <w:color w:val="060808" w:themeColor="text1"/>
                <w:sz w:val="22"/>
                <w:szCs w:val="22"/>
              </w:rPr>
              <w:t>.0</w:t>
            </w:r>
            <w:r>
              <w:rPr>
                <w:rFonts w:ascii="Calibri" w:hAnsi="Calibri" w:cs="Calibri"/>
                <w:color w:val="060808" w:themeColor="text1"/>
                <w:sz w:val="22"/>
                <w:szCs w:val="22"/>
              </w:rPr>
              <w:t>0</w:t>
            </w:r>
            <w:r w:rsidR="005C6DCC">
              <w:rPr>
                <w:rFonts w:ascii="Calibri" w:hAnsi="Calibri" w:cs="Calibri"/>
                <w:color w:val="060808" w:themeColor="text1"/>
                <w:sz w:val="22"/>
                <w:szCs w:val="22"/>
              </w:rPr>
              <w:t>7</w:t>
            </w:r>
          </w:p>
        </w:tc>
        <w:tc>
          <w:tcPr>
            <w:tcW w:w="6773" w:type="dxa"/>
            <w:shd w:val="clear" w:color="auto" w:fill="FFFFFF" w:themeFill="background1"/>
          </w:tcPr>
          <w:p w14:paraId="28A7C926" w14:textId="15E78357" w:rsidR="00DC267D" w:rsidRDefault="00DC267D" w:rsidP="00DC267D">
            <w:pPr>
              <w:rPr>
                <w:rFonts w:ascii="Calibri" w:hAnsi="Calibri" w:cs="Calibri"/>
                <w:sz w:val="22"/>
                <w:szCs w:val="22"/>
              </w:rPr>
            </w:pPr>
            <w:r>
              <w:rPr>
                <w:rFonts w:ascii="Calibri" w:hAnsi="Calibri" w:cs="Calibri"/>
                <w:sz w:val="22"/>
                <w:szCs w:val="22"/>
              </w:rPr>
              <w:t xml:space="preserve">The system shall perform in below order when all the qualified members (who were previously determined as qualified prior to any RFI verification) do not meet Medicaid renewal criteria of qualified members, and no additional member is newly identified as qualified as an outcome of </w:t>
            </w:r>
            <w:r w:rsidRPr="00BF6D73">
              <w:rPr>
                <w:rFonts w:ascii="Calibri" w:hAnsi="Calibri" w:cs="Calibri"/>
                <w:color w:val="060808" w:themeColor="text1"/>
                <w:sz w:val="22"/>
                <w:szCs w:val="22"/>
              </w:rPr>
              <w:t>ETREN.PCS.0</w:t>
            </w:r>
            <w:r>
              <w:rPr>
                <w:rFonts w:ascii="Calibri" w:hAnsi="Calibri" w:cs="Calibri"/>
                <w:color w:val="060808" w:themeColor="text1"/>
                <w:sz w:val="22"/>
                <w:szCs w:val="22"/>
              </w:rPr>
              <w:t>3</w:t>
            </w:r>
            <w:r w:rsidRPr="00BF6D73">
              <w:rPr>
                <w:rFonts w:ascii="Calibri" w:hAnsi="Calibri" w:cs="Calibri"/>
                <w:color w:val="060808" w:themeColor="text1"/>
                <w:sz w:val="22"/>
                <w:szCs w:val="22"/>
              </w:rPr>
              <w:t>.00</w:t>
            </w:r>
            <w:r>
              <w:rPr>
                <w:rFonts w:ascii="Calibri" w:hAnsi="Calibri" w:cs="Calibri"/>
                <w:color w:val="060808" w:themeColor="text1"/>
                <w:sz w:val="22"/>
                <w:szCs w:val="22"/>
              </w:rPr>
              <w:t>2</w:t>
            </w:r>
            <w:r>
              <w:rPr>
                <w:rFonts w:ascii="Calibri" w:hAnsi="Calibri" w:cs="Calibri"/>
                <w:sz w:val="22"/>
                <w:szCs w:val="22"/>
              </w:rPr>
              <w:t>.</w:t>
            </w:r>
          </w:p>
          <w:p w14:paraId="47DC8614" w14:textId="77777777" w:rsidR="00DC267D" w:rsidRDefault="00DC267D" w:rsidP="00DC267D">
            <w:pPr>
              <w:rPr>
                <w:rFonts w:ascii="Calibri" w:hAnsi="Calibri" w:cs="Calibri"/>
                <w:sz w:val="22"/>
                <w:szCs w:val="22"/>
              </w:rPr>
            </w:pPr>
          </w:p>
          <w:p w14:paraId="72108DD8" w14:textId="77777777" w:rsidR="00DC267D" w:rsidRDefault="00DC267D" w:rsidP="00AD5454">
            <w:pPr>
              <w:pStyle w:val="ListParagraph"/>
              <w:numPr>
                <w:ilvl w:val="0"/>
                <w:numId w:val="72"/>
              </w:numPr>
              <w:rPr>
                <w:rFonts w:ascii="Calibri" w:hAnsi="Calibri" w:cs="Calibri"/>
                <w:sz w:val="22"/>
                <w:szCs w:val="22"/>
              </w:rPr>
            </w:pPr>
            <w:r>
              <w:rPr>
                <w:rFonts w:ascii="Calibri" w:hAnsi="Calibri" w:cs="Calibri"/>
                <w:sz w:val="22"/>
                <w:szCs w:val="22"/>
              </w:rPr>
              <w:t>Drop the application from Medicaid renewal process.</w:t>
            </w:r>
          </w:p>
          <w:p w14:paraId="2EA89D9A" w14:textId="42E487EA" w:rsidR="00DC267D" w:rsidRPr="00974BF7" w:rsidRDefault="00974BF7" w:rsidP="00AD5454">
            <w:pPr>
              <w:pStyle w:val="ListParagraph"/>
              <w:numPr>
                <w:ilvl w:val="0"/>
                <w:numId w:val="72"/>
              </w:numPr>
              <w:rPr>
                <w:rFonts w:ascii="Calibri" w:hAnsi="Calibri" w:cs="Calibri"/>
                <w:sz w:val="22"/>
                <w:szCs w:val="22"/>
              </w:rPr>
            </w:pPr>
            <w:r w:rsidRPr="00974BF7">
              <w:rPr>
                <w:rFonts w:ascii="Calibri" w:hAnsi="Calibri" w:cs="Calibri"/>
                <w:sz w:val="22"/>
                <w:szCs w:val="22"/>
              </w:rPr>
              <w:t>Display an informational message on account dashboard, Eligibilities and processes for account- &lt;name&gt;,’ Individual dashboard, Eligibility Application screen when the application was dropped from renewal as no member is eligible for renewal post RFI verification</w:t>
            </w:r>
          </w:p>
        </w:tc>
      </w:tr>
    </w:tbl>
    <w:p w14:paraId="76575408" w14:textId="77777777" w:rsidR="0004542C" w:rsidRPr="00973E39" w:rsidRDefault="0004542C" w:rsidP="0004542C">
      <w:pPr>
        <w:rPr>
          <w:rFonts w:ascii="Calibri" w:hAnsi="Calibri" w:cs="Calibri"/>
          <w:b/>
          <w:sz w:val="22"/>
          <w:szCs w:val="22"/>
        </w:rPr>
      </w:pPr>
    </w:p>
    <w:p w14:paraId="0F3FB131" w14:textId="77777777" w:rsidR="0004542C" w:rsidRPr="00973E39" w:rsidRDefault="0004542C" w:rsidP="0004542C">
      <w:pPr>
        <w:pStyle w:val="Heading3"/>
        <w:ind w:left="1224" w:hanging="504"/>
        <w:rPr>
          <w:rFonts w:ascii="Calibri" w:hAnsi="Calibri" w:cs="Calibri"/>
          <w:color w:val="auto"/>
          <w:sz w:val="22"/>
          <w:szCs w:val="22"/>
        </w:rPr>
      </w:pPr>
      <w:bookmarkStart w:id="616" w:name="_Toc212474297"/>
      <w:r w:rsidRPr="00973E39">
        <w:rPr>
          <w:rFonts w:ascii="Calibri" w:hAnsi="Calibri" w:cs="Calibri"/>
          <w:color w:val="auto"/>
          <w:sz w:val="22"/>
          <w:szCs w:val="22"/>
        </w:rPr>
        <w:t>UI/UX</w:t>
      </w:r>
      <w:bookmarkEnd w:id="616"/>
    </w:p>
    <w:p w14:paraId="23E04EEA" w14:textId="6BDCD14F" w:rsidR="003D477A" w:rsidRDefault="0004542C" w:rsidP="00B10FDF">
      <w:pPr>
        <w:pStyle w:val="Caption"/>
        <w:keepNext/>
      </w:pPr>
      <w:bookmarkStart w:id="617" w:name="_Toc214441267"/>
      <w:r>
        <w:lastRenderedPageBreak/>
        <w:t xml:space="preserve">Figure </w:t>
      </w:r>
      <w:r w:rsidR="005D2277">
        <w:fldChar w:fldCharType="begin"/>
      </w:r>
      <w:r w:rsidR="005D2277">
        <w:instrText xml:space="preserve"> SEQ Figure \* ARABIC </w:instrText>
      </w:r>
      <w:r w:rsidR="005D2277">
        <w:fldChar w:fldCharType="separate"/>
      </w:r>
      <w:r w:rsidR="005D2277">
        <w:rPr>
          <w:noProof/>
        </w:rPr>
        <w:t>12</w:t>
      </w:r>
      <w:r w:rsidR="005D2277">
        <w:fldChar w:fldCharType="end"/>
      </w:r>
      <w:r w:rsidR="003D477A" w:rsidRPr="00F91C64">
        <w:t xml:space="preserve"> Agent Portal Dashboard for scenario when auto renewal happened for qualified member post RFI verification during Medicaid renewals and there is at least one impacted or non-qualified member in the application</w:t>
      </w:r>
      <w:bookmarkEnd w:id="617"/>
    </w:p>
    <w:p w14:paraId="72E0C2D3" w14:textId="77777777" w:rsidR="003D477A" w:rsidRDefault="003D477A" w:rsidP="003D477A">
      <w:pPr>
        <w:keepNext/>
        <w:jc w:val="center"/>
      </w:pPr>
      <w:r>
        <w:rPr>
          <w:noProof/>
        </w:rPr>
        <w:drawing>
          <wp:inline distT="0" distB="0" distL="0" distR="0" wp14:anchorId="33D032EF" wp14:editId="553EB7AA">
            <wp:extent cx="5496560" cy="2667000"/>
            <wp:effectExtent l="19050" t="19050" r="27940" b="19050"/>
            <wp:docPr id="20297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227" b="68459"/>
                    <a:stretch>
                      <a:fillRect/>
                    </a:stretch>
                  </pic:blipFill>
                  <pic:spPr bwMode="auto">
                    <a:xfrm>
                      <a:off x="0" y="0"/>
                      <a:ext cx="5547038" cy="2691493"/>
                    </a:xfrm>
                    <a:prstGeom prst="rect">
                      <a:avLst/>
                    </a:prstGeom>
                    <a:noFill/>
                    <a:ln w="9525" cap="flat" cmpd="sng" algn="ctr">
                      <a:solidFill>
                        <a:srgbClr val="06080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9EFC62" w14:textId="77777777" w:rsidR="0004542C" w:rsidRDefault="0004542C" w:rsidP="0004542C">
      <w:pPr>
        <w:keepNext/>
        <w:jc w:val="center"/>
      </w:pPr>
    </w:p>
    <w:p w14:paraId="75450C72" w14:textId="6AF01B9C" w:rsidR="003D477A" w:rsidRDefault="0004542C" w:rsidP="003D477A">
      <w:pPr>
        <w:pStyle w:val="Caption"/>
        <w:keepNext/>
        <w:jc w:val="center"/>
      </w:pPr>
      <w:bookmarkStart w:id="618" w:name="_Toc214441268"/>
      <w:r>
        <w:t xml:space="preserve">Figure </w:t>
      </w:r>
      <w:r w:rsidR="005D2277">
        <w:fldChar w:fldCharType="begin"/>
      </w:r>
      <w:r w:rsidR="005D2277">
        <w:instrText xml:space="preserve"> SEQ Figure \* ARABIC </w:instrText>
      </w:r>
      <w:r w:rsidR="005D2277">
        <w:fldChar w:fldCharType="separate"/>
      </w:r>
      <w:r w:rsidR="005D2277">
        <w:rPr>
          <w:noProof/>
        </w:rPr>
        <w:t>13</w:t>
      </w:r>
      <w:r w:rsidR="005D2277">
        <w:fldChar w:fldCharType="end"/>
      </w:r>
      <w:r w:rsidR="003D477A" w:rsidRPr="004C5E52">
        <w:t xml:space="preserve"> Agent Portal Dashboard for scenario when auto renewal happened for qualified member post RFI verification during Medicaid renewals and </w:t>
      </w:r>
      <w:r w:rsidR="003D477A">
        <w:t xml:space="preserve">all the </w:t>
      </w:r>
      <w:r w:rsidR="003D477A" w:rsidRPr="004C5E52">
        <w:t>members in the application</w:t>
      </w:r>
      <w:r w:rsidR="003D477A">
        <w:t xml:space="preserve"> were qualified only</w:t>
      </w:r>
      <w:bookmarkEnd w:id="618"/>
    </w:p>
    <w:p w14:paraId="74FB713D" w14:textId="77777777" w:rsidR="003D477A" w:rsidRDefault="003D477A" w:rsidP="003D477A">
      <w:pPr>
        <w:keepNext/>
        <w:jc w:val="center"/>
      </w:pPr>
      <w:r>
        <w:rPr>
          <w:noProof/>
        </w:rPr>
        <w:drawing>
          <wp:inline distT="0" distB="0" distL="0" distR="0" wp14:anchorId="6218E17A" wp14:editId="6F8EF4A9">
            <wp:extent cx="5496560" cy="2667000"/>
            <wp:effectExtent l="19050" t="19050" r="27940" b="19050"/>
            <wp:docPr id="65742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227" b="68459"/>
                    <a:stretch>
                      <a:fillRect/>
                    </a:stretch>
                  </pic:blipFill>
                  <pic:spPr bwMode="auto">
                    <a:xfrm>
                      <a:off x="0" y="0"/>
                      <a:ext cx="5547038" cy="2691493"/>
                    </a:xfrm>
                    <a:prstGeom prst="rect">
                      <a:avLst/>
                    </a:prstGeom>
                    <a:noFill/>
                    <a:ln w="9525" cap="flat" cmpd="sng" algn="ctr">
                      <a:solidFill>
                        <a:srgbClr val="06080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342CDD" w14:textId="77777777" w:rsidR="003D477A" w:rsidRDefault="003D477A" w:rsidP="003D477A">
      <w:pPr>
        <w:keepNext/>
        <w:jc w:val="center"/>
      </w:pPr>
    </w:p>
    <w:p w14:paraId="05AA164C" w14:textId="77777777" w:rsidR="003D477A" w:rsidRDefault="003D477A" w:rsidP="003D477A">
      <w:pPr>
        <w:keepNext/>
        <w:jc w:val="center"/>
      </w:pPr>
    </w:p>
    <w:p w14:paraId="69260666" w14:textId="77777777" w:rsidR="003D477A" w:rsidRDefault="003D477A" w:rsidP="003D477A">
      <w:pPr>
        <w:keepNext/>
        <w:jc w:val="center"/>
      </w:pPr>
    </w:p>
    <w:p w14:paraId="72D05802" w14:textId="77777777" w:rsidR="003D477A" w:rsidRDefault="003D477A" w:rsidP="003D477A">
      <w:pPr>
        <w:keepNext/>
        <w:jc w:val="center"/>
      </w:pPr>
    </w:p>
    <w:p w14:paraId="3DCD4694" w14:textId="77777777" w:rsidR="003D477A" w:rsidRDefault="003D477A" w:rsidP="003D477A">
      <w:pPr>
        <w:keepNext/>
        <w:jc w:val="center"/>
      </w:pPr>
    </w:p>
    <w:p w14:paraId="07196D5E" w14:textId="77777777" w:rsidR="0004542C" w:rsidRDefault="0004542C" w:rsidP="0004542C">
      <w:pPr>
        <w:keepNext/>
        <w:jc w:val="center"/>
      </w:pPr>
    </w:p>
    <w:p w14:paraId="1808D29A" w14:textId="740721D9" w:rsidR="003D477A" w:rsidRDefault="0004542C" w:rsidP="00B10FDF">
      <w:pPr>
        <w:pStyle w:val="Caption"/>
        <w:keepNext/>
        <w:jc w:val="center"/>
      </w:pPr>
      <w:bookmarkStart w:id="619" w:name="_Toc214441269"/>
      <w:r>
        <w:lastRenderedPageBreak/>
        <w:t xml:space="preserve">Figure </w:t>
      </w:r>
      <w:r w:rsidR="005D2277">
        <w:fldChar w:fldCharType="begin"/>
      </w:r>
      <w:r w:rsidR="005D2277">
        <w:instrText xml:space="preserve"> SEQ Figure \* ARABIC </w:instrText>
      </w:r>
      <w:r w:rsidR="005D2277">
        <w:fldChar w:fldCharType="separate"/>
      </w:r>
      <w:r w:rsidR="005D2277">
        <w:rPr>
          <w:noProof/>
        </w:rPr>
        <w:t>14</w:t>
      </w:r>
      <w:r w:rsidR="005D2277">
        <w:fldChar w:fldCharType="end"/>
      </w:r>
      <w:r w:rsidR="003D477A" w:rsidRPr="00464657">
        <w:t xml:space="preserve"> Agent Portal Dashboard for scenario when the application is dropped from Medicaid renewals post RFI verification.</w:t>
      </w:r>
      <w:bookmarkEnd w:id="619"/>
      <w:r w:rsidR="003D477A">
        <w:rPr>
          <w:noProof/>
        </w:rPr>
        <w:drawing>
          <wp:inline distT="0" distB="0" distL="0" distR="0" wp14:anchorId="5A4CF473" wp14:editId="04A83B53">
            <wp:extent cx="5501000" cy="2686050"/>
            <wp:effectExtent l="19050" t="19050" r="24130" b="19050"/>
            <wp:docPr id="2030430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2465" name="Picture 1" descr="A screenshot of a computer&#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321" b="68827"/>
                    <a:stretch>
                      <a:fillRect/>
                    </a:stretch>
                  </pic:blipFill>
                  <pic:spPr bwMode="auto">
                    <a:xfrm>
                      <a:off x="0" y="0"/>
                      <a:ext cx="5506488" cy="268873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5842966" w14:textId="77777777" w:rsidR="003D477A" w:rsidRDefault="003D477A" w:rsidP="003D477A"/>
    <w:p w14:paraId="04BE16AA" w14:textId="4B8355EA" w:rsidR="003D477A" w:rsidRDefault="0004542C" w:rsidP="00B10FDF">
      <w:pPr>
        <w:pStyle w:val="Caption"/>
        <w:keepNext/>
      </w:pPr>
      <w:bookmarkStart w:id="620" w:name="_Toc214441270"/>
      <w:r>
        <w:lastRenderedPageBreak/>
        <w:t xml:space="preserve">Figure </w:t>
      </w:r>
      <w:r w:rsidR="005D2277">
        <w:fldChar w:fldCharType="begin"/>
      </w:r>
      <w:r w:rsidR="005D2277">
        <w:instrText xml:space="preserve"> SEQ Figure \* ARABIC </w:instrText>
      </w:r>
      <w:r w:rsidR="005D2277">
        <w:fldChar w:fldCharType="separate"/>
      </w:r>
      <w:r w:rsidR="005D2277">
        <w:rPr>
          <w:noProof/>
        </w:rPr>
        <w:t>15</w:t>
      </w:r>
      <w:r w:rsidR="005D2277">
        <w:fldChar w:fldCharType="end"/>
      </w:r>
      <w:r w:rsidR="003D477A">
        <w:t xml:space="preserve"> </w:t>
      </w:r>
      <w:r w:rsidR="003D477A" w:rsidRPr="006D5311">
        <w:t>Individual Dashboard for scenario when auto renewal happened for qualified member post RFI verification during Medicaid renewals</w:t>
      </w:r>
      <w:r w:rsidR="003D477A">
        <w:t xml:space="preserve"> and all the members present in the application were qualified only</w:t>
      </w:r>
      <w:bookmarkEnd w:id="620"/>
    </w:p>
    <w:p w14:paraId="0B7818A8" w14:textId="77777777" w:rsidR="003D477A" w:rsidRDefault="003D477A" w:rsidP="003D477A">
      <w:pPr>
        <w:keepNext/>
        <w:jc w:val="center"/>
      </w:pPr>
      <w:r>
        <w:rPr>
          <w:noProof/>
        </w:rPr>
        <w:drawing>
          <wp:inline distT="0" distB="0" distL="0" distR="0" wp14:anchorId="2FAB6978" wp14:editId="5DF9DAF6">
            <wp:extent cx="5598452" cy="2436935"/>
            <wp:effectExtent l="19050" t="19050" r="21590" b="20955"/>
            <wp:docPr id="21394486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560" name="Picture 3" descr="A screenshot of a computer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76853"/>
                    <a:stretch>
                      <a:fillRect/>
                    </a:stretch>
                  </pic:blipFill>
                  <pic:spPr bwMode="auto">
                    <a:xfrm>
                      <a:off x="0" y="0"/>
                      <a:ext cx="5623647" cy="244790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9568E8B" w14:textId="77777777" w:rsidR="003D477A" w:rsidRDefault="003D477A" w:rsidP="003D477A">
      <w:pPr>
        <w:keepNext/>
        <w:jc w:val="center"/>
      </w:pPr>
    </w:p>
    <w:p w14:paraId="28A7361A" w14:textId="77777777" w:rsidR="0004542C" w:rsidRDefault="0004542C" w:rsidP="0004542C">
      <w:pPr>
        <w:keepNext/>
        <w:jc w:val="center"/>
      </w:pPr>
    </w:p>
    <w:p w14:paraId="31D3417D" w14:textId="247BD3FC" w:rsidR="003D477A" w:rsidRDefault="0004542C" w:rsidP="003D477A">
      <w:pPr>
        <w:pStyle w:val="Caption"/>
        <w:keepNext/>
        <w:jc w:val="center"/>
      </w:pPr>
      <w:bookmarkStart w:id="621" w:name="_Toc214441271"/>
      <w:r>
        <w:t xml:space="preserve">Figure </w:t>
      </w:r>
      <w:r w:rsidR="005D2277">
        <w:fldChar w:fldCharType="begin"/>
      </w:r>
      <w:r w:rsidR="005D2277">
        <w:instrText xml:space="preserve"> SEQ Figure \* ARABIC </w:instrText>
      </w:r>
      <w:r w:rsidR="005D2277">
        <w:fldChar w:fldCharType="separate"/>
      </w:r>
      <w:r w:rsidR="005D2277">
        <w:rPr>
          <w:noProof/>
        </w:rPr>
        <w:t>16</w:t>
      </w:r>
      <w:r w:rsidR="005D2277">
        <w:fldChar w:fldCharType="end"/>
      </w:r>
      <w:r w:rsidR="003D477A">
        <w:t xml:space="preserve"> </w:t>
      </w:r>
      <w:r w:rsidR="003D477A" w:rsidRPr="0088408B">
        <w:t xml:space="preserve">Individual Dashboard for scenario when auto renewal happened for qualified member post RFI verification during Medicaid renewals and </w:t>
      </w:r>
      <w:r w:rsidR="003D477A">
        <w:t>there were at least one impacted or non-qualified member p</w:t>
      </w:r>
      <w:r w:rsidR="003D477A" w:rsidRPr="0088408B">
        <w:t>resent in the application</w:t>
      </w:r>
      <w:r w:rsidR="003D477A">
        <w:t>.</w:t>
      </w:r>
      <w:bookmarkEnd w:id="621"/>
    </w:p>
    <w:p w14:paraId="10841B2D" w14:textId="77777777" w:rsidR="003D477A" w:rsidRDefault="003D477A" w:rsidP="003D477A">
      <w:pPr>
        <w:keepNext/>
        <w:jc w:val="center"/>
      </w:pPr>
      <w:r>
        <w:rPr>
          <w:noProof/>
        </w:rPr>
        <w:drawing>
          <wp:inline distT="0" distB="0" distL="0" distR="0" wp14:anchorId="5551FC50" wp14:editId="454966F3">
            <wp:extent cx="5598452" cy="2436935"/>
            <wp:effectExtent l="19050" t="19050" r="21590" b="20955"/>
            <wp:docPr id="160870602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560" name="Picture 3" descr="A screenshot of a computer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76853"/>
                    <a:stretch>
                      <a:fillRect/>
                    </a:stretch>
                  </pic:blipFill>
                  <pic:spPr bwMode="auto">
                    <a:xfrm>
                      <a:off x="0" y="0"/>
                      <a:ext cx="5623647" cy="244790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7133AC1" w14:textId="77777777" w:rsidR="003D477A" w:rsidRDefault="003D477A" w:rsidP="003D477A">
      <w:pPr>
        <w:keepNext/>
        <w:jc w:val="center"/>
      </w:pPr>
    </w:p>
    <w:p w14:paraId="77C1DACC" w14:textId="77777777" w:rsidR="003D477A" w:rsidRDefault="003D477A" w:rsidP="003D477A">
      <w:pPr>
        <w:keepNext/>
        <w:jc w:val="center"/>
      </w:pPr>
    </w:p>
    <w:p w14:paraId="62F3B865" w14:textId="77777777" w:rsidR="003D477A" w:rsidRDefault="003D477A" w:rsidP="003D477A">
      <w:pPr>
        <w:pStyle w:val="Caption"/>
        <w:keepNext/>
        <w:jc w:val="center"/>
      </w:pPr>
    </w:p>
    <w:p w14:paraId="3AF5F74C" w14:textId="77777777" w:rsidR="003D477A" w:rsidRDefault="003D477A" w:rsidP="003D477A">
      <w:pPr>
        <w:pStyle w:val="Caption"/>
        <w:keepNext/>
        <w:jc w:val="center"/>
      </w:pPr>
    </w:p>
    <w:p w14:paraId="091CFB13" w14:textId="77777777" w:rsidR="003D477A" w:rsidRDefault="003D477A" w:rsidP="003D477A">
      <w:pPr>
        <w:pStyle w:val="Caption"/>
        <w:keepNext/>
        <w:jc w:val="center"/>
      </w:pPr>
    </w:p>
    <w:p w14:paraId="37D8C0EC" w14:textId="77777777" w:rsidR="003D477A" w:rsidRDefault="003D477A" w:rsidP="003D477A">
      <w:pPr>
        <w:pStyle w:val="Caption"/>
        <w:keepNext/>
        <w:jc w:val="center"/>
      </w:pPr>
    </w:p>
    <w:p w14:paraId="116E0058" w14:textId="77777777" w:rsidR="003D477A" w:rsidRDefault="003D477A" w:rsidP="003D477A">
      <w:pPr>
        <w:pStyle w:val="Caption"/>
        <w:keepNext/>
        <w:jc w:val="center"/>
      </w:pPr>
    </w:p>
    <w:p w14:paraId="440FE4F1" w14:textId="77777777" w:rsidR="003D477A" w:rsidRDefault="003D477A" w:rsidP="003D477A">
      <w:pPr>
        <w:pStyle w:val="Caption"/>
        <w:keepNext/>
        <w:jc w:val="center"/>
      </w:pPr>
    </w:p>
    <w:p w14:paraId="30CEDB80" w14:textId="77777777" w:rsidR="003D477A" w:rsidRDefault="003D477A" w:rsidP="003D477A">
      <w:pPr>
        <w:pStyle w:val="Caption"/>
        <w:keepNext/>
        <w:jc w:val="center"/>
      </w:pPr>
    </w:p>
    <w:p w14:paraId="0AC79133" w14:textId="77777777" w:rsidR="003D477A" w:rsidRDefault="003D477A" w:rsidP="003D477A">
      <w:pPr>
        <w:pStyle w:val="Caption"/>
        <w:keepNext/>
        <w:jc w:val="center"/>
      </w:pPr>
    </w:p>
    <w:p w14:paraId="251A00E2" w14:textId="77777777" w:rsidR="003D477A" w:rsidRDefault="003D477A" w:rsidP="003D477A">
      <w:pPr>
        <w:pStyle w:val="Caption"/>
        <w:keepNext/>
        <w:jc w:val="center"/>
      </w:pPr>
    </w:p>
    <w:p w14:paraId="71A0B025" w14:textId="77777777" w:rsidR="003D477A" w:rsidRDefault="003D477A" w:rsidP="003D477A">
      <w:pPr>
        <w:pStyle w:val="Caption"/>
        <w:keepNext/>
        <w:jc w:val="center"/>
      </w:pPr>
    </w:p>
    <w:p w14:paraId="3C9277AC" w14:textId="77BAF8F6" w:rsidR="003D477A" w:rsidRDefault="003D477A" w:rsidP="003D477A">
      <w:pPr>
        <w:pStyle w:val="Caption"/>
        <w:keepNext/>
        <w:jc w:val="center"/>
      </w:pPr>
      <w:bookmarkStart w:id="622" w:name="_Toc214441272"/>
      <w:r>
        <w:t xml:space="preserve">Figure </w:t>
      </w:r>
      <w:r w:rsidR="005D2277">
        <w:fldChar w:fldCharType="begin"/>
      </w:r>
      <w:r w:rsidR="005D2277">
        <w:instrText xml:space="preserve"> SEQ Figure \* ARABIC </w:instrText>
      </w:r>
      <w:r w:rsidR="005D2277">
        <w:fldChar w:fldCharType="separate"/>
      </w:r>
      <w:r w:rsidR="005D2277">
        <w:rPr>
          <w:noProof/>
        </w:rPr>
        <w:t>17</w:t>
      </w:r>
      <w:r w:rsidR="005D2277">
        <w:fldChar w:fldCharType="end"/>
      </w:r>
      <w:r w:rsidRPr="00A075D6">
        <w:t xml:space="preserve"> Individual Dashboard for scenario when the application is dropped from Medicaid renewals post RFI verification.</w:t>
      </w:r>
      <w:bookmarkEnd w:id="622"/>
    </w:p>
    <w:p w14:paraId="5A05E19E" w14:textId="77777777" w:rsidR="003D477A" w:rsidRDefault="003D477A" w:rsidP="003D477A">
      <w:pPr>
        <w:keepNext/>
        <w:jc w:val="center"/>
      </w:pPr>
      <w:r>
        <w:rPr>
          <w:noProof/>
        </w:rPr>
        <w:drawing>
          <wp:inline distT="0" distB="0" distL="0" distR="0" wp14:anchorId="2BFF429C" wp14:editId="5D5AEFA3">
            <wp:extent cx="5856594" cy="2674805"/>
            <wp:effectExtent l="19050" t="19050" r="11430" b="11430"/>
            <wp:docPr id="111923009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1620" name="Picture 2" descr="A screenshot of a computer screen&#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5712"/>
                    <a:stretch>
                      <a:fillRect/>
                    </a:stretch>
                  </pic:blipFill>
                  <pic:spPr bwMode="auto">
                    <a:xfrm>
                      <a:off x="0" y="0"/>
                      <a:ext cx="5881642" cy="26862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EAD45F6" w14:textId="77777777" w:rsidR="003D477A" w:rsidRDefault="003D477A" w:rsidP="003D477A">
      <w:pPr>
        <w:jc w:val="center"/>
        <w:rPr>
          <w:rFonts w:ascii="Calibri" w:hAnsi="Calibri" w:cs="Calibri"/>
          <w:sz w:val="22"/>
          <w:szCs w:val="22"/>
        </w:rPr>
      </w:pPr>
    </w:p>
    <w:p w14:paraId="4861C6DB" w14:textId="77777777" w:rsidR="003D477A" w:rsidRDefault="003D477A" w:rsidP="003D477A">
      <w:pPr>
        <w:jc w:val="center"/>
        <w:rPr>
          <w:rFonts w:ascii="Calibri" w:hAnsi="Calibri" w:cs="Calibri"/>
          <w:sz w:val="22"/>
          <w:szCs w:val="22"/>
        </w:rPr>
      </w:pPr>
    </w:p>
    <w:p w14:paraId="6A16AD40" w14:textId="77777777" w:rsidR="003D477A" w:rsidRDefault="003D477A" w:rsidP="003D477A">
      <w:pPr>
        <w:keepNext/>
        <w:jc w:val="center"/>
      </w:pPr>
    </w:p>
    <w:p w14:paraId="03016D76" w14:textId="77777777" w:rsidR="003D477A" w:rsidRDefault="003D477A" w:rsidP="003D477A">
      <w:pPr>
        <w:rPr>
          <w:rFonts w:ascii="Calibri" w:hAnsi="Calibri" w:cs="Calibri"/>
          <w:sz w:val="22"/>
          <w:szCs w:val="22"/>
        </w:rPr>
      </w:pPr>
    </w:p>
    <w:p w14:paraId="68D0E8FC" w14:textId="77777777" w:rsidR="003D477A" w:rsidRDefault="003D477A" w:rsidP="003D477A">
      <w:pPr>
        <w:rPr>
          <w:rFonts w:ascii="Calibri" w:hAnsi="Calibri" w:cs="Calibri"/>
          <w:sz w:val="22"/>
          <w:szCs w:val="22"/>
        </w:rPr>
      </w:pPr>
    </w:p>
    <w:p w14:paraId="3186F054" w14:textId="77777777" w:rsidR="003D477A" w:rsidRDefault="003D477A" w:rsidP="003D477A">
      <w:pPr>
        <w:keepNext/>
        <w:jc w:val="center"/>
      </w:pPr>
    </w:p>
    <w:p w14:paraId="20BE9CC3" w14:textId="77777777" w:rsidR="003D477A" w:rsidRDefault="003D477A" w:rsidP="003D477A">
      <w:pPr>
        <w:jc w:val="center"/>
        <w:rPr>
          <w:rFonts w:ascii="Calibri" w:hAnsi="Calibri" w:cs="Calibri"/>
          <w:sz w:val="22"/>
          <w:szCs w:val="22"/>
        </w:rPr>
      </w:pPr>
    </w:p>
    <w:p w14:paraId="4B909AF0" w14:textId="77777777" w:rsidR="003D477A" w:rsidRDefault="003D477A" w:rsidP="003D477A">
      <w:pPr>
        <w:keepNext/>
        <w:jc w:val="center"/>
      </w:pPr>
    </w:p>
    <w:p w14:paraId="0594C893" w14:textId="2CB2D8A9" w:rsidR="003D477A" w:rsidRDefault="003D477A" w:rsidP="003D477A">
      <w:pPr>
        <w:pStyle w:val="Caption"/>
        <w:keepNext/>
        <w:jc w:val="center"/>
      </w:pPr>
      <w:bookmarkStart w:id="623" w:name="_Toc214441273"/>
      <w:r>
        <w:t xml:space="preserve">Figure </w:t>
      </w:r>
      <w:r w:rsidR="005D2277">
        <w:fldChar w:fldCharType="begin"/>
      </w:r>
      <w:r w:rsidR="005D2277">
        <w:instrText xml:space="preserve"> SEQ Figure \* ARABIC </w:instrText>
      </w:r>
      <w:r w:rsidR="005D2277">
        <w:fldChar w:fldCharType="separate"/>
      </w:r>
      <w:r w:rsidR="005D2277">
        <w:rPr>
          <w:noProof/>
        </w:rPr>
        <w:t>18</w:t>
      </w:r>
      <w:r w:rsidR="005D2277">
        <w:fldChar w:fldCharType="end"/>
      </w:r>
      <w:r w:rsidRPr="003839BD">
        <w:t xml:space="preserve"> Eligibility Application screen for scenario when </w:t>
      </w:r>
      <w:r>
        <w:t xml:space="preserve">there were only qualified members present in the application and </w:t>
      </w:r>
      <w:r w:rsidRPr="003839BD">
        <w:t>auto renewal happened for qualified member post RFI verification during Medicaid renewals</w:t>
      </w:r>
      <w:r>
        <w:t>.</w:t>
      </w:r>
      <w:bookmarkEnd w:id="623"/>
    </w:p>
    <w:p w14:paraId="37DF6BA5" w14:textId="77777777" w:rsidR="003D477A" w:rsidRDefault="003D477A" w:rsidP="003D477A">
      <w:pPr>
        <w:keepNext/>
        <w:jc w:val="center"/>
      </w:pPr>
      <w:r>
        <w:rPr>
          <w:noProof/>
        </w:rPr>
        <w:drawing>
          <wp:inline distT="0" distB="0" distL="0" distR="0" wp14:anchorId="105E8D11" wp14:editId="1F716C78">
            <wp:extent cx="5577840" cy="3596992"/>
            <wp:effectExtent l="19050" t="19050" r="22860" b="22860"/>
            <wp:docPr id="7480859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4458" name="Picture 7"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17" b="29463"/>
                    <a:stretch>
                      <a:fillRect/>
                    </a:stretch>
                  </pic:blipFill>
                  <pic:spPr bwMode="auto">
                    <a:xfrm>
                      <a:off x="0" y="0"/>
                      <a:ext cx="5581950" cy="35996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1317448" w14:textId="77777777" w:rsidR="003D477A" w:rsidRDefault="003D477A" w:rsidP="003D477A"/>
    <w:p w14:paraId="3146B1BE" w14:textId="77777777" w:rsidR="003D477A" w:rsidRDefault="003D477A" w:rsidP="003D477A">
      <w:pPr>
        <w:jc w:val="center"/>
      </w:pPr>
    </w:p>
    <w:p w14:paraId="001D99B9" w14:textId="01266BAD" w:rsidR="003D477A" w:rsidRDefault="003D477A" w:rsidP="003D477A">
      <w:pPr>
        <w:pStyle w:val="Caption"/>
        <w:keepNext/>
        <w:jc w:val="center"/>
      </w:pPr>
      <w:bookmarkStart w:id="624" w:name="_Toc214441274"/>
      <w:r>
        <w:lastRenderedPageBreak/>
        <w:t xml:space="preserve">Figure </w:t>
      </w:r>
      <w:r w:rsidR="005D2277">
        <w:fldChar w:fldCharType="begin"/>
      </w:r>
      <w:r w:rsidR="005D2277">
        <w:instrText xml:space="preserve"> SEQ Figure \* ARABIC </w:instrText>
      </w:r>
      <w:r w:rsidR="005D2277">
        <w:fldChar w:fldCharType="separate"/>
      </w:r>
      <w:r w:rsidR="005D2277">
        <w:rPr>
          <w:noProof/>
        </w:rPr>
        <w:t>19</w:t>
      </w:r>
      <w:r w:rsidR="005D2277">
        <w:fldChar w:fldCharType="end"/>
      </w:r>
      <w:r w:rsidRPr="00936A3E">
        <w:t xml:space="preserve"> Eligibility Application screen for scenario when there were </w:t>
      </w:r>
      <w:r>
        <w:t xml:space="preserve">at least on impacted or non-qualified member also present in the application and </w:t>
      </w:r>
      <w:r w:rsidRPr="00936A3E">
        <w:t>auto renewal happened for qualified member post RFI verification during Medicaid renewals.</w:t>
      </w:r>
      <w:bookmarkEnd w:id="624"/>
    </w:p>
    <w:p w14:paraId="0A9EFD91" w14:textId="77777777" w:rsidR="003D477A" w:rsidRPr="0047513A" w:rsidRDefault="003D477A" w:rsidP="003D477A">
      <w:pPr>
        <w:jc w:val="center"/>
      </w:pPr>
      <w:r>
        <w:rPr>
          <w:noProof/>
        </w:rPr>
        <w:drawing>
          <wp:inline distT="0" distB="0" distL="0" distR="0" wp14:anchorId="0C88058D" wp14:editId="1F4E71D3">
            <wp:extent cx="5577840" cy="3596992"/>
            <wp:effectExtent l="19050" t="19050" r="22860" b="22860"/>
            <wp:docPr id="121552600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4458" name="Picture 7"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17" b="29463"/>
                    <a:stretch>
                      <a:fillRect/>
                    </a:stretch>
                  </pic:blipFill>
                  <pic:spPr bwMode="auto">
                    <a:xfrm>
                      <a:off x="0" y="0"/>
                      <a:ext cx="5581950" cy="359964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0724F5D" w14:textId="1526EAC0" w:rsidR="003D477A" w:rsidRDefault="003D477A" w:rsidP="003D477A">
      <w:pPr>
        <w:pStyle w:val="Caption"/>
        <w:keepNext/>
        <w:jc w:val="center"/>
      </w:pPr>
      <w:bookmarkStart w:id="625" w:name="_Toc214441275"/>
      <w:r>
        <w:t xml:space="preserve">Figure </w:t>
      </w:r>
      <w:r w:rsidR="005D2277">
        <w:fldChar w:fldCharType="begin"/>
      </w:r>
      <w:r w:rsidR="005D2277">
        <w:instrText xml:space="preserve"> SEQ Figure \* ARABIC </w:instrText>
      </w:r>
      <w:r w:rsidR="005D2277">
        <w:fldChar w:fldCharType="separate"/>
      </w:r>
      <w:r w:rsidR="005D2277">
        <w:rPr>
          <w:noProof/>
        </w:rPr>
        <w:t>20</w:t>
      </w:r>
      <w:r w:rsidR="005D2277">
        <w:fldChar w:fldCharType="end"/>
      </w:r>
      <w:r w:rsidRPr="004B3818">
        <w:t xml:space="preserve"> Eligibility Application screen for scenario when the application is dropped from Medicaid renewals post RFI verification</w:t>
      </w:r>
      <w:bookmarkEnd w:id="625"/>
    </w:p>
    <w:p w14:paraId="0C5B60AC" w14:textId="77777777" w:rsidR="003D477A" w:rsidRDefault="003D477A" w:rsidP="003D477A">
      <w:pPr>
        <w:keepNext/>
        <w:jc w:val="center"/>
      </w:pPr>
      <w:r>
        <w:rPr>
          <w:noProof/>
        </w:rPr>
        <w:drawing>
          <wp:inline distT="0" distB="0" distL="0" distR="0" wp14:anchorId="7CE1AD9B" wp14:editId="139A3E23">
            <wp:extent cx="5943600" cy="4076700"/>
            <wp:effectExtent l="19050" t="19050" r="19050" b="19050"/>
            <wp:docPr id="1305531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019" b="24953"/>
                    <a:stretch>
                      <a:fillRect/>
                    </a:stretch>
                  </pic:blipFill>
                  <pic:spPr bwMode="auto">
                    <a:xfrm>
                      <a:off x="0" y="0"/>
                      <a:ext cx="5943600" cy="40767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8984C10" w14:textId="77777777" w:rsidR="003D477A" w:rsidRDefault="003D477A" w:rsidP="003D477A"/>
    <w:p w14:paraId="75AACC07" w14:textId="77777777" w:rsidR="003D477A" w:rsidRDefault="003D477A" w:rsidP="003D477A"/>
    <w:p w14:paraId="3462124E" w14:textId="77777777" w:rsidR="003D477A" w:rsidRDefault="003D477A" w:rsidP="003D477A">
      <w:pPr>
        <w:keepNext/>
        <w:jc w:val="center"/>
      </w:pPr>
    </w:p>
    <w:p w14:paraId="31650FD5" w14:textId="77777777" w:rsidR="003D477A" w:rsidRDefault="003D477A" w:rsidP="003D477A"/>
    <w:p w14:paraId="0D1D1B86" w14:textId="77777777" w:rsidR="003D477A" w:rsidRDefault="003D477A" w:rsidP="003D477A"/>
    <w:p w14:paraId="30B59F8C" w14:textId="77777777" w:rsidR="003D477A" w:rsidRDefault="003D477A" w:rsidP="003D477A"/>
    <w:p w14:paraId="42B69CB8" w14:textId="77777777" w:rsidR="003D477A" w:rsidRDefault="003D477A" w:rsidP="003D477A">
      <w:pPr>
        <w:keepNext/>
        <w:jc w:val="center"/>
      </w:pPr>
    </w:p>
    <w:p w14:paraId="72A71708" w14:textId="629EFF2A" w:rsidR="003D477A" w:rsidRDefault="003D477A" w:rsidP="003D477A">
      <w:pPr>
        <w:pStyle w:val="Caption"/>
        <w:keepNext/>
        <w:jc w:val="center"/>
      </w:pPr>
      <w:bookmarkStart w:id="626" w:name="_Toc214441276"/>
      <w:r>
        <w:t xml:space="preserve">Figure </w:t>
      </w:r>
      <w:r w:rsidR="005D2277">
        <w:fldChar w:fldCharType="begin"/>
      </w:r>
      <w:r w:rsidR="005D2277">
        <w:instrText xml:space="preserve"> SEQ Figure \* ARABIC </w:instrText>
      </w:r>
      <w:r w:rsidR="005D2277">
        <w:fldChar w:fldCharType="separate"/>
      </w:r>
      <w:r w:rsidR="005D2277">
        <w:rPr>
          <w:noProof/>
        </w:rPr>
        <w:t>21</w:t>
      </w:r>
      <w:r w:rsidR="005D2277">
        <w:fldChar w:fldCharType="end"/>
      </w:r>
      <w:r w:rsidRPr="001D0D87">
        <w:t xml:space="preserve"> Eligibility and Processes screen for scenario when the application is dropped from Medicaid renewals post RFI verification</w:t>
      </w:r>
      <w:bookmarkEnd w:id="626"/>
    </w:p>
    <w:p w14:paraId="0F2B8618" w14:textId="77777777" w:rsidR="003D477A" w:rsidRDefault="003D477A" w:rsidP="003D477A">
      <w:pPr>
        <w:keepNext/>
        <w:jc w:val="center"/>
      </w:pPr>
      <w:r>
        <w:rPr>
          <w:noProof/>
        </w:rPr>
        <w:drawing>
          <wp:inline distT="0" distB="0" distL="0" distR="0" wp14:anchorId="13036F08" wp14:editId="5A858FD2">
            <wp:extent cx="6062133" cy="3134634"/>
            <wp:effectExtent l="19050" t="19050" r="15240" b="27940"/>
            <wp:docPr id="106960577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5779" name="Picture 12" descr="A screenshot of a computer&#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t="6811" b="49045"/>
                    <a:stretch>
                      <a:fillRect/>
                    </a:stretch>
                  </pic:blipFill>
                  <pic:spPr bwMode="auto">
                    <a:xfrm>
                      <a:off x="0" y="0"/>
                      <a:ext cx="6068690" cy="31380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3C407AF" w14:textId="77777777" w:rsidR="003D477A" w:rsidRDefault="003D477A" w:rsidP="003D477A"/>
    <w:p w14:paraId="62678A8E" w14:textId="78DACC01" w:rsidR="003D477A" w:rsidRDefault="003D477A" w:rsidP="003D477A">
      <w:pPr>
        <w:pStyle w:val="Caption"/>
        <w:keepNext/>
        <w:jc w:val="center"/>
      </w:pPr>
      <w:bookmarkStart w:id="627" w:name="_Toc214441277"/>
      <w:r>
        <w:t xml:space="preserve">Figure </w:t>
      </w:r>
      <w:r w:rsidR="005D2277">
        <w:fldChar w:fldCharType="begin"/>
      </w:r>
      <w:r w:rsidR="005D2277">
        <w:instrText xml:space="preserve"> SEQ Figure \* ARABIC </w:instrText>
      </w:r>
      <w:r w:rsidR="005D2277">
        <w:fldChar w:fldCharType="separate"/>
      </w:r>
      <w:r w:rsidR="005D2277">
        <w:rPr>
          <w:noProof/>
        </w:rPr>
        <w:t>22</w:t>
      </w:r>
      <w:r w:rsidR="005D2277">
        <w:fldChar w:fldCharType="end"/>
      </w:r>
      <w:r>
        <w:t xml:space="preserve"> </w:t>
      </w:r>
      <w:r w:rsidRPr="00752BAC">
        <w:t>Eligibility and Processes screen for scenario when the</w:t>
      </w:r>
      <w:r>
        <w:t xml:space="preserve">re is at least one non-qualified or impacted </w:t>
      </w:r>
      <w:r w:rsidRPr="00752BAC">
        <w:t>members</w:t>
      </w:r>
      <w:r>
        <w:t xml:space="preserve"> present in the application and all the</w:t>
      </w:r>
      <w:r w:rsidRPr="00752BAC">
        <w:t xml:space="preserve"> qualified member</w:t>
      </w:r>
      <w:r>
        <w:t>s</w:t>
      </w:r>
      <w:r w:rsidRPr="00752BAC">
        <w:t xml:space="preserve"> </w:t>
      </w:r>
      <w:r>
        <w:t>are a</w:t>
      </w:r>
      <w:r w:rsidRPr="00752BAC">
        <w:t>uto renewed post RFI verification during Medicaid renewals.</w:t>
      </w:r>
      <w:bookmarkEnd w:id="627"/>
    </w:p>
    <w:p w14:paraId="393B5C74" w14:textId="77777777" w:rsidR="003D477A" w:rsidRDefault="003D477A" w:rsidP="003D477A">
      <w:pPr>
        <w:keepNext/>
        <w:jc w:val="center"/>
      </w:pPr>
      <w:r>
        <w:rPr>
          <w:noProof/>
        </w:rPr>
        <w:drawing>
          <wp:inline distT="0" distB="0" distL="0" distR="0" wp14:anchorId="49021E7A" wp14:editId="715810B3">
            <wp:extent cx="6096000" cy="2980958"/>
            <wp:effectExtent l="19050" t="19050" r="19050" b="10160"/>
            <wp:docPr id="43259222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9002" name="Picture 13" descr="A screenshot of a computer&#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t="7036" b="51221"/>
                    <a:stretch>
                      <a:fillRect/>
                    </a:stretch>
                  </pic:blipFill>
                  <pic:spPr bwMode="auto">
                    <a:xfrm>
                      <a:off x="0" y="0"/>
                      <a:ext cx="6108835" cy="298723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5569313" w14:textId="77777777" w:rsidR="003D477A" w:rsidRDefault="003D477A" w:rsidP="003D477A">
      <w:pPr>
        <w:jc w:val="center"/>
        <w:rPr>
          <w:rFonts w:ascii="Calibri" w:hAnsi="Calibri" w:cs="Calibri"/>
          <w:sz w:val="22"/>
          <w:szCs w:val="22"/>
        </w:rPr>
      </w:pPr>
    </w:p>
    <w:p w14:paraId="5836B5BA" w14:textId="065F4035" w:rsidR="005D2277" w:rsidRDefault="005D2277" w:rsidP="005D2277">
      <w:pPr>
        <w:pStyle w:val="Caption"/>
        <w:keepNext/>
        <w:jc w:val="center"/>
      </w:pPr>
      <w:bookmarkStart w:id="628" w:name="_Toc214441278"/>
      <w:r>
        <w:t xml:space="preserve">Figure </w:t>
      </w:r>
      <w:r>
        <w:fldChar w:fldCharType="begin"/>
      </w:r>
      <w:r>
        <w:instrText xml:space="preserve"> SEQ Figure \* ARABIC </w:instrText>
      </w:r>
      <w:r>
        <w:fldChar w:fldCharType="separate"/>
      </w:r>
      <w:r>
        <w:rPr>
          <w:noProof/>
        </w:rPr>
        <w:t>23</w:t>
      </w:r>
      <w:r>
        <w:fldChar w:fldCharType="end"/>
      </w:r>
      <w:r w:rsidRPr="003266D4">
        <w:t xml:space="preserve">- Agent Portal-Account </w:t>
      </w:r>
      <w:r w:rsidR="001C079D" w:rsidRPr="003266D4">
        <w:t>Dashboard</w:t>
      </w:r>
      <w:r w:rsidRPr="003266D4">
        <w:t>-Informational message displayed until the initial</w:t>
      </w:r>
      <w:r>
        <w:t xml:space="preserve"> renewal eligibility determination is not performed post RFI </w:t>
      </w:r>
      <w:r w:rsidR="001C079D">
        <w:t>verification</w:t>
      </w:r>
      <w:bookmarkEnd w:id="628"/>
    </w:p>
    <w:p w14:paraId="1E9AEBA1" w14:textId="77777777" w:rsidR="005D2277" w:rsidRDefault="005D2277" w:rsidP="005D2277">
      <w:pPr>
        <w:keepNext/>
        <w:jc w:val="center"/>
      </w:pPr>
      <w:r w:rsidRPr="005D2277">
        <w:rPr>
          <w:rFonts w:ascii="Calibri" w:hAnsi="Calibri" w:cs="Calibri"/>
          <w:noProof/>
          <w:sz w:val="22"/>
          <w:szCs w:val="22"/>
        </w:rPr>
        <w:drawing>
          <wp:inline distT="0" distB="0" distL="0" distR="0" wp14:anchorId="5C8FEB20" wp14:editId="31BF512F">
            <wp:extent cx="5174673" cy="6964268"/>
            <wp:effectExtent l="0" t="0" r="6985" b="8255"/>
            <wp:docPr id="874397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26010"/>
                    <a:stretch>
                      <a:fillRect/>
                    </a:stretch>
                  </pic:blipFill>
                  <pic:spPr bwMode="auto">
                    <a:xfrm>
                      <a:off x="0" y="0"/>
                      <a:ext cx="5184290" cy="6977210"/>
                    </a:xfrm>
                    <a:prstGeom prst="rect">
                      <a:avLst/>
                    </a:prstGeom>
                    <a:noFill/>
                    <a:ln>
                      <a:noFill/>
                    </a:ln>
                    <a:extLst>
                      <a:ext uri="{53640926-AAD7-44D8-BBD7-CCE9431645EC}">
                        <a14:shadowObscured xmlns:a14="http://schemas.microsoft.com/office/drawing/2010/main"/>
                      </a:ext>
                    </a:extLst>
                  </pic:spPr>
                </pic:pic>
              </a:graphicData>
            </a:graphic>
          </wp:inline>
        </w:drawing>
      </w:r>
    </w:p>
    <w:p w14:paraId="621154D8" w14:textId="77777777" w:rsidR="00337ABB" w:rsidRDefault="00337ABB" w:rsidP="0004542C">
      <w:pPr>
        <w:jc w:val="center"/>
        <w:rPr>
          <w:rFonts w:ascii="Calibri" w:hAnsi="Calibri" w:cs="Calibri"/>
          <w:sz w:val="22"/>
          <w:szCs w:val="22"/>
        </w:rPr>
      </w:pPr>
    </w:p>
    <w:p w14:paraId="48810D39" w14:textId="529121EB" w:rsidR="001C079D" w:rsidRDefault="001C079D" w:rsidP="001C079D">
      <w:pPr>
        <w:pStyle w:val="Caption"/>
        <w:keepNext/>
        <w:jc w:val="center"/>
      </w:pPr>
      <w:bookmarkStart w:id="629" w:name="_Toc214441279"/>
      <w:r>
        <w:t xml:space="preserve">Figure </w:t>
      </w:r>
      <w:r>
        <w:fldChar w:fldCharType="begin"/>
      </w:r>
      <w:r>
        <w:instrText xml:space="preserve"> SEQ Figure \* ARABIC </w:instrText>
      </w:r>
      <w:r>
        <w:fldChar w:fldCharType="separate"/>
      </w:r>
      <w:r>
        <w:rPr>
          <w:noProof/>
        </w:rPr>
        <w:t>24</w:t>
      </w:r>
      <w:r>
        <w:fldChar w:fldCharType="end"/>
      </w:r>
      <w:r>
        <w:t xml:space="preserve"> Individual </w:t>
      </w:r>
      <w:r w:rsidRPr="007A23AD">
        <w:t>Dashboard-Informational message displayed until the initial renewal eligibility determination is not performed post RFI verification</w:t>
      </w:r>
      <w:bookmarkEnd w:id="629"/>
    </w:p>
    <w:p w14:paraId="504851D9" w14:textId="1EF5F949" w:rsidR="001C079D" w:rsidRDefault="001C079D" w:rsidP="001C079D">
      <w:pPr>
        <w:jc w:val="center"/>
        <w:rPr>
          <w:rFonts w:ascii="Calibri" w:hAnsi="Calibri" w:cs="Calibri"/>
          <w:sz w:val="22"/>
          <w:szCs w:val="22"/>
        </w:rPr>
      </w:pPr>
      <w:r w:rsidRPr="001C079D">
        <w:rPr>
          <w:rFonts w:ascii="Calibri" w:hAnsi="Calibri" w:cs="Calibri"/>
          <w:noProof/>
          <w:sz w:val="22"/>
          <w:szCs w:val="22"/>
        </w:rPr>
        <w:drawing>
          <wp:inline distT="0" distB="0" distL="0" distR="0" wp14:anchorId="0F3A7287" wp14:editId="6BC64E86">
            <wp:extent cx="5325055" cy="6338455"/>
            <wp:effectExtent l="0" t="0" r="9525" b="5715"/>
            <wp:docPr id="1767742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704" b="32997"/>
                    <a:stretch>
                      <a:fillRect/>
                    </a:stretch>
                  </pic:blipFill>
                  <pic:spPr bwMode="auto">
                    <a:xfrm>
                      <a:off x="0" y="0"/>
                      <a:ext cx="5338426" cy="6354371"/>
                    </a:xfrm>
                    <a:prstGeom prst="rect">
                      <a:avLst/>
                    </a:prstGeom>
                    <a:noFill/>
                    <a:ln>
                      <a:noFill/>
                    </a:ln>
                    <a:extLst>
                      <a:ext uri="{53640926-AAD7-44D8-BBD7-CCE9431645EC}">
                        <a14:shadowObscured xmlns:a14="http://schemas.microsoft.com/office/drawing/2010/main"/>
                      </a:ext>
                    </a:extLst>
                  </pic:spPr>
                </pic:pic>
              </a:graphicData>
            </a:graphic>
          </wp:inline>
        </w:drawing>
      </w:r>
    </w:p>
    <w:p w14:paraId="6EE66357" w14:textId="77777777" w:rsidR="000E6F7F" w:rsidRDefault="000E6F7F" w:rsidP="001C079D">
      <w:pPr>
        <w:jc w:val="center"/>
        <w:rPr>
          <w:rFonts w:ascii="Calibri" w:hAnsi="Calibri" w:cs="Calibri"/>
          <w:sz w:val="22"/>
          <w:szCs w:val="22"/>
        </w:rPr>
      </w:pPr>
    </w:p>
    <w:p w14:paraId="3315A17E" w14:textId="28057DA4" w:rsidR="000E6F7F" w:rsidRDefault="000E6F7F" w:rsidP="000E6F7F">
      <w:pPr>
        <w:pStyle w:val="Caption"/>
        <w:keepNext/>
        <w:jc w:val="center"/>
      </w:pPr>
      <w:bookmarkStart w:id="630" w:name="_Toc214441280"/>
      <w:r>
        <w:t xml:space="preserve">Figure </w:t>
      </w:r>
      <w:r>
        <w:fldChar w:fldCharType="begin"/>
      </w:r>
      <w:r>
        <w:instrText xml:space="preserve"> SEQ Figure \* ARABIC </w:instrText>
      </w:r>
      <w:r>
        <w:fldChar w:fldCharType="separate"/>
      </w:r>
      <w:r>
        <w:rPr>
          <w:noProof/>
        </w:rPr>
        <w:t>25</w:t>
      </w:r>
      <w:r>
        <w:fldChar w:fldCharType="end"/>
      </w:r>
      <w:r>
        <w:t xml:space="preserve"> Eligibility Application</w:t>
      </w:r>
      <w:r w:rsidRPr="0036020A">
        <w:t>-Informational message displayed until the initial renewal eligibility determination is not performed post RFI verification</w:t>
      </w:r>
      <w:bookmarkEnd w:id="630"/>
    </w:p>
    <w:p w14:paraId="3474361A" w14:textId="21C5EA36" w:rsidR="000E6F7F" w:rsidRDefault="000E6F7F" w:rsidP="000E6F7F">
      <w:pPr>
        <w:jc w:val="center"/>
        <w:rPr>
          <w:rFonts w:ascii="Calibri" w:hAnsi="Calibri" w:cs="Calibri"/>
          <w:sz w:val="22"/>
          <w:szCs w:val="22"/>
        </w:rPr>
      </w:pPr>
      <w:r w:rsidRPr="000E6F7F">
        <w:rPr>
          <w:rFonts w:ascii="Calibri" w:hAnsi="Calibri" w:cs="Calibri"/>
          <w:noProof/>
          <w:sz w:val="22"/>
          <w:szCs w:val="22"/>
        </w:rPr>
        <w:drawing>
          <wp:inline distT="0" distB="0" distL="0" distR="0" wp14:anchorId="5947D99D" wp14:editId="559261FF">
            <wp:extent cx="5943103" cy="4121323"/>
            <wp:effectExtent l="0" t="0" r="635" b="0"/>
            <wp:docPr id="125200688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06882" name="Picture 6" descr="A screenshot of a comput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1619" b="20613"/>
                    <a:stretch>
                      <a:fillRect/>
                    </a:stretch>
                  </pic:blipFill>
                  <pic:spPr bwMode="auto">
                    <a:xfrm>
                      <a:off x="0" y="0"/>
                      <a:ext cx="5943600" cy="4121668"/>
                    </a:xfrm>
                    <a:prstGeom prst="rect">
                      <a:avLst/>
                    </a:prstGeom>
                    <a:noFill/>
                    <a:ln>
                      <a:noFill/>
                    </a:ln>
                    <a:extLst>
                      <a:ext uri="{53640926-AAD7-44D8-BBD7-CCE9431645EC}">
                        <a14:shadowObscured xmlns:a14="http://schemas.microsoft.com/office/drawing/2010/main"/>
                      </a:ext>
                    </a:extLst>
                  </pic:spPr>
                </pic:pic>
              </a:graphicData>
            </a:graphic>
          </wp:inline>
        </w:drawing>
      </w:r>
    </w:p>
    <w:p w14:paraId="1CE4DD8E" w14:textId="77777777" w:rsidR="00FF79FB" w:rsidRDefault="00FF79FB" w:rsidP="000E6F7F">
      <w:pPr>
        <w:jc w:val="center"/>
        <w:rPr>
          <w:rFonts w:ascii="Calibri" w:hAnsi="Calibri" w:cs="Calibri"/>
          <w:sz w:val="22"/>
          <w:szCs w:val="22"/>
        </w:rPr>
      </w:pPr>
    </w:p>
    <w:p w14:paraId="3D234009" w14:textId="356A24DB" w:rsidR="00FF79FB" w:rsidRDefault="00FF79FB" w:rsidP="00FF79FB">
      <w:pPr>
        <w:pStyle w:val="Caption"/>
        <w:keepNext/>
        <w:jc w:val="center"/>
      </w:pPr>
      <w:bookmarkStart w:id="631" w:name="_Toc214441281"/>
      <w:r>
        <w:t xml:space="preserve">Figure </w:t>
      </w:r>
      <w:r>
        <w:fldChar w:fldCharType="begin"/>
      </w:r>
      <w:r>
        <w:instrText xml:space="preserve"> SEQ Figure \* ARABIC </w:instrText>
      </w:r>
      <w:r>
        <w:fldChar w:fldCharType="separate"/>
      </w:r>
      <w:r>
        <w:rPr>
          <w:noProof/>
        </w:rPr>
        <w:t>26</w:t>
      </w:r>
      <w:r>
        <w:fldChar w:fldCharType="end"/>
      </w:r>
      <w:r>
        <w:t xml:space="preserve"> </w:t>
      </w:r>
      <w:r w:rsidRPr="007B4DB0">
        <w:t xml:space="preserve">Eligibility </w:t>
      </w:r>
      <w:r>
        <w:t>and Processes for account</w:t>
      </w:r>
      <w:r w:rsidRPr="007B4DB0">
        <w:t>-Informational message displayed until the initial renewal eligibility determination is not performed post RFI verification</w:t>
      </w:r>
      <w:bookmarkEnd w:id="631"/>
    </w:p>
    <w:p w14:paraId="20777D31" w14:textId="0E8C03D6" w:rsidR="00FF79FB" w:rsidRPr="00FF79FB" w:rsidRDefault="00FF79FB" w:rsidP="00FF79FB">
      <w:pPr>
        <w:jc w:val="center"/>
        <w:rPr>
          <w:rFonts w:ascii="Calibri" w:hAnsi="Calibri" w:cs="Calibri"/>
          <w:sz w:val="22"/>
          <w:szCs w:val="22"/>
        </w:rPr>
      </w:pPr>
      <w:r w:rsidRPr="00FF79FB">
        <w:rPr>
          <w:rFonts w:ascii="Calibri" w:hAnsi="Calibri" w:cs="Calibri"/>
          <w:noProof/>
          <w:sz w:val="22"/>
          <w:szCs w:val="22"/>
        </w:rPr>
        <w:drawing>
          <wp:inline distT="0" distB="0" distL="0" distR="0" wp14:anchorId="719C9E72" wp14:editId="50A4991A">
            <wp:extent cx="5943542" cy="5036127"/>
            <wp:effectExtent l="0" t="0" r="635" b="0"/>
            <wp:docPr id="1464117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4324" b="13359"/>
                    <a:stretch>
                      <a:fillRect/>
                    </a:stretch>
                  </pic:blipFill>
                  <pic:spPr bwMode="auto">
                    <a:xfrm>
                      <a:off x="0" y="0"/>
                      <a:ext cx="5943600" cy="5036176"/>
                    </a:xfrm>
                    <a:prstGeom prst="rect">
                      <a:avLst/>
                    </a:prstGeom>
                    <a:noFill/>
                    <a:ln>
                      <a:noFill/>
                    </a:ln>
                    <a:extLst>
                      <a:ext uri="{53640926-AAD7-44D8-BBD7-CCE9431645EC}">
                        <a14:shadowObscured xmlns:a14="http://schemas.microsoft.com/office/drawing/2010/main"/>
                      </a:ext>
                    </a:extLst>
                  </pic:spPr>
                </pic:pic>
              </a:graphicData>
            </a:graphic>
          </wp:inline>
        </w:drawing>
      </w:r>
    </w:p>
    <w:p w14:paraId="1F222EEB" w14:textId="77777777" w:rsidR="00FF79FB" w:rsidRPr="000E6F7F" w:rsidRDefault="00FF79FB" w:rsidP="000E6F7F">
      <w:pPr>
        <w:jc w:val="center"/>
        <w:rPr>
          <w:rFonts w:ascii="Calibri" w:hAnsi="Calibri" w:cs="Calibri"/>
          <w:sz w:val="22"/>
          <w:szCs w:val="22"/>
        </w:rPr>
      </w:pPr>
    </w:p>
    <w:p w14:paraId="1E93E025" w14:textId="77777777" w:rsidR="000E6F7F" w:rsidRPr="001C079D" w:rsidRDefault="000E6F7F" w:rsidP="001C079D">
      <w:pPr>
        <w:jc w:val="center"/>
        <w:rPr>
          <w:rFonts w:ascii="Calibri" w:hAnsi="Calibri" w:cs="Calibri"/>
          <w:sz w:val="22"/>
          <w:szCs w:val="22"/>
        </w:rPr>
      </w:pPr>
    </w:p>
    <w:p w14:paraId="0BCE6BF3" w14:textId="77777777" w:rsidR="001C079D" w:rsidRPr="00973E39" w:rsidRDefault="001C079D" w:rsidP="0004542C">
      <w:pPr>
        <w:jc w:val="center"/>
        <w:rPr>
          <w:rFonts w:ascii="Calibri" w:hAnsi="Calibri" w:cs="Calibri"/>
          <w:sz w:val="22"/>
          <w:szCs w:val="22"/>
        </w:rPr>
      </w:pPr>
    </w:p>
    <w:p w14:paraId="460995E6" w14:textId="77777777" w:rsidR="0004542C" w:rsidRPr="00973E39" w:rsidRDefault="0004542C" w:rsidP="0004542C">
      <w:pPr>
        <w:pStyle w:val="Heading3"/>
        <w:ind w:left="1224" w:hanging="504"/>
        <w:rPr>
          <w:rFonts w:ascii="Calibri" w:hAnsi="Calibri" w:cs="Calibri"/>
          <w:color w:val="auto"/>
          <w:sz w:val="22"/>
          <w:szCs w:val="22"/>
        </w:rPr>
      </w:pPr>
      <w:bookmarkStart w:id="632" w:name="_Toc212474298"/>
      <w:r w:rsidRPr="00973E39">
        <w:rPr>
          <w:rFonts w:ascii="Calibri" w:hAnsi="Calibri" w:cs="Calibri"/>
          <w:color w:val="auto"/>
          <w:sz w:val="22"/>
          <w:szCs w:val="22"/>
        </w:rPr>
        <w:t>Special Design Consideration &amp; Transaction Information</w:t>
      </w:r>
      <w:bookmarkEnd w:id="632"/>
      <w:r w:rsidRPr="00973E39">
        <w:rPr>
          <w:rFonts w:ascii="Calibri" w:hAnsi="Calibri" w:cs="Calibri"/>
          <w:color w:val="auto"/>
          <w:sz w:val="22"/>
          <w:szCs w:val="22"/>
        </w:rPr>
        <w:t xml:space="preserve"> </w:t>
      </w:r>
    </w:p>
    <w:p w14:paraId="78C86368" w14:textId="77777777" w:rsidR="0004542C" w:rsidRPr="00973E39" w:rsidRDefault="0004542C" w:rsidP="0004542C">
      <w:pPr>
        <w:ind w:firstLine="720"/>
        <w:rPr>
          <w:rFonts w:ascii="Calibri" w:hAnsi="Calibri" w:cs="Calibri"/>
          <w:sz w:val="22"/>
          <w:szCs w:val="22"/>
        </w:rPr>
      </w:pPr>
      <w:r>
        <w:rPr>
          <w:rFonts w:ascii="Calibri" w:hAnsi="Calibri" w:cs="Calibri"/>
          <w:sz w:val="22"/>
          <w:szCs w:val="22"/>
        </w:rPr>
        <w:t>Not Applicable.</w:t>
      </w:r>
    </w:p>
    <w:p w14:paraId="75E8C10C" w14:textId="77777777" w:rsidR="0004542C" w:rsidRPr="00747B75" w:rsidRDefault="0004542C" w:rsidP="003F5F84">
      <w:pPr>
        <w:rPr>
          <w:rFonts w:ascii="Calibri" w:hAnsi="Calibri" w:cs="Calibri"/>
        </w:rPr>
      </w:pPr>
    </w:p>
    <w:p w14:paraId="42070FFE" w14:textId="77777777" w:rsidR="000A12F1" w:rsidRDefault="000A12F1" w:rsidP="003F5F84">
      <w:pPr>
        <w:rPr>
          <w:rFonts w:ascii="Calibri" w:hAnsi="Calibri" w:cs="Calibri"/>
        </w:rPr>
      </w:pPr>
    </w:p>
    <w:p w14:paraId="37D4A0A0" w14:textId="37A7F531" w:rsidR="009D1DF4" w:rsidRDefault="00B953ED" w:rsidP="003F5F84">
      <w:pPr>
        <w:rPr>
          <w:rFonts w:ascii="Calibri" w:hAnsi="Calibri" w:cs="Calibri"/>
        </w:rPr>
      </w:pPr>
      <w:r>
        <w:rPr>
          <w:rFonts w:ascii="Calibri" w:hAnsi="Calibri" w:cs="Calibri"/>
        </w:rPr>
        <w:br w:type="page"/>
      </w:r>
    </w:p>
    <w:p w14:paraId="4FE6C9CD" w14:textId="522805A2" w:rsidR="00006F9C" w:rsidRPr="00747B75" w:rsidRDefault="00AD447F" w:rsidP="008E7670">
      <w:pPr>
        <w:pStyle w:val="ListParagraph"/>
        <w:keepNext/>
        <w:numPr>
          <w:ilvl w:val="1"/>
          <w:numId w:val="12"/>
        </w:numPr>
        <w:spacing w:before="200" w:after="60" w:line="276" w:lineRule="auto"/>
        <w:outlineLvl w:val="1"/>
        <w:rPr>
          <w:rFonts w:ascii="Calibri" w:hAnsi="Calibri" w:cs="Calibri"/>
          <w:b/>
        </w:rPr>
      </w:pPr>
      <w:bookmarkStart w:id="633" w:name="_Toc172918945"/>
      <w:bookmarkStart w:id="634" w:name="_Toc212474299"/>
      <w:bookmarkEnd w:id="633"/>
      <w:r w:rsidRPr="00AD447F">
        <w:rPr>
          <w:rFonts w:ascii="Calibri" w:hAnsi="Calibri" w:cs="Calibri"/>
          <w:b/>
          <w:sz w:val="22"/>
          <w:szCs w:val="22"/>
        </w:rPr>
        <w:t>E</w:t>
      </w:r>
      <w:r w:rsidR="00B841DC">
        <w:rPr>
          <w:rFonts w:ascii="Calibri" w:hAnsi="Calibri" w:cs="Calibri"/>
          <w:b/>
          <w:sz w:val="22"/>
          <w:szCs w:val="22"/>
        </w:rPr>
        <w:t>TREN</w:t>
      </w:r>
      <w:r w:rsidRPr="00AD447F">
        <w:rPr>
          <w:rFonts w:ascii="Calibri" w:hAnsi="Calibri" w:cs="Calibri"/>
          <w:b/>
          <w:sz w:val="22"/>
          <w:szCs w:val="22"/>
        </w:rPr>
        <w:t>.PC</w:t>
      </w:r>
      <w:r w:rsidR="00867530">
        <w:rPr>
          <w:rFonts w:ascii="Calibri" w:hAnsi="Calibri" w:cs="Calibri"/>
          <w:b/>
          <w:sz w:val="22"/>
          <w:szCs w:val="22"/>
        </w:rPr>
        <w:t>0</w:t>
      </w:r>
      <w:r w:rsidR="003A258C">
        <w:rPr>
          <w:rFonts w:ascii="Calibri" w:hAnsi="Calibri" w:cs="Calibri"/>
          <w:b/>
          <w:sz w:val="22"/>
          <w:szCs w:val="22"/>
        </w:rPr>
        <w:t>4</w:t>
      </w:r>
      <w:r w:rsidRPr="00973E39">
        <w:rPr>
          <w:rFonts w:ascii="Calibri" w:hAnsi="Calibri" w:cs="Calibri"/>
          <w:b/>
          <w:sz w:val="22"/>
          <w:szCs w:val="22"/>
        </w:rPr>
        <w:t xml:space="preserve"> </w:t>
      </w:r>
      <w:r w:rsidR="00006F9C" w:rsidRPr="00747B75">
        <w:rPr>
          <w:rFonts w:ascii="Calibri" w:hAnsi="Calibri" w:cs="Calibri"/>
          <w:b/>
        </w:rPr>
        <w:t xml:space="preserve">– </w:t>
      </w:r>
      <w:r w:rsidR="006A0841" w:rsidRPr="006A0841">
        <w:rPr>
          <w:rFonts w:ascii="Calibri" w:hAnsi="Calibri" w:cs="Calibri"/>
          <w:b/>
        </w:rPr>
        <w:t xml:space="preserve">Enhancement to next renewal date calculation logic configurability based on the </w:t>
      </w:r>
      <w:r w:rsidR="00892BFF">
        <w:rPr>
          <w:rFonts w:ascii="Calibri" w:hAnsi="Calibri" w:cs="Calibri"/>
          <w:b/>
        </w:rPr>
        <w:t>defined input parameters</w:t>
      </w:r>
      <w:bookmarkEnd w:id="634"/>
    </w:p>
    <w:p w14:paraId="63D89ECD" w14:textId="77777777" w:rsidR="00006F9C" w:rsidRPr="00747B75" w:rsidRDefault="00006F9C" w:rsidP="000E3B3C">
      <w:pPr>
        <w:pStyle w:val="ListParagraph"/>
        <w:keepNext/>
        <w:keepLines/>
        <w:pageBreakBefore/>
        <w:numPr>
          <w:ilvl w:val="1"/>
          <w:numId w:val="2"/>
        </w:numPr>
        <w:pBdr>
          <w:bottom w:val="single" w:sz="12" w:space="1" w:color="4C8B3F" w:themeColor="background2"/>
        </w:pBdr>
        <w:spacing w:after="240"/>
        <w:outlineLvl w:val="0"/>
        <w:rPr>
          <w:rFonts w:ascii="Calibri" w:eastAsiaTheme="majorEastAsia" w:hAnsi="Calibri" w:cs="Calibri"/>
          <w:b/>
          <w:vanish/>
          <w:sz w:val="28"/>
          <w:szCs w:val="26"/>
        </w:rPr>
      </w:pPr>
      <w:bookmarkStart w:id="635" w:name="_Toc160639746"/>
      <w:bookmarkStart w:id="636" w:name="_Toc160639966"/>
      <w:bookmarkStart w:id="637" w:name="_Toc160641798"/>
      <w:bookmarkStart w:id="638" w:name="_Toc161316722"/>
      <w:bookmarkStart w:id="639" w:name="_Toc161769040"/>
      <w:bookmarkStart w:id="640" w:name="_Toc161819922"/>
      <w:bookmarkStart w:id="641" w:name="_Toc161838358"/>
      <w:bookmarkStart w:id="642" w:name="_Toc161838455"/>
      <w:bookmarkStart w:id="643" w:name="_Toc161839493"/>
      <w:bookmarkStart w:id="644" w:name="_Toc164423721"/>
      <w:bookmarkStart w:id="645" w:name="_Toc172918947"/>
      <w:bookmarkStart w:id="646" w:name="_Toc178683044"/>
      <w:bookmarkStart w:id="647" w:name="_Toc179204521"/>
      <w:bookmarkStart w:id="648" w:name="_Toc179291541"/>
      <w:bookmarkStart w:id="649" w:name="_Toc179293461"/>
      <w:bookmarkStart w:id="650" w:name="_Toc179369104"/>
      <w:bookmarkStart w:id="651" w:name="_Toc180072427"/>
      <w:bookmarkStart w:id="652" w:name="_Toc180143503"/>
      <w:bookmarkStart w:id="653" w:name="_Toc180143899"/>
      <w:bookmarkStart w:id="654" w:name="_Toc180144295"/>
      <w:bookmarkStart w:id="655" w:name="_Toc180144769"/>
      <w:bookmarkStart w:id="656" w:name="_Toc183094017"/>
      <w:bookmarkStart w:id="657" w:name="_Toc183094428"/>
      <w:bookmarkStart w:id="658" w:name="_Toc183169291"/>
      <w:bookmarkStart w:id="659" w:name="_Toc185435130"/>
      <w:bookmarkStart w:id="660" w:name="_Toc193798082"/>
      <w:bookmarkStart w:id="661" w:name="_Toc193813877"/>
      <w:bookmarkStart w:id="662" w:name="_Toc193904630"/>
      <w:bookmarkStart w:id="663" w:name="_Toc211527854"/>
      <w:bookmarkStart w:id="664" w:name="_Toc212474300"/>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71DD27E8" w14:textId="42AC0308" w:rsidR="00006F9C" w:rsidRPr="00973E39" w:rsidRDefault="00B305CE" w:rsidP="00006F9C">
      <w:pPr>
        <w:pStyle w:val="Heading3"/>
        <w:ind w:left="1224" w:hanging="504"/>
        <w:rPr>
          <w:rFonts w:ascii="Calibri" w:hAnsi="Calibri" w:cs="Calibri"/>
          <w:color w:val="auto"/>
          <w:sz w:val="22"/>
          <w:szCs w:val="22"/>
        </w:rPr>
      </w:pPr>
      <w:bookmarkStart w:id="665" w:name="_Toc212474301"/>
      <w:r>
        <w:rPr>
          <w:rFonts w:ascii="Calibri" w:hAnsi="Calibri" w:cs="Calibri"/>
          <w:color w:val="auto"/>
          <w:sz w:val="22"/>
          <w:szCs w:val="22"/>
        </w:rPr>
        <w:t>Description</w:t>
      </w:r>
      <w:bookmarkEnd w:id="665"/>
    </w:p>
    <w:p w14:paraId="50940F74" w14:textId="040165D6" w:rsidR="00473FCA" w:rsidRDefault="00B305CE" w:rsidP="00F21647">
      <w:pPr>
        <w:ind w:left="720"/>
        <w:rPr>
          <w:rFonts w:ascii="Calibri" w:hAnsi="Calibri" w:cs="Calibri"/>
          <w:sz w:val="22"/>
          <w:szCs w:val="22"/>
        </w:rPr>
      </w:pPr>
      <w:r>
        <w:rPr>
          <w:rFonts w:ascii="Calibri" w:hAnsi="Calibri" w:cs="Calibri"/>
          <w:sz w:val="22"/>
          <w:szCs w:val="22"/>
        </w:rPr>
        <w:t xml:space="preserve">The purpose of the product capability is to define the </w:t>
      </w:r>
      <w:r w:rsidR="00980A6C">
        <w:rPr>
          <w:rFonts w:ascii="Calibri" w:hAnsi="Calibri" w:cs="Calibri"/>
          <w:sz w:val="22"/>
          <w:szCs w:val="22"/>
        </w:rPr>
        <w:t xml:space="preserve">configurable ability </w:t>
      </w:r>
      <w:r w:rsidR="008F7EDF">
        <w:rPr>
          <w:rFonts w:ascii="Calibri" w:hAnsi="Calibri" w:cs="Calibri"/>
          <w:sz w:val="22"/>
          <w:szCs w:val="22"/>
        </w:rPr>
        <w:t>(</w:t>
      </w:r>
      <w:r w:rsidR="009613D6">
        <w:rPr>
          <w:rFonts w:ascii="Calibri" w:hAnsi="Calibri" w:cs="Calibri"/>
          <w:sz w:val="22"/>
          <w:szCs w:val="22"/>
        </w:rPr>
        <w:t>based on the unique combination of input parameters</w:t>
      </w:r>
      <w:r w:rsidR="00892BFF">
        <w:rPr>
          <w:rFonts w:ascii="Calibri" w:hAnsi="Calibri" w:cs="Calibri"/>
          <w:sz w:val="22"/>
          <w:szCs w:val="22"/>
        </w:rPr>
        <w:t xml:space="preserve"> defined under </w:t>
      </w:r>
      <w:r w:rsidR="00892BFF" w:rsidRPr="0070340A">
        <w:rPr>
          <w:rFonts w:ascii="Calibri" w:hAnsi="Calibri" w:cs="Calibri"/>
          <w:sz w:val="22"/>
          <w:szCs w:val="22"/>
        </w:rPr>
        <w:t>BR-MED-</w:t>
      </w:r>
      <w:r w:rsidR="00892BFF">
        <w:rPr>
          <w:rFonts w:ascii="Calibri" w:hAnsi="Calibri" w:cs="Calibri"/>
          <w:sz w:val="22"/>
          <w:szCs w:val="22"/>
        </w:rPr>
        <w:t>69</w:t>
      </w:r>
      <w:r w:rsidR="0045152F">
        <w:rPr>
          <w:rFonts w:ascii="Calibri" w:hAnsi="Calibri" w:cs="Calibri"/>
          <w:sz w:val="22"/>
          <w:szCs w:val="22"/>
        </w:rPr>
        <w:t xml:space="preserve">: </w:t>
      </w:r>
      <w:r w:rsidR="0045152F" w:rsidRPr="00881593">
        <w:rPr>
          <w:rFonts w:ascii="Calibri" w:hAnsi="Calibri" w:cs="Calibri"/>
          <w:sz w:val="22"/>
          <w:szCs w:val="22"/>
        </w:rPr>
        <w:t>Calculate "Next Medicaid renewal Date</w:t>
      </w:r>
      <w:r w:rsidR="00CD14DB">
        <w:rPr>
          <w:rFonts w:ascii="Calibri" w:hAnsi="Calibri" w:cs="Calibri"/>
          <w:sz w:val="22"/>
          <w:szCs w:val="22"/>
        </w:rPr>
        <w:t xml:space="preserve">, </w:t>
      </w:r>
      <w:r w:rsidR="00CD14DB" w:rsidRPr="001B573F">
        <w:rPr>
          <w:rFonts w:ascii="Calibri" w:hAnsi="Calibri" w:cs="Calibri"/>
          <w:sz w:val="22"/>
          <w:szCs w:val="22"/>
        </w:rPr>
        <w:t>BR-MED-</w:t>
      </w:r>
      <w:r w:rsidR="00CD14DB">
        <w:rPr>
          <w:rFonts w:ascii="Calibri" w:hAnsi="Calibri" w:cs="Calibri"/>
          <w:sz w:val="22"/>
          <w:szCs w:val="22"/>
        </w:rPr>
        <w:t>68</w:t>
      </w:r>
      <w:r w:rsidR="00CD14DB" w:rsidRPr="001B573F">
        <w:rPr>
          <w:rFonts w:ascii="Calibri" w:hAnsi="Calibri" w:cs="Calibri"/>
          <w:sz w:val="22"/>
          <w:szCs w:val="22"/>
        </w:rPr>
        <w:t xml:space="preserve">: </w:t>
      </w:r>
      <w:r w:rsidR="00CD14DB" w:rsidRPr="00E43CC7">
        <w:rPr>
          <w:rFonts w:ascii="Calibri" w:hAnsi="Calibri" w:cs="Calibri"/>
          <w:sz w:val="22"/>
          <w:szCs w:val="22"/>
        </w:rPr>
        <w:t xml:space="preserve">Calculate Baseline </w:t>
      </w:r>
      <w:r w:rsidR="00CD14DB">
        <w:rPr>
          <w:rFonts w:ascii="Calibri" w:hAnsi="Calibri" w:cs="Calibri"/>
          <w:sz w:val="22"/>
          <w:szCs w:val="22"/>
        </w:rPr>
        <w:t xml:space="preserve">date </w:t>
      </w:r>
      <w:r w:rsidR="00CD14DB" w:rsidRPr="00E43CC7">
        <w:rPr>
          <w:rFonts w:ascii="Calibri" w:hAnsi="Calibri" w:cs="Calibri"/>
          <w:sz w:val="22"/>
          <w:szCs w:val="22"/>
        </w:rPr>
        <w:t xml:space="preserve">parameter for "Next </w:t>
      </w:r>
      <w:r w:rsidR="00CD14DB">
        <w:rPr>
          <w:rFonts w:ascii="Calibri" w:hAnsi="Calibri" w:cs="Calibri"/>
          <w:sz w:val="22"/>
          <w:szCs w:val="22"/>
        </w:rPr>
        <w:t>Medicaid</w:t>
      </w:r>
      <w:r w:rsidR="00CD14DB" w:rsidRPr="00E43CC7">
        <w:rPr>
          <w:rFonts w:ascii="Calibri" w:hAnsi="Calibri" w:cs="Calibri"/>
          <w:sz w:val="22"/>
          <w:szCs w:val="22"/>
        </w:rPr>
        <w:t xml:space="preserve"> renewal Date"</w:t>
      </w:r>
      <w:r w:rsidR="00CD14DB">
        <w:rPr>
          <w:rFonts w:ascii="Calibri" w:hAnsi="Calibri" w:cs="Calibri"/>
          <w:sz w:val="22"/>
          <w:szCs w:val="22"/>
        </w:rPr>
        <w:t xml:space="preserve">, and </w:t>
      </w:r>
      <w:r w:rsidR="00CD14DB" w:rsidRPr="00AB4F44">
        <w:rPr>
          <w:rFonts w:ascii="Calibri" w:hAnsi="Calibri" w:cs="Calibri"/>
          <w:sz w:val="22"/>
          <w:szCs w:val="22"/>
        </w:rPr>
        <w:t>BR-MED-68a: Evaluate the variable months to be added for “Next Medicaid renewal Date</w:t>
      </w:r>
      <w:r w:rsidR="00CD14DB">
        <w:rPr>
          <w:rFonts w:ascii="Calibri" w:hAnsi="Calibri" w:cs="Calibri"/>
          <w:sz w:val="22"/>
          <w:szCs w:val="22"/>
        </w:rPr>
        <w:t xml:space="preserve"> </w:t>
      </w:r>
      <w:r w:rsidR="008F7EDF">
        <w:rPr>
          <w:rFonts w:ascii="Calibri" w:hAnsi="Calibri" w:cs="Calibri"/>
          <w:sz w:val="22"/>
          <w:szCs w:val="22"/>
        </w:rPr>
        <w:t xml:space="preserve">) to calculate the next Medicaid renewal date for </w:t>
      </w:r>
      <w:r w:rsidR="00683554">
        <w:rPr>
          <w:rFonts w:ascii="Calibri" w:hAnsi="Calibri" w:cs="Calibri"/>
          <w:sz w:val="22"/>
          <w:szCs w:val="22"/>
        </w:rPr>
        <w:t xml:space="preserve">any Medicaid (full Medicaid , Partial Medicaid , QHP + limited/CMSP/HSN) eligible </w:t>
      </w:r>
      <w:r w:rsidR="00683554" w:rsidRPr="00BB146E">
        <w:rPr>
          <w:rFonts w:ascii="Calibri" w:hAnsi="Calibri" w:cs="Calibri"/>
          <w:sz w:val="22"/>
          <w:szCs w:val="22"/>
        </w:rPr>
        <w:t xml:space="preserve">members </w:t>
      </w:r>
      <w:r w:rsidR="00DC773E" w:rsidRPr="00BB146E">
        <w:rPr>
          <w:rFonts w:ascii="Calibri" w:hAnsi="Calibri" w:cs="Calibri"/>
          <w:sz w:val="22"/>
          <w:szCs w:val="22"/>
        </w:rPr>
        <w:t xml:space="preserve">when the </w:t>
      </w:r>
      <w:r w:rsidR="00DC773E">
        <w:rPr>
          <w:rFonts w:ascii="Calibri" w:hAnsi="Calibri" w:cs="Calibri"/>
          <w:sz w:val="22"/>
          <w:szCs w:val="22"/>
        </w:rPr>
        <w:t xml:space="preserve">application is </w:t>
      </w:r>
      <w:r w:rsidR="00DC773E" w:rsidRPr="00F05B7F">
        <w:rPr>
          <w:rFonts w:ascii="Calibri" w:hAnsi="Calibri" w:cs="Calibri"/>
          <w:sz w:val="22"/>
          <w:szCs w:val="22"/>
        </w:rPr>
        <w:t>being processed through any of the user driven or systematic process (including but not limited to QHP &amp; Mixed HH renewal process, Medicaid Renewal process, PDM process</w:t>
      </w:r>
      <w:r w:rsidR="0087400A">
        <w:rPr>
          <w:rFonts w:ascii="Calibri" w:hAnsi="Calibri" w:cs="Calibri"/>
          <w:sz w:val="22"/>
          <w:szCs w:val="22"/>
        </w:rPr>
        <w:t>, streamline renewals</w:t>
      </w:r>
      <w:r w:rsidR="00DC773E" w:rsidRPr="00F05B7F">
        <w:rPr>
          <w:rFonts w:ascii="Calibri" w:hAnsi="Calibri" w:cs="Calibri"/>
          <w:sz w:val="22"/>
          <w:szCs w:val="22"/>
        </w:rPr>
        <w:t>)</w:t>
      </w:r>
      <w:r w:rsidR="009613D6">
        <w:rPr>
          <w:rFonts w:ascii="Calibri" w:hAnsi="Calibri" w:cs="Calibri"/>
          <w:sz w:val="22"/>
          <w:szCs w:val="22"/>
        </w:rPr>
        <w:t xml:space="preserve"> </w:t>
      </w:r>
    </w:p>
    <w:p w14:paraId="249AECA0" w14:textId="77777777" w:rsidR="00B305CE" w:rsidRDefault="00B305CE" w:rsidP="00F21647">
      <w:pPr>
        <w:ind w:left="720"/>
        <w:rPr>
          <w:rFonts w:ascii="Calibri" w:hAnsi="Calibri" w:cs="Calibri"/>
          <w:sz w:val="22"/>
          <w:szCs w:val="22"/>
        </w:rPr>
      </w:pPr>
    </w:p>
    <w:p w14:paraId="1EEAA978" w14:textId="77777777" w:rsidR="00473FCA" w:rsidRPr="00973E39" w:rsidRDefault="00473FCA" w:rsidP="00473FCA">
      <w:pPr>
        <w:pStyle w:val="Heading3"/>
        <w:ind w:left="1224" w:hanging="504"/>
        <w:rPr>
          <w:rFonts w:ascii="Calibri" w:hAnsi="Calibri" w:cs="Calibri"/>
          <w:color w:val="auto"/>
          <w:sz w:val="22"/>
          <w:szCs w:val="22"/>
        </w:rPr>
      </w:pPr>
      <w:r w:rsidRPr="00973E39">
        <w:rPr>
          <w:rFonts w:ascii="Calibri" w:hAnsi="Calibri" w:cs="Calibri"/>
          <w:color w:val="auto"/>
          <w:sz w:val="22"/>
          <w:szCs w:val="22"/>
        </w:rPr>
        <w:t>Current System Behavior</w:t>
      </w:r>
    </w:p>
    <w:p w14:paraId="4FA8FB4E" w14:textId="77777777" w:rsidR="00473FCA" w:rsidRDefault="00473FCA" w:rsidP="00F21647">
      <w:pPr>
        <w:ind w:left="720"/>
        <w:rPr>
          <w:rFonts w:ascii="Calibri" w:hAnsi="Calibri" w:cs="Calibri"/>
          <w:sz w:val="22"/>
          <w:szCs w:val="22"/>
        </w:rPr>
      </w:pPr>
    </w:p>
    <w:p w14:paraId="27A32EB0" w14:textId="7AD81BA1" w:rsidR="00F21647" w:rsidRPr="00F21647" w:rsidRDefault="008B5875" w:rsidP="00F21647">
      <w:pPr>
        <w:ind w:left="720"/>
        <w:rPr>
          <w:rFonts w:ascii="Calibri" w:hAnsi="Calibri" w:cs="Calibri"/>
          <w:sz w:val="22"/>
          <w:szCs w:val="22"/>
        </w:rPr>
      </w:pPr>
      <w:r w:rsidRPr="00973E39">
        <w:rPr>
          <w:rFonts w:ascii="Calibri" w:hAnsi="Calibri" w:cs="Calibri"/>
          <w:sz w:val="22"/>
          <w:szCs w:val="22"/>
        </w:rPr>
        <w:t xml:space="preserve">Currently, </w:t>
      </w:r>
      <w:r w:rsidR="00F21647" w:rsidRPr="00F21647">
        <w:rPr>
          <w:rFonts w:ascii="Calibri" w:hAnsi="Calibri" w:cs="Calibri"/>
          <w:sz w:val="22"/>
          <w:szCs w:val="22"/>
        </w:rPr>
        <w:t>During Medicaid renewal process the HIX system follows the below logic to reset the next renewal date for Qualified members.</w:t>
      </w:r>
    </w:p>
    <w:p w14:paraId="3A42E669" w14:textId="77777777" w:rsidR="00F21647" w:rsidRPr="00F21647" w:rsidRDefault="00F21647" w:rsidP="00F21647">
      <w:pPr>
        <w:ind w:left="720"/>
        <w:rPr>
          <w:rFonts w:ascii="Calibri" w:hAnsi="Calibri" w:cs="Calibri"/>
          <w:sz w:val="22"/>
          <w:szCs w:val="22"/>
        </w:rPr>
      </w:pPr>
    </w:p>
    <w:p w14:paraId="338E2722" w14:textId="2C021416" w:rsidR="00F21647" w:rsidRPr="00F21647" w:rsidRDefault="00F21647" w:rsidP="0026239F">
      <w:pPr>
        <w:pStyle w:val="ListParagraph"/>
        <w:numPr>
          <w:ilvl w:val="0"/>
          <w:numId w:val="116"/>
        </w:numPr>
        <w:rPr>
          <w:rFonts w:ascii="Calibri" w:hAnsi="Calibri" w:cs="Calibri"/>
          <w:sz w:val="22"/>
          <w:szCs w:val="22"/>
        </w:rPr>
      </w:pPr>
      <w:r w:rsidRPr="00F21647">
        <w:rPr>
          <w:rFonts w:ascii="Calibri" w:hAnsi="Calibri" w:cs="Calibri"/>
          <w:sz w:val="22"/>
          <w:szCs w:val="22"/>
        </w:rPr>
        <w:t>If the member is selected for renewal before the current "next renewal date," set the new "next renewal date" to current “next renewal Date + X (configurable, default- 12 months)”.</w:t>
      </w:r>
    </w:p>
    <w:p w14:paraId="6F8006C9" w14:textId="4AD94C27" w:rsidR="00F21647" w:rsidRPr="00F21647" w:rsidRDefault="00F21647" w:rsidP="0026239F">
      <w:pPr>
        <w:pStyle w:val="ListParagraph"/>
        <w:numPr>
          <w:ilvl w:val="0"/>
          <w:numId w:val="116"/>
        </w:numPr>
        <w:rPr>
          <w:rFonts w:ascii="Calibri" w:hAnsi="Calibri" w:cs="Calibri"/>
          <w:sz w:val="22"/>
          <w:szCs w:val="22"/>
        </w:rPr>
      </w:pPr>
      <w:r w:rsidRPr="00F21647">
        <w:rPr>
          <w:rFonts w:ascii="Calibri" w:hAnsi="Calibri" w:cs="Calibri"/>
          <w:sz w:val="22"/>
          <w:szCs w:val="22"/>
        </w:rPr>
        <w:t>If the member is selected after their current "next renewal date," set the new "next renewal date" to Medicaid renewal selection date + X (configurable, default- 12 months)”.</w:t>
      </w:r>
    </w:p>
    <w:p w14:paraId="1D913925" w14:textId="77777777" w:rsidR="00F21647" w:rsidRPr="00F21647" w:rsidRDefault="00F21647" w:rsidP="00F21647">
      <w:pPr>
        <w:ind w:left="720"/>
        <w:rPr>
          <w:rFonts w:ascii="Calibri" w:hAnsi="Calibri" w:cs="Calibri"/>
          <w:sz w:val="22"/>
          <w:szCs w:val="22"/>
        </w:rPr>
      </w:pPr>
    </w:p>
    <w:p w14:paraId="6749F81C" w14:textId="77777777" w:rsidR="00F21647" w:rsidRPr="00F21647" w:rsidRDefault="00F21647" w:rsidP="00F21647">
      <w:pPr>
        <w:ind w:left="720"/>
        <w:rPr>
          <w:rFonts w:ascii="Calibri" w:hAnsi="Calibri" w:cs="Calibri"/>
          <w:sz w:val="22"/>
          <w:szCs w:val="22"/>
        </w:rPr>
      </w:pPr>
      <w:r w:rsidRPr="00F21647">
        <w:rPr>
          <w:rFonts w:ascii="Calibri" w:hAnsi="Calibri" w:cs="Calibri"/>
          <w:sz w:val="22"/>
          <w:szCs w:val="22"/>
        </w:rPr>
        <w:t xml:space="preserve">For impacted and/or non-qualified members the system does not reset the next renewal date during the Medicaid renewal time-clock expiry process. Whereas during the PPF response it does sets/resets the next renewal date for such members as “Application Submission Date + X (12) months. </w:t>
      </w:r>
    </w:p>
    <w:p w14:paraId="1BC048CE" w14:textId="77777777" w:rsidR="00F21647" w:rsidRPr="00F21647" w:rsidRDefault="00F21647" w:rsidP="00F21647">
      <w:pPr>
        <w:ind w:left="720"/>
        <w:rPr>
          <w:rFonts w:ascii="Calibri" w:hAnsi="Calibri" w:cs="Calibri"/>
          <w:sz w:val="22"/>
          <w:szCs w:val="22"/>
        </w:rPr>
      </w:pPr>
    </w:p>
    <w:p w14:paraId="002B7197" w14:textId="22779EBB" w:rsidR="003E271D" w:rsidRPr="00973E39" w:rsidRDefault="00D372F1" w:rsidP="00F21647">
      <w:pPr>
        <w:ind w:left="720"/>
        <w:rPr>
          <w:rFonts w:ascii="Calibri" w:hAnsi="Calibri" w:cs="Calibri"/>
          <w:sz w:val="22"/>
          <w:szCs w:val="22"/>
        </w:rPr>
      </w:pPr>
      <w:r>
        <w:rPr>
          <w:rFonts w:ascii="Calibri" w:hAnsi="Calibri" w:cs="Calibri"/>
          <w:sz w:val="22"/>
          <w:szCs w:val="22"/>
        </w:rPr>
        <w:t>Additionally, f</w:t>
      </w:r>
      <w:r w:rsidR="00F21647" w:rsidRPr="00F21647">
        <w:rPr>
          <w:rFonts w:ascii="Calibri" w:hAnsi="Calibri" w:cs="Calibri"/>
          <w:sz w:val="22"/>
          <w:szCs w:val="22"/>
        </w:rPr>
        <w:t>or any other process, the system reset the “next renewal date” as current “application date + X months (configurable, default 12 months)” if the application date is set/reset for these members in any other process as per the application date setting rules.</w:t>
      </w:r>
    </w:p>
    <w:p w14:paraId="2B8B9306" w14:textId="688B8759" w:rsidR="00006F9C" w:rsidRPr="00973E39" w:rsidRDefault="00006F9C" w:rsidP="00727132">
      <w:pPr>
        <w:rPr>
          <w:rFonts w:ascii="Calibri" w:hAnsi="Calibri" w:cs="Calibri"/>
          <w:sz w:val="22"/>
          <w:szCs w:val="22"/>
        </w:rPr>
      </w:pPr>
    </w:p>
    <w:p w14:paraId="2494054E" w14:textId="77777777" w:rsidR="00006F9C" w:rsidRPr="00973E39" w:rsidRDefault="00006F9C" w:rsidP="00006F9C">
      <w:pPr>
        <w:pStyle w:val="Heading3"/>
        <w:ind w:left="1224" w:hanging="504"/>
        <w:rPr>
          <w:rFonts w:ascii="Calibri" w:hAnsi="Calibri" w:cs="Calibri"/>
          <w:color w:val="auto"/>
          <w:sz w:val="22"/>
          <w:szCs w:val="22"/>
        </w:rPr>
      </w:pPr>
      <w:bookmarkStart w:id="666" w:name="_Toc212474302"/>
      <w:r w:rsidRPr="00973E39">
        <w:rPr>
          <w:rFonts w:ascii="Calibri" w:hAnsi="Calibri" w:cs="Calibri"/>
          <w:color w:val="auto"/>
          <w:sz w:val="22"/>
          <w:szCs w:val="22"/>
        </w:rPr>
        <w:t>Actor(s)</w:t>
      </w:r>
      <w:bookmarkEnd w:id="666"/>
    </w:p>
    <w:p w14:paraId="5D9C36AF" w14:textId="77777777" w:rsidR="00006F9C" w:rsidRPr="00973E39" w:rsidRDefault="00006F9C" w:rsidP="00565E44">
      <w:pPr>
        <w:pStyle w:val="ListParagraph"/>
        <w:numPr>
          <w:ilvl w:val="0"/>
          <w:numId w:val="15"/>
        </w:numPr>
        <w:contextualSpacing/>
        <w:rPr>
          <w:rFonts w:ascii="Calibri" w:hAnsi="Calibri" w:cs="Calibri"/>
          <w:sz w:val="22"/>
          <w:szCs w:val="22"/>
        </w:rPr>
      </w:pPr>
      <w:r w:rsidRPr="00973E39">
        <w:rPr>
          <w:rFonts w:ascii="Calibri" w:hAnsi="Calibri" w:cs="Calibri"/>
          <w:sz w:val="22"/>
          <w:szCs w:val="22"/>
        </w:rPr>
        <w:t>HIX System</w:t>
      </w:r>
    </w:p>
    <w:p w14:paraId="0DD024BD" w14:textId="77777777" w:rsidR="00006F9C" w:rsidRPr="00973E39" w:rsidRDefault="00006F9C" w:rsidP="00006F9C">
      <w:pPr>
        <w:ind w:left="1440"/>
        <w:rPr>
          <w:rFonts w:ascii="Calibri" w:hAnsi="Calibri" w:cs="Calibri"/>
          <w:sz w:val="22"/>
          <w:szCs w:val="22"/>
        </w:rPr>
      </w:pPr>
    </w:p>
    <w:p w14:paraId="051E223B" w14:textId="77777777" w:rsidR="00006F9C" w:rsidRPr="00973E39" w:rsidRDefault="00006F9C" w:rsidP="00006F9C">
      <w:pPr>
        <w:pStyle w:val="Heading3"/>
        <w:ind w:left="1224" w:hanging="504"/>
        <w:rPr>
          <w:rFonts w:ascii="Calibri" w:hAnsi="Calibri" w:cs="Calibri"/>
          <w:color w:val="auto"/>
          <w:sz w:val="22"/>
          <w:szCs w:val="22"/>
        </w:rPr>
      </w:pPr>
      <w:bookmarkStart w:id="667" w:name="_Toc212474303"/>
      <w:r w:rsidRPr="00973E39">
        <w:rPr>
          <w:rFonts w:ascii="Calibri" w:hAnsi="Calibri" w:cs="Calibri"/>
          <w:color w:val="auto"/>
          <w:sz w:val="22"/>
          <w:szCs w:val="22"/>
        </w:rPr>
        <w:t>Trigger(s)</w:t>
      </w:r>
      <w:bookmarkEnd w:id="667"/>
    </w:p>
    <w:p w14:paraId="7E94749E" w14:textId="1A98E8B2" w:rsidR="002C4C33" w:rsidRDefault="00B95AC8" w:rsidP="008A0B97">
      <w:pPr>
        <w:pStyle w:val="ListParagraph"/>
        <w:numPr>
          <w:ilvl w:val="3"/>
          <w:numId w:val="22"/>
        </w:numPr>
        <w:ind w:left="1080"/>
        <w:rPr>
          <w:rFonts w:ascii="Calibri" w:hAnsi="Calibri" w:cs="Calibri"/>
          <w:sz w:val="22"/>
          <w:szCs w:val="22"/>
        </w:rPr>
      </w:pPr>
      <w:r>
        <w:rPr>
          <w:rFonts w:ascii="Calibri" w:hAnsi="Calibri" w:cs="Calibri"/>
          <w:sz w:val="22"/>
          <w:szCs w:val="22"/>
        </w:rPr>
        <w:t>The application is processed through Medicaid renewal process.</w:t>
      </w:r>
    </w:p>
    <w:p w14:paraId="3262CBCC" w14:textId="13F9B8DF" w:rsidR="00B95AC8" w:rsidRDefault="00B95AC8" w:rsidP="008A0B97">
      <w:pPr>
        <w:pStyle w:val="ListParagraph"/>
        <w:numPr>
          <w:ilvl w:val="3"/>
          <w:numId w:val="22"/>
        </w:numPr>
        <w:ind w:left="1080"/>
        <w:rPr>
          <w:rFonts w:ascii="Calibri" w:hAnsi="Calibri" w:cs="Calibri"/>
          <w:sz w:val="22"/>
          <w:szCs w:val="22"/>
        </w:rPr>
      </w:pPr>
      <w:r>
        <w:rPr>
          <w:rFonts w:ascii="Calibri" w:hAnsi="Calibri" w:cs="Calibri"/>
          <w:sz w:val="22"/>
          <w:szCs w:val="22"/>
        </w:rPr>
        <w:t xml:space="preserve">The application is processed through </w:t>
      </w:r>
      <w:r w:rsidR="00090376">
        <w:rPr>
          <w:rFonts w:ascii="Calibri" w:hAnsi="Calibri" w:cs="Calibri"/>
          <w:sz w:val="22"/>
          <w:szCs w:val="22"/>
        </w:rPr>
        <w:t xml:space="preserve">any </w:t>
      </w:r>
      <w:r w:rsidR="00A960F0">
        <w:rPr>
          <w:rFonts w:ascii="Calibri" w:hAnsi="Calibri" w:cs="Calibri"/>
          <w:sz w:val="22"/>
          <w:szCs w:val="22"/>
        </w:rPr>
        <w:t xml:space="preserve">other </w:t>
      </w:r>
      <w:r w:rsidR="00090376">
        <w:rPr>
          <w:rFonts w:ascii="Calibri" w:hAnsi="Calibri" w:cs="Calibri"/>
          <w:sz w:val="22"/>
          <w:szCs w:val="22"/>
        </w:rPr>
        <w:t xml:space="preserve">process </w:t>
      </w:r>
      <w:r w:rsidR="00A960F0">
        <w:rPr>
          <w:rFonts w:ascii="Calibri" w:hAnsi="Calibri" w:cs="Calibri"/>
          <w:sz w:val="22"/>
          <w:szCs w:val="22"/>
        </w:rPr>
        <w:t xml:space="preserve">which </w:t>
      </w:r>
      <w:r w:rsidR="007D4961">
        <w:rPr>
          <w:rFonts w:ascii="Calibri" w:hAnsi="Calibri" w:cs="Calibri"/>
          <w:sz w:val="22"/>
          <w:szCs w:val="22"/>
        </w:rPr>
        <w:t xml:space="preserve">can update the </w:t>
      </w:r>
      <w:r w:rsidR="00A960F0">
        <w:rPr>
          <w:rFonts w:ascii="Calibri" w:hAnsi="Calibri" w:cs="Calibri"/>
          <w:sz w:val="22"/>
          <w:szCs w:val="22"/>
        </w:rPr>
        <w:t xml:space="preserve">application date </w:t>
      </w:r>
      <w:r w:rsidR="007D4961">
        <w:rPr>
          <w:rFonts w:ascii="Calibri" w:hAnsi="Calibri" w:cs="Calibri"/>
          <w:sz w:val="22"/>
          <w:szCs w:val="22"/>
        </w:rPr>
        <w:t>for the member.</w:t>
      </w:r>
    </w:p>
    <w:p w14:paraId="3C17DEA7" w14:textId="77777777" w:rsidR="00A960F0" w:rsidRPr="00973E39" w:rsidRDefault="00A960F0" w:rsidP="00A960F0">
      <w:pPr>
        <w:pStyle w:val="ListParagraph"/>
        <w:ind w:left="1080"/>
        <w:rPr>
          <w:rFonts w:ascii="Calibri" w:hAnsi="Calibri" w:cs="Calibri"/>
          <w:sz w:val="22"/>
          <w:szCs w:val="22"/>
        </w:rPr>
      </w:pPr>
    </w:p>
    <w:p w14:paraId="7CBCF65E" w14:textId="77777777" w:rsidR="0026239F" w:rsidRPr="00973E39" w:rsidRDefault="0026239F" w:rsidP="00A960F0">
      <w:pPr>
        <w:pStyle w:val="ListParagraph"/>
        <w:ind w:left="1080"/>
        <w:rPr>
          <w:rFonts w:ascii="Calibri" w:hAnsi="Calibri" w:cs="Calibri"/>
          <w:sz w:val="22"/>
          <w:szCs w:val="22"/>
        </w:rPr>
      </w:pPr>
    </w:p>
    <w:p w14:paraId="0739EC43" w14:textId="77777777" w:rsidR="00006F9C" w:rsidRPr="00973E39" w:rsidRDefault="00006F9C" w:rsidP="00006F9C">
      <w:pPr>
        <w:pStyle w:val="Heading3"/>
        <w:ind w:left="1224" w:hanging="504"/>
        <w:rPr>
          <w:rFonts w:ascii="Calibri" w:hAnsi="Calibri" w:cs="Calibri"/>
          <w:color w:val="auto"/>
          <w:sz w:val="22"/>
          <w:szCs w:val="22"/>
        </w:rPr>
      </w:pPr>
      <w:bookmarkStart w:id="668" w:name="_Toc212474304"/>
      <w:r w:rsidRPr="00973E39">
        <w:rPr>
          <w:rFonts w:ascii="Calibri" w:hAnsi="Calibri" w:cs="Calibri"/>
          <w:color w:val="auto"/>
          <w:sz w:val="22"/>
          <w:szCs w:val="22"/>
        </w:rPr>
        <w:t>Precondition(s)</w:t>
      </w:r>
      <w:bookmarkEnd w:id="668"/>
    </w:p>
    <w:p w14:paraId="1269C96D" w14:textId="131359C9" w:rsidR="006B7424" w:rsidRDefault="00517886" w:rsidP="008A0B97">
      <w:pPr>
        <w:pStyle w:val="ListParagraph"/>
        <w:numPr>
          <w:ilvl w:val="0"/>
          <w:numId w:val="21"/>
        </w:numPr>
        <w:tabs>
          <w:tab w:val="left" w:pos="1080"/>
        </w:tabs>
        <w:rPr>
          <w:rFonts w:ascii="Calibri" w:hAnsi="Calibri" w:cs="Calibri"/>
          <w:sz w:val="22"/>
          <w:szCs w:val="22"/>
        </w:rPr>
      </w:pPr>
      <w:r>
        <w:rPr>
          <w:rFonts w:ascii="Calibri" w:hAnsi="Calibri" w:cs="Calibri"/>
          <w:sz w:val="22"/>
          <w:szCs w:val="22"/>
        </w:rPr>
        <w:t>An application exists in the HIX system</w:t>
      </w:r>
      <w:r w:rsidR="0091395F">
        <w:rPr>
          <w:rFonts w:ascii="Calibri" w:hAnsi="Calibri" w:cs="Calibri"/>
          <w:sz w:val="22"/>
          <w:szCs w:val="22"/>
        </w:rPr>
        <w:t>.</w:t>
      </w:r>
    </w:p>
    <w:p w14:paraId="7D3356A7" w14:textId="5CC760BE" w:rsidR="0091395F" w:rsidRPr="00973E39" w:rsidRDefault="0091395F" w:rsidP="008A0B97">
      <w:pPr>
        <w:pStyle w:val="ListParagraph"/>
        <w:numPr>
          <w:ilvl w:val="0"/>
          <w:numId w:val="21"/>
        </w:numPr>
        <w:tabs>
          <w:tab w:val="left" w:pos="1080"/>
        </w:tabs>
        <w:rPr>
          <w:rFonts w:ascii="Calibri" w:hAnsi="Calibri" w:cs="Calibri"/>
          <w:sz w:val="22"/>
          <w:szCs w:val="22"/>
        </w:rPr>
      </w:pPr>
      <w:r>
        <w:rPr>
          <w:rFonts w:ascii="Calibri" w:hAnsi="Calibri" w:cs="Calibri"/>
          <w:sz w:val="22"/>
          <w:szCs w:val="22"/>
        </w:rPr>
        <w:t>The user submits an initial application.</w:t>
      </w:r>
    </w:p>
    <w:p w14:paraId="7233D4D7" w14:textId="77777777" w:rsidR="00D017F9" w:rsidRPr="00987A5C" w:rsidRDefault="00D017F9" w:rsidP="0026239F">
      <w:pPr>
        <w:pStyle w:val="ListParagraph"/>
        <w:tabs>
          <w:tab w:val="left" w:pos="1080"/>
        </w:tabs>
        <w:ind w:left="1080"/>
        <w:rPr>
          <w:rFonts w:ascii="Calibri" w:hAnsi="Calibri" w:cs="Calibri"/>
          <w:sz w:val="22"/>
          <w:szCs w:val="22"/>
        </w:rPr>
      </w:pPr>
    </w:p>
    <w:p w14:paraId="093C668D" w14:textId="77777777" w:rsidR="00006F9C" w:rsidRPr="00973E39" w:rsidRDefault="00006F9C" w:rsidP="00006F9C">
      <w:pPr>
        <w:pStyle w:val="Heading3"/>
        <w:ind w:left="1224" w:hanging="504"/>
        <w:rPr>
          <w:rFonts w:ascii="Calibri" w:hAnsi="Calibri" w:cs="Calibri"/>
          <w:color w:val="auto"/>
          <w:sz w:val="22"/>
          <w:szCs w:val="22"/>
        </w:rPr>
      </w:pPr>
      <w:bookmarkStart w:id="669" w:name="_Toc212474305"/>
      <w:r w:rsidRPr="00973E39">
        <w:rPr>
          <w:rFonts w:ascii="Calibri" w:hAnsi="Calibri" w:cs="Calibri"/>
          <w:color w:val="auto"/>
          <w:sz w:val="22"/>
          <w:szCs w:val="22"/>
        </w:rPr>
        <w:t>Postcondition(s)</w:t>
      </w:r>
      <w:bookmarkEnd w:id="669"/>
    </w:p>
    <w:p w14:paraId="0A7320D8" w14:textId="72256A0E" w:rsidR="00450D7E" w:rsidRDefault="004C483B" w:rsidP="008A0B97">
      <w:pPr>
        <w:pStyle w:val="ListParagraph"/>
        <w:numPr>
          <w:ilvl w:val="0"/>
          <w:numId w:val="23"/>
        </w:numPr>
        <w:rPr>
          <w:rFonts w:ascii="Calibri" w:hAnsi="Calibri" w:cs="Calibri"/>
          <w:sz w:val="22"/>
          <w:szCs w:val="22"/>
        </w:rPr>
      </w:pPr>
      <w:r w:rsidRPr="00973E39">
        <w:rPr>
          <w:rFonts w:ascii="Calibri" w:hAnsi="Calibri" w:cs="Calibri"/>
          <w:sz w:val="22"/>
          <w:szCs w:val="22"/>
        </w:rPr>
        <w:t xml:space="preserve">The </w:t>
      </w:r>
      <w:r w:rsidR="00706374">
        <w:rPr>
          <w:rFonts w:ascii="Calibri" w:hAnsi="Calibri" w:cs="Calibri"/>
          <w:sz w:val="22"/>
          <w:szCs w:val="22"/>
        </w:rPr>
        <w:t xml:space="preserve">system provides the </w:t>
      </w:r>
      <w:r w:rsidR="00315CA6">
        <w:rPr>
          <w:rFonts w:ascii="Calibri" w:hAnsi="Calibri" w:cs="Calibri"/>
          <w:sz w:val="22"/>
          <w:szCs w:val="22"/>
        </w:rPr>
        <w:t xml:space="preserve">configurable ability (based on the unique combination of input parameters defined under </w:t>
      </w:r>
      <w:r w:rsidR="00746633" w:rsidRPr="0070340A">
        <w:rPr>
          <w:rFonts w:ascii="Calibri" w:hAnsi="Calibri" w:cs="Calibri"/>
          <w:sz w:val="22"/>
          <w:szCs w:val="22"/>
        </w:rPr>
        <w:t>BR-MED-</w:t>
      </w:r>
      <w:r w:rsidR="00746633">
        <w:rPr>
          <w:rFonts w:ascii="Calibri" w:hAnsi="Calibri" w:cs="Calibri"/>
          <w:sz w:val="22"/>
          <w:szCs w:val="22"/>
        </w:rPr>
        <w:t xml:space="preserve">69: </w:t>
      </w:r>
      <w:r w:rsidR="00746633" w:rsidRPr="00881593">
        <w:rPr>
          <w:rFonts w:ascii="Calibri" w:hAnsi="Calibri" w:cs="Calibri"/>
          <w:sz w:val="22"/>
          <w:szCs w:val="22"/>
        </w:rPr>
        <w:t>Calculate "Next Medicaid renewal Date</w:t>
      </w:r>
      <w:r w:rsidR="00746633">
        <w:rPr>
          <w:rFonts w:ascii="Calibri" w:hAnsi="Calibri" w:cs="Calibri"/>
          <w:sz w:val="22"/>
          <w:szCs w:val="22"/>
        </w:rPr>
        <w:t xml:space="preserve">, </w:t>
      </w:r>
      <w:r w:rsidR="00746633" w:rsidRPr="001B573F">
        <w:rPr>
          <w:rFonts w:ascii="Calibri" w:hAnsi="Calibri" w:cs="Calibri"/>
          <w:sz w:val="22"/>
          <w:szCs w:val="22"/>
        </w:rPr>
        <w:t>BR-MED-</w:t>
      </w:r>
      <w:r w:rsidR="00746633">
        <w:rPr>
          <w:rFonts w:ascii="Calibri" w:hAnsi="Calibri" w:cs="Calibri"/>
          <w:sz w:val="22"/>
          <w:szCs w:val="22"/>
        </w:rPr>
        <w:t>68</w:t>
      </w:r>
      <w:r w:rsidR="00746633" w:rsidRPr="001B573F">
        <w:rPr>
          <w:rFonts w:ascii="Calibri" w:hAnsi="Calibri" w:cs="Calibri"/>
          <w:sz w:val="22"/>
          <w:szCs w:val="22"/>
        </w:rPr>
        <w:t xml:space="preserve">: </w:t>
      </w:r>
      <w:r w:rsidR="00746633" w:rsidRPr="00E43CC7">
        <w:rPr>
          <w:rFonts w:ascii="Calibri" w:hAnsi="Calibri" w:cs="Calibri"/>
          <w:sz w:val="22"/>
          <w:szCs w:val="22"/>
        </w:rPr>
        <w:t xml:space="preserve">Calculate Baseline </w:t>
      </w:r>
      <w:r w:rsidR="00746633">
        <w:rPr>
          <w:rFonts w:ascii="Calibri" w:hAnsi="Calibri" w:cs="Calibri"/>
          <w:sz w:val="22"/>
          <w:szCs w:val="22"/>
        </w:rPr>
        <w:t xml:space="preserve">date </w:t>
      </w:r>
      <w:r w:rsidR="00746633" w:rsidRPr="00E43CC7">
        <w:rPr>
          <w:rFonts w:ascii="Calibri" w:hAnsi="Calibri" w:cs="Calibri"/>
          <w:sz w:val="22"/>
          <w:szCs w:val="22"/>
        </w:rPr>
        <w:t xml:space="preserve">parameter for "Next </w:t>
      </w:r>
      <w:r w:rsidR="00746633">
        <w:rPr>
          <w:rFonts w:ascii="Calibri" w:hAnsi="Calibri" w:cs="Calibri"/>
          <w:sz w:val="22"/>
          <w:szCs w:val="22"/>
        </w:rPr>
        <w:t>Medicaid</w:t>
      </w:r>
      <w:r w:rsidR="00746633" w:rsidRPr="00E43CC7">
        <w:rPr>
          <w:rFonts w:ascii="Calibri" w:hAnsi="Calibri" w:cs="Calibri"/>
          <w:sz w:val="22"/>
          <w:szCs w:val="22"/>
        </w:rPr>
        <w:t xml:space="preserve"> renewal Date"</w:t>
      </w:r>
      <w:r w:rsidR="00746633">
        <w:rPr>
          <w:rFonts w:ascii="Calibri" w:hAnsi="Calibri" w:cs="Calibri"/>
          <w:sz w:val="22"/>
          <w:szCs w:val="22"/>
        </w:rPr>
        <w:t xml:space="preserve">, and </w:t>
      </w:r>
      <w:r w:rsidR="00746633" w:rsidRPr="00AB4F44">
        <w:rPr>
          <w:rFonts w:ascii="Calibri" w:hAnsi="Calibri" w:cs="Calibri"/>
          <w:sz w:val="22"/>
          <w:szCs w:val="22"/>
        </w:rPr>
        <w:t>BR-MED-68a: Evaluate the variable months to be added for “Next Medicaid renewal Date</w:t>
      </w:r>
      <w:r w:rsidR="00315CA6">
        <w:rPr>
          <w:rFonts w:ascii="Calibri" w:hAnsi="Calibri" w:cs="Calibri"/>
          <w:sz w:val="22"/>
          <w:szCs w:val="22"/>
        </w:rPr>
        <w:t xml:space="preserve">) to calculate the next Medicaid renewal date </w:t>
      </w:r>
      <w:r w:rsidR="00683554">
        <w:rPr>
          <w:rFonts w:ascii="Calibri" w:hAnsi="Calibri" w:cs="Calibri"/>
          <w:sz w:val="22"/>
          <w:szCs w:val="22"/>
        </w:rPr>
        <w:t xml:space="preserve">for any Medicaid (full Medicaid , Partial Medicaid , QHP + limited/CMSP/HSN) eligible </w:t>
      </w:r>
      <w:r w:rsidR="00683554" w:rsidRPr="00BB146E">
        <w:rPr>
          <w:rFonts w:ascii="Calibri" w:hAnsi="Calibri" w:cs="Calibri"/>
          <w:sz w:val="22"/>
          <w:szCs w:val="22"/>
        </w:rPr>
        <w:t xml:space="preserve">members </w:t>
      </w:r>
      <w:r w:rsidR="00315CA6" w:rsidRPr="00BB146E">
        <w:rPr>
          <w:rFonts w:ascii="Calibri" w:hAnsi="Calibri" w:cs="Calibri"/>
          <w:sz w:val="22"/>
          <w:szCs w:val="22"/>
        </w:rPr>
        <w:t xml:space="preserve">when the </w:t>
      </w:r>
      <w:r w:rsidR="00315CA6">
        <w:rPr>
          <w:rFonts w:ascii="Calibri" w:hAnsi="Calibri" w:cs="Calibri"/>
          <w:sz w:val="22"/>
          <w:szCs w:val="22"/>
        </w:rPr>
        <w:t xml:space="preserve">application is </w:t>
      </w:r>
      <w:r w:rsidR="00315CA6" w:rsidRPr="00F05B7F">
        <w:rPr>
          <w:rFonts w:ascii="Calibri" w:hAnsi="Calibri" w:cs="Calibri"/>
          <w:sz w:val="22"/>
          <w:szCs w:val="22"/>
        </w:rPr>
        <w:t>being processed through any of the user driven or systematic process (including but not limited to QHP &amp; Mixed HH renewal process, Medicaid Renewal process, PDM process</w:t>
      </w:r>
      <w:r w:rsidR="00094F3E">
        <w:rPr>
          <w:rFonts w:ascii="Calibri" w:hAnsi="Calibri" w:cs="Calibri"/>
          <w:sz w:val="22"/>
          <w:szCs w:val="22"/>
        </w:rPr>
        <w:t>, streamline renewals</w:t>
      </w:r>
      <w:r w:rsidR="00315CA6" w:rsidRPr="00F05B7F">
        <w:rPr>
          <w:rFonts w:ascii="Calibri" w:hAnsi="Calibri" w:cs="Calibri"/>
          <w:sz w:val="22"/>
          <w:szCs w:val="22"/>
        </w:rPr>
        <w:t>)</w:t>
      </w:r>
      <w:r w:rsidR="00315CA6">
        <w:rPr>
          <w:rFonts w:ascii="Calibri" w:hAnsi="Calibri" w:cs="Calibri"/>
          <w:sz w:val="22"/>
          <w:szCs w:val="22"/>
        </w:rPr>
        <w:t xml:space="preserve"> </w:t>
      </w:r>
      <w:r w:rsidR="000C6EF3">
        <w:rPr>
          <w:rFonts w:ascii="Calibri" w:hAnsi="Calibri" w:cs="Calibri"/>
          <w:sz w:val="22"/>
          <w:szCs w:val="22"/>
        </w:rPr>
        <w:t>.</w:t>
      </w:r>
    </w:p>
    <w:p w14:paraId="35436367" w14:textId="09D33AFF" w:rsidR="001B577A" w:rsidRDefault="001B577A" w:rsidP="008A0B97">
      <w:pPr>
        <w:pStyle w:val="ListParagraph"/>
        <w:numPr>
          <w:ilvl w:val="0"/>
          <w:numId w:val="23"/>
        </w:numPr>
        <w:rPr>
          <w:rFonts w:ascii="Calibri" w:hAnsi="Calibri" w:cs="Calibri"/>
          <w:sz w:val="22"/>
          <w:szCs w:val="22"/>
        </w:rPr>
      </w:pPr>
      <w:r>
        <w:rPr>
          <w:rFonts w:ascii="Calibri" w:hAnsi="Calibri" w:cs="Calibri"/>
          <w:sz w:val="22"/>
          <w:szCs w:val="22"/>
        </w:rPr>
        <w:t xml:space="preserve">The system provides the configurable ability to set the next renewal date for the </w:t>
      </w:r>
      <w:r w:rsidR="00290D33">
        <w:rPr>
          <w:rFonts w:ascii="Calibri" w:hAnsi="Calibri" w:cs="Calibri"/>
          <w:sz w:val="22"/>
          <w:szCs w:val="22"/>
        </w:rPr>
        <w:t xml:space="preserve">qualified/impacted/non-qualified member when the user responds to the PPF during </w:t>
      </w:r>
      <w:r w:rsidR="00694B55">
        <w:rPr>
          <w:rFonts w:ascii="Calibri" w:hAnsi="Calibri" w:cs="Calibri"/>
          <w:sz w:val="22"/>
          <w:szCs w:val="22"/>
        </w:rPr>
        <w:t>Medicaid renewal process.</w:t>
      </w:r>
    </w:p>
    <w:p w14:paraId="5D520FC0" w14:textId="6A3F97D5" w:rsidR="004A1C40" w:rsidRDefault="004A1C40" w:rsidP="004A1C40">
      <w:pPr>
        <w:pStyle w:val="ListParagraph"/>
        <w:numPr>
          <w:ilvl w:val="0"/>
          <w:numId w:val="23"/>
        </w:numPr>
        <w:rPr>
          <w:rFonts w:ascii="Calibri" w:hAnsi="Calibri" w:cs="Calibri"/>
          <w:sz w:val="22"/>
          <w:szCs w:val="22"/>
        </w:rPr>
      </w:pPr>
      <w:r>
        <w:rPr>
          <w:rFonts w:ascii="Calibri" w:hAnsi="Calibri" w:cs="Calibri"/>
          <w:sz w:val="22"/>
          <w:szCs w:val="22"/>
        </w:rPr>
        <w:t xml:space="preserve">The system provides the configurable ability to set the next renewal date for the qualified/impacted/non-qualified member when the user responds to the PPF during </w:t>
      </w:r>
      <w:r w:rsidR="009F068B">
        <w:rPr>
          <w:rFonts w:ascii="Calibri" w:hAnsi="Calibri" w:cs="Calibri"/>
          <w:sz w:val="22"/>
          <w:szCs w:val="22"/>
        </w:rPr>
        <w:t>QHP &amp; Mixed HH</w:t>
      </w:r>
      <w:r>
        <w:rPr>
          <w:rFonts w:ascii="Calibri" w:hAnsi="Calibri" w:cs="Calibri"/>
          <w:sz w:val="22"/>
          <w:szCs w:val="22"/>
        </w:rPr>
        <w:t xml:space="preserve"> renewal process.</w:t>
      </w:r>
    </w:p>
    <w:p w14:paraId="4251F5DE" w14:textId="77777777" w:rsidR="004A1C40" w:rsidRDefault="004A1C40" w:rsidP="000B4843">
      <w:pPr>
        <w:pStyle w:val="ListParagraph"/>
        <w:ind w:left="1080"/>
        <w:rPr>
          <w:rFonts w:ascii="Calibri" w:hAnsi="Calibri" w:cs="Calibri"/>
          <w:sz w:val="22"/>
          <w:szCs w:val="22"/>
        </w:rPr>
      </w:pPr>
    </w:p>
    <w:p w14:paraId="4092BF5D" w14:textId="27E96D73" w:rsidR="00006F9C" w:rsidRPr="00987A5C" w:rsidRDefault="00006F9C" w:rsidP="00987A5C">
      <w:pPr>
        <w:pStyle w:val="Heading3"/>
        <w:ind w:left="1224" w:hanging="504"/>
        <w:rPr>
          <w:rFonts w:ascii="Calibri" w:hAnsi="Calibri" w:cs="Calibri"/>
          <w:sz w:val="22"/>
          <w:szCs w:val="22"/>
        </w:rPr>
      </w:pPr>
      <w:bookmarkStart w:id="670" w:name="_Toc212474306"/>
      <w:r w:rsidRPr="00973E39">
        <w:rPr>
          <w:rFonts w:ascii="Calibri" w:hAnsi="Calibri" w:cs="Calibri"/>
          <w:color w:val="auto"/>
          <w:sz w:val="22"/>
          <w:szCs w:val="22"/>
        </w:rPr>
        <w:t>Proposed Solution Specification</w:t>
      </w:r>
      <w:bookmarkEnd w:id="670"/>
    </w:p>
    <w:p w14:paraId="510A95FC" w14:textId="441269B8" w:rsidR="009E39FB" w:rsidRPr="00973E39" w:rsidRDefault="009E39FB" w:rsidP="009E39FB">
      <w:pPr>
        <w:pStyle w:val="Caption"/>
        <w:keepNext/>
        <w:jc w:val="center"/>
        <w:rPr>
          <w:rFonts w:ascii="Calibri" w:hAnsi="Calibri" w:cs="Calibri"/>
          <w:sz w:val="22"/>
          <w:szCs w:val="22"/>
        </w:rPr>
      </w:pPr>
      <w:r w:rsidRPr="00973E39">
        <w:rPr>
          <w:rFonts w:ascii="Calibri" w:hAnsi="Calibri" w:cs="Calibri"/>
          <w:sz w:val="22"/>
          <w:szCs w:val="22"/>
        </w:rPr>
        <w:t xml:space="preserve">Table </w:t>
      </w:r>
      <w:r w:rsidR="00D04433">
        <w:rPr>
          <w:rFonts w:ascii="Calibri" w:hAnsi="Calibri" w:cs="Calibri"/>
          <w:sz w:val="22"/>
          <w:szCs w:val="22"/>
        </w:rPr>
        <w:t>6</w:t>
      </w:r>
      <w:r w:rsidR="00AB16EE">
        <w:rPr>
          <w:rFonts w:ascii="Calibri" w:hAnsi="Calibri" w:cs="Calibri"/>
          <w:sz w:val="22"/>
          <w:szCs w:val="22"/>
        </w:rPr>
        <w:t>.</w:t>
      </w:r>
      <w:r w:rsidRPr="00973E39">
        <w:rPr>
          <w:rFonts w:ascii="Calibri" w:hAnsi="Calibri" w:cs="Calibri"/>
          <w:sz w:val="22"/>
          <w:szCs w:val="22"/>
        </w:rPr>
        <w:t xml:space="preserve"> </w:t>
      </w:r>
      <w:r w:rsidR="008D7B80" w:rsidRPr="00973E39">
        <w:rPr>
          <w:rFonts w:ascii="Calibri" w:hAnsi="Calibri" w:cs="Calibri"/>
          <w:sz w:val="22"/>
          <w:szCs w:val="22"/>
        </w:rPr>
        <w:t>E</w:t>
      </w:r>
      <w:r w:rsidR="00B841DC">
        <w:rPr>
          <w:rFonts w:ascii="Calibri" w:hAnsi="Calibri" w:cs="Calibri"/>
          <w:sz w:val="22"/>
          <w:szCs w:val="22"/>
        </w:rPr>
        <w:t>TREN</w:t>
      </w:r>
      <w:r w:rsidR="008D7B80" w:rsidRPr="00973E39">
        <w:rPr>
          <w:rFonts w:ascii="Calibri" w:hAnsi="Calibri" w:cs="Calibri"/>
          <w:sz w:val="22"/>
          <w:szCs w:val="22"/>
        </w:rPr>
        <w:t>.</w:t>
      </w:r>
      <w:r w:rsidRPr="00973E39">
        <w:rPr>
          <w:rFonts w:ascii="Calibri" w:hAnsi="Calibri" w:cs="Calibri"/>
          <w:sz w:val="22"/>
          <w:szCs w:val="22"/>
        </w:rPr>
        <w:t>PC.0</w:t>
      </w:r>
      <w:r w:rsidR="006917FD">
        <w:rPr>
          <w:rFonts w:ascii="Calibri" w:hAnsi="Calibri" w:cs="Calibri"/>
          <w:sz w:val="22"/>
          <w:szCs w:val="22"/>
        </w:rPr>
        <w:t>4</w:t>
      </w:r>
      <w:r w:rsidRPr="00973E39">
        <w:rPr>
          <w:rFonts w:ascii="Calibri" w:hAnsi="Calibri" w:cs="Calibri"/>
          <w:sz w:val="22"/>
          <w:szCs w:val="22"/>
        </w:rPr>
        <w:t xml:space="preserve"> Product Capabilities Specification</w:t>
      </w:r>
    </w:p>
    <w:tbl>
      <w:tblPr>
        <w:tblW w:w="89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80"/>
        <w:gridCol w:w="6935"/>
      </w:tblGrid>
      <w:tr w:rsidR="00006F9C" w:rsidRPr="00973E39" w14:paraId="4C58D5F2" w14:textId="77777777" w:rsidTr="003F7E7A">
        <w:trPr>
          <w:cantSplit/>
          <w:trHeight w:val="863"/>
          <w:tblHeader/>
        </w:trPr>
        <w:tc>
          <w:tcPr>
            <w:tcW w:w="1980" w:type="dxa"/>
            <w:shd w:val="clear" w:color="auto" w:fill="4C8B3F" w:themeFill="background2"/>
            <w:hideMark/>
          </w:tcPr>
          <w:p w14:paraId="58C42368" w14:textId="77777777" w:rsidR="00006F9C" w:rsidRPr="00973E39" w:rsidRDefault="00006F9C">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 ID</w:t>
            </w:r>
          </w:p>
        </w:tc>
        <w:tc>
          <w:tcPr>
            <w:tcW w:w="6935" w:type="dxa"/>
            <w:shd w:val="clear" w:color="auto" w:fill="4C8B3F" w:themeFill="background2"/>
          </w:tcPr>
          <w:p w14:paraId="778F37B3" w14:textId="77777777" w:rsidR="00006F9C" w:rsidRPr="00973E39" w:rsidRDefault="00006F9C">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w:t>
            </w:r>
          </w:p>
        </w:tc>
      </w:tr>
      <w:tr w:rsidR="00851270" w:rsidRPr="00973E39" w14:paraId="59AE40E9" w14:textId="77777777" w:rsidTr="003F7E7A">
        <w:trPr>
          <w:cantSplit/>
          <w:trHeight w:val="350"/>
        </w:trPr>
        <w:tc>
          <w:tcPr>
            <w:tcW w:w="1980" w:type="dxa"/>
            <w:shd w:val="clear" w:color="auto" w:fill="FFFFFF" w:themeFill="background1"/>
            <w:vAlign w:val="center"/>
          </w:tcPr>
          <w:p w14:paraId="5AB92384" w14:textId="58682573" w:rsidR="00851270" w:rsidRPr="00BF6D73" w:rsidRDefault="00851270" w:rsidP="00851270">
            <w:pPr>
              <w:rPr>
                <w:rFonts w:ascii="Calibri" w:hAnsi="Calibri" w:cs="Calibri"/>
                <w:color w:val="060808" w:themeColor="text1"/>
                <w:sz w:val="22"/>
                <w:szCs w:val="22"/>
              </w:rPr>
            </w:pPr>
            <w:bookmarkStart w:id="671" w:name="_Hlk212721872"/>
            <w:r w:rsidRPr="00BF6D73">
              <w:rPr>
                <w:rFonts w:ascii="Calibri" w:hAnsi="Calibri" w:cs="Calibri"/>
                <w:color w:val="060808" w:themeColor="text1"/>
                <w:sz w:val="22"/>
                <w:szCs w:val="22"/>
              </w:rPr>
              <w:t>ETREN.PCS.0</w:t>
            </w:r>
            <w:r>
              <w:rPr>
                <w:rFonts w:ascii="Calibri" w:hAnsi="Calibri" w:cs="Calibri"/>
                <w:color w:val="060808" w:themeColor="text1"/>
                <w:sz w:val="22"/>
                <w:szCs w:val="22"/>
              </w:rPr>
              <w:t>4</w:t>
            </w:r>
            <w:r w:rsidRPr="00BF6D73">
              <w:rPr>
                <w:rFonts w:ascii="Calibri" w:hAnsi="Calibri" w:cs="Calibri"/>
                <w:color w:val="060808" w:themeColor="text1"/>
                <w:sz w:val="22"/>
                <w:szCs w:val="22"/>
              </w:rPr>
              <w:t>.00</w:t>
            </w:r>
            <w:r w:rsidR="00F05B7F">
              <w:rPr>
                <w:rFonts w:ascii="Calibri" w:hAnsi="Calibri" w:cs="Calibri"/>
                <w:color w:val="060808" w:themeColor="text1"/>
                <w:sz w:val="22"/>
                <w:szCs w:val="22"/>
              </w:rPr>
              <w:t>1</w:t>
            </w:r>
          </w:p>
        </w:tc>
        <w:tc>
          <w:tcPr>
            <w:tcW w:w="6935" w:type="dxa"/>
            <w:shd w:val="clear" w:color="auto" w:fill="FFFFFF" w:themeFill="background1"/>
          </w:tcPr>
          <w:p w14:paraId="2B677CBC" w14:textId="2960D7A9" w:rsidR="00851270" w:rsidRDefault="00851270" w:rsidP="00851270">
            <w:pPr>
              <w:spacing w:after="160" w:line="252" w:lineRule="auto"/>
              <w:contextualSpacing/>
              <w:rPr>
                <w:rFonts w:ascii="Calibri" w:hAnsi="Calibri" w:cs="Calibri"/>
                <w:sz w:val="22"/>
                <w:szCs w:val="22"/>
              </w:rPr>
            </w:pPr>
            <w:r w:rsidRPr="008A2240">
              <w:rPr>
                <w:rFonts w:ascii="Calibri" w:hAnsi="Calibri" w:cs="Calibri"/>
                <w:sz w:val="22"/>
                <w:szCs w:val="22"/>
              </w:rPr>
              <w:t xml:space="preserve">The system shall </w:t>
            </w:r>
            <w:r w:rsidR="006A6590">
              <w:rPr>
                <w:rFonts w:ascii="Calibri" w:hAnsi="Calibri" w:cs="Calibri"/>
                <w:sz w:val="22"/>
                <w:szCs w:val="22"/>
              </w:rPr>
              <w:t>reset the</w:t>
            </w:r>
            <w:r w:rsidR="00695BDA">
              <w:rPr>
                <w:rFonts w:ascii="Calibri" w:hAnsi="Calibri" w:cs="Calibri"/>
                <w:sz w:val="22"/>
                <w:szCs w:val="22"/>
              </w:rPr>
              <w:t xml:space="preserve"> next renewal date based on</w:t>
            </w:r>
            <w:r w:rsidR="00A06774">
              <w:rPr>
                <w:rFonts w:ascii="Calibri" w:hAnsi="Calibri" w:cs="Calibri"/>
                <w:sz w:val="22"/>
                <w:szCs w:val="22"/>
              </w:rPr>
              <w:t xml:space="preserve"> the </w:t>
            </w:r>
            <w:r w:rsidR="0085302F">
              <w:rPr>
                <w:rFonts w:ascii="Calibri" w:hAnsi="Calibri" w:cs="Calibri"/>
                <w:sz w:val="22"/>
                <w:szCs w:val="22"/>
              </w:rPr>
              <w:t>baseline</w:t>
            </w:r>
            <w:r>
              <w:rPr>
                <w:rFonts w:ascii="Calibri" w:hAnsi="Calibri" w:cs="Calibri"/>
                <w:sz w:val="22"/>
                <w:szCs w:val="22"/>
              </w:rPr>
              <w:t xml:space="preserve"> date </w:t>
            </w:r>
            <w:r w:rsidR="0085302F">
              <w:rPr>
                <w:rFonts w:ascii="Calibri" w:hAnsi="Calibri" w:cs="Calibri"/>
                <w:sz w:val="22"/>
                <w:szCs w:val="22"/>
              </w:rPr>
              <w:t>parameter</w:t>
            </w:r>
            <w:r w:rsidR="009A13F7">
              <w:rPr>
                <w:rFonts w:ascii="Calibri" w:hAnsi="Calibri" w:cs="Calibri"/>
                <w:sz w:val="22"/>
                <w:szCs w:val="22"/>
              </w:rPr>
              <w:t xml:space="preserve"> ca</w:t>
            </w:r>
            <w:r w:rsidR="00527087">
              <w:rPr>
                <w:rFonts w:ascii="Calibri" w:hAnsi="Calibri" w:cs="Calibri"/>
                <w:sz w:val="22"/>
                <w:szCs w:val="22"/>
              </w:rPr>
              <w:t xml:space="preserve">lculated through DMN </w:t>
            </w:r>
            <w:r w:rsidR="009A13F7">
              <w:rPr>
                <w:rFonts w:ascii="Calibri" w:hAnsi="Calibri" w:cs="Calibri"/>
                <w:sz w:val="22"/>
                <w:szCs w:val="22"/>
              </w:rPr>
              <w:t>(“</w:t>
            </w:r>
            <w:r w:rsidR="009A13F7" w:rsidRPr="001B573F">
              <w:rPr>
                <w:rFonts w:ascii="Calibri" w:hAnsi="Calibri" w:cs="Calibri"/>
                <w:sz w:val="22"/>
                <w:szCs w:val="22"/>
              </w:rPr>
              <w:t>BR-MED-</w:t>
            </w:r>
            <w:r w:rsidR="009A13F7">
              <w:rPr>
                <w:rFonts w:ascii="Calibri" w:hAnsi="Calibri" w:cs="Calibri"/>
                <w:sz w:val="22"/>
                <w:szCs w:val="22"/>
              </w:rPr>
              <w:t>68</w:t>
            </w:r>
            <w:r w:rsidR="009A13F7" w:rsidRPr="001B573F">
              <w:rPr>
                <w:rFonts w:ascii="Calibri" w:hAnsi="Calibri" w:cs="Calibri"/>
                <w:sz w:val="22"/>
                <w:szCs w:val="22"/>
              </w:rPr>
              <w:t xml:space="preserve">: </w:t>
            </w:r>
            <w:r w:rsidR="009A13F7" w:rsidRPr="00E43CC7">
              <w:rPr>
                <w:rFonts w:ascii="Calibri" w:hAnsi="Calibri" w:cs="Calibri"/>
                <w:sz w:val="22"/>
                <w:szCs w:val="22"/>
              </w:rPr>
              <w:t xml:space="preserve">Calculate Baseline </w:t>
            </w:r>
            <w:r w:rsidR="009A13F7">
              <w:rPr>
                <w:rFonts w:ascii="Calibri" w:hAnsi="Calibri" w:cs="Calibri"/>
                <w:sz w:val="22"/>
                <w:szCs w:val="22"/>
              </w:rPr>
              <w:t xml:space="preserve">date </w:t>
            </w:r>
            <w:r w:rsidR="009A13F7" w:rsidRPr="00E43CC7">
              <w:rPr>
                <w:rFonts w:ascii="Calibri" w:hAnsi="Calibri" w:cs="Calibri"/>
                <w:sz w:val="22"/>
                <w:szCs w:val="22"/>
              </w:rPr>
              <w:t xml:space="preserve">parameter for "Next </w:t>
            </w:r>
            <w:r w:rsidR="009A13F7">
              <w:rPr>
                <w:rFonts w:ascii="Calibri" w:hAnsi="Calibri" w:cs="Calibri"/>
                <w:sz w:val="22"/>
                <w:szCs w:val="22"/>
              </w:rPr>
              <w:t>Medicaid</w:t>
            </w:r>
            <w:r w:rsidR="009A13F7" w:rsidRPr="00E43CC7">
              <w:rPr>
                <w:rFonts w:ascii="Calibri" w:hAnsi="Calibri" w:cs="Calibri"/>
                <w:sz w:val="22"/>
                <w:szCs w:val="22"/>
              </w:rPr>
              <w:t xml:space="preserve"> renewal Date" calculation</w:t>
            </w:r>
            <w:r w:rsidR="009A13F7">
              <w:rPr>
                <w:rFonts w:ascii="Calibri" w:hAnsi="Calibri" w:cs="Calibri"/>
                <w:sz w:val="22"/>
                <w:szCs w:val="22"/>
              </w:rPr>
              <w:t xml:space="preserve">” </w:t>
            </w:r>
            <w:r w:rsidR="009A13F7" w:rsidRPr="008A2240">
              <w:rPr>
                <w:rFonts w:ascii="Calibri" w:hAnsi="Calibri" w:cs="Calibri"/>
                <w:sz w:val="22"/>
                <w:szCs w:val="22"/>
              </w:rPr>
              <w:t xml:space="preserve">documented in </w:t>
            </w:r>
            <w:r w:rsidR="009A13F7">
              <w:rPr>
                <w:rFonts w:ascii="Calibri" w:hAnsi="Calibri" w:cs="Calibri"/>
                <w:sz w:val="22"/>
                <w:szCs w:val="22"/>
              </w:rPr>
              <w:t xml:space="preserve">Product Medicaid Rule </w:t>
            </w:r>
            <w:r w:rsidR="009A13F7" w:rsidRPr="008A2240">
              <w:rPr>
                <w:rFonts w:ascii="Calibri" w:hAnsi="Calibri" w:cs="Calibri"/>
                <w:sz w:val="22"/>
                <w:szCs w:val="22"/>
              </w:rPr>
              <w:t>DMN</w:t>
            </w:r>
            <w:r w:rsidR="009A13F7">
              <w:rPr>
                <w:rFonts w:ascii="Calibri" w:hAnsi="Calibri" w:cs="Calibri"/>
                <w:sz w:val="22"/>
                <w:szCs w:val="22"/>
              </w:rPr>
              <w:t xml:space="preserve"> document)</w:t>
            </w:r>
            <w:r w:rsidR="0085302F">
              <w:rPr>
                <w:rFonts w:ascii="Calibri" w:hAnsi="Calibri" w:cs="Calibri"/>
                <w:sz w:val="22"/>
                <w:szCs w:val="22"/>
              </w:rPr>
              <w:t xml:space="preserve"> </w:t>
            </w:r>
            <w:r>
              <w:rPr>
                <w:rFonts w:ascii="Calibri" w:hAnsi="Calibri" w:cs="Calibri"/>
                <w:sz w:val="22"/>
                <w:szCs w:val="22"/>
              </w:rPr>
              <w:t xml:space="preserve">for </w:t>
            </w:r>
            <w:r w:rsidR="0085302F">
              <w:rPr>
                <w:rFonts w:ascii="Calibri" w:hAnsi="Calibri" w:cs="Calibri"/>
                <w:sz w:val="22"/>
                <w:szCs w:val="22"/>
              </w:rPr>
              <w:t xml:space="preserve">any </w:t>
            </w:r>
            <w:r w:rsidR="00FF0DE9">
              <w:rPr>
                <w:rFonts w:ascii="Calibri" w:hAnsi="Calibri" w:cs="Calibri"/>
                <w:sz w:val="22"/>
                <w:szCs w:val="22"/>
              </w:rPr>
              <w:t>Medicaid</w:t>
            </w:r>
            <w:r w:rsidR="002D6710">
              <w:rPr>
                <w:rFonts w:ascii="Calibri" w:hAnsi="Calibri" w:cs="Calibri"/>
                <w:sz w:val="22"/>
                <w:szCs w:val="22"/>
              </w:rPr>
              <w:t xml:space="preserve"> </w:t>
            </w:r>
            <w:r w:rsidR="00F33725">
              <w:rPr>
                <w:rFonts w:ascii="Calibri" w:hAnsi="Calibri" w:cs="Calibri"/>
                <w:sz w:val="22"/>
                <w:szCs w:val="22"/>
              </w:rPr>
              <w:t>(full</w:t>
            </w:r>
            <w:r w:rsidR="00F20D8B">
              <w:rPr>
                <w:rFonts w:ascii="Calibri" w:hAnsi="Calibri" w:cs="Calibri"/>
                <w:sz w:val="22"/>
                <w:szCs w:val="22"/>
              </w:rPr>
              <w:t xml:space="preserve"> Medicaid </w:t>
            </w:r>
            <w:r w:rsidR="00F33725">
              <w:rPr>
                <w:rFonts w:ascii="Calibri" w:hAnsi="Calibri" w:cs="Calibri"/>
                <w:sz w:val="22"/>
                <w:szCs w:val="22"/>
              </w:rPr>
              <w:t>, Partial</w:t>
            </w:r>
            <w:r w:rsidR="00F20D8B">
              <w:rPr>
                <w:rFonts w:ascii="Calibri" w:hAnsi="Calibri" w:cs="Calibri"/>
                <w:sz w:val="22"/>
                <w:szCs w:val="22"/>
              </w:rPr>
              <w:t xml:space="preserve"> Medicaid </w:t>
            </w:r>
            <w:r w:rsidR="00F33725">
              <w:rPr>
                <w:rFonts w:ascii="Calibri" w:hAnsi="Calibri" w:cs="Calibri"/>
                <w:sz w:val="22"/>
                <w:szCs w:val="22"/>
              </w:rPr>
              <w:t>, QHP + limited</w:t>
            </w:r>
            <w:r w:rsidR="00F20D8B">
              <w:rPr>
                <w:rFonts w:ascii="Calibri" w:hAnsi="Calibri" w:cs="Calibri"/>
                <w:sz w:val="22"/>
                <w:szCs w:val="22"/>
              </w:rPr>
              <w:t>/CMSP/HSN</w:t>
            </w:r>
            <w:r w:rsidR="002D6710">
              <w:rPr>
                <w:rFonts w:ascii="Calibri" w:hAnsi="Calibri" w:cs="Calibri"/>
                <w:sz w:val="22"/>
                <w:szCs w:val="22"/>
              </w:rPr>
              <w:t>) eligible</w:t>
            </w:r>
            <w:r w:rsidR="00FF0DE9">
              <w:rPr>
                <w:rFonts w:ascii="Calibri" w:hAnsi="Calibri" w:cs="Calibri"/>
                <w:sz w:val="22"/>
                <w:szCs w:val="22"/>
              </w:rPr>
              <w:t xml:space="preserve"> </w:t>
            </w:r>
            <w:r w:rsidRPr="00BB146E">
              <w:rPr>
                <w:rFonts w:ascii="Calibri" w:hAnsi="Calibri" w:cs="Calibri"/>
                <w:sz w:val="22"/>
                <w:szCs w:val="22"/>
              </w:rPr>
              <w:t xml:space="preserve">members when the </w:t>
            </w:r>
            <w:r w:rsidR="0085302F">
              <w:rPr>
                <w:rFonts w:ascii="Calibri" w:hAnsi="Calibri" w:cs="Calibri"/>
                <w:sz w:val="22"/>
                <w:szCs w:val="22"/>
              </w:rPr>
              <w:t xml:space="preserve">application is </w:t>
            </w:r>
            <w:r w:rsidR="0085302F" w:rsidRPr="00F05B7F">
              <w:rPr>
                <w:rFonts w:ascii="Calibri" w:hAnsi="Calibri" w:cs="Calibri"/>
                <w:sz w:val="22"/>
                <w:szCs w:val="22"/>
              </w:rPr>
              <w:t>being processed through any of the user driven or systematic process (including but not limited to QHP &amp; Mixed HH renewal process, Medicaid Renewal process, PDM process</w:t>
            </w:r>
            <w:r w:rsidR="009B7079">
              <w:rPr>
                <w:rFonts w:ascii="Calibri" w:hAnsi="Calibri" w:cs="Calibri"/>
                <w:sz w:val="22"/>
                <w:szCs w:val="22"/>
              </w:rPr>
              <w:t>, streamline renewals</w:t>
            </w:r>
            <w:r w:rsidR="0085302F" w:rsidRPr="00F05B7F">
              <w:rPr>
                <w:rFonts w:ascii="Calibri" w:hAnsi="Calibri" w:cs="Calibri"/>
                <w:sz w:val="22"/>
                <w:szCs w:val="22"/>
              </w:rPr>
              <w:t>)</w:t>
            </w:r>
          </w:p>
          <w:p w14:paraId="61103CF0" w14:textId="77777777" w:rsidR="0026239F" w:rsidRPr="00851270" w:rsidRDefault="0026239F" w:rsidP="00851270">
            <w:pPr>
              <w:spacing w:after="160" w:line="252" w:lineRule="auto"/>
              <w:contextualSpacing/>
              <w:rPr>
                <w:rFonts w:ascii="Calibri" w:hAnsi="Calibri" w:cs="Calibri"/>
                <w:color w:val="FF0000"/>
                <w:sz w:val="22"/>
                <w:szCs w:val="22"/>
              </w:rPr>
            </w:pPr>
          </w:p>
          <w:p w14:paraId="3C28FCEF" w14:textId="59872501" w:rsidR="00851270" w:rsidRPr="008A2240" w:rsidRDefault="00851270" w:rsidP="00AD5454">
            <w:pPr>
              <w:numPr>
                <w:ilvl w:val="0"/>
                <w:numId w:val="73"/>
              </w:numPr>
              <w:spacing w:after="160" w:line="252" w:lineRule="auto"/>
              <w:contextualSpacing/>
              <w:rPr>
                <w:rFonts w:ascii="Calibri" w:hAnsi="Calibri" w:cs="Calibri"/>
                <w:sz w:val="22"/>
                <w:szCs w:val="22"/>
              </w:rPr>
            </w:pPr>
            <w:r w:rsidRPr="008A2240">
              <w:rPr>
                <w:rFonts w:ascii="Calibri" w:hAnsi="Calibri" w:cs="Calibri"/>
                <w:sz w:val="22"/>
                <w:szCs w:val="22"/>
              </w:rPr>
              <w:t>Input Parameters for (</w:t>
            </w:r>
            <w:r w:rsidRPr="0070340A">
              <w:rPr>
                <w:rFonts w:ascii="Calibri" w:hAnsi="Calibri" w:cs="Calibri"/>
                <w:sz w:val="22"/>
                <w:szCs w:val="22"/>
              </w:rPr>
              <w:t>BR-MED-</w:t>
            </w:r>
            <w:r w:rsidR="0085302F">
              <w:rPr>
                <w:rFonts w:ascii="Calibri" w:hAnsi="Calibri" w:cs="Calibri"/>
                <w:sz w:val="22"/>
                <w:szCs w:val="22"/>
              </w:rPr>
              <w:t>6</w:t>
            </w:r>
            <w:r w:rsidR="00630A63">
              <w:rPr>
                <w:rFonts w:ascii="Calibri" w:hAnsi="Calibri" w:cs="Calibri"/>
                <w:sz w:val="22"/>
                <w:szCs w:val="22"/>
              </w:rPr>
              <w:t>8</w:t>
            </w:r>
            <w:r w:rsidRPr="008A2240">
              <w:rPr>
                <w:rFonts w:ascii="Calibri" w:hAnsi="Calibri" w:cs="Calibri"/>
                <w:sz w:val="22"/>
                <w:szCs w:val="22"/>
              </w:rPr>
              <w:t>)</w:t>
            </w:r>
          </w:p>
          <w:p w14:paraId="0B7C1EFD" w14:textId="56950EA4" w:rsidR="00851270" w:rsidRPr="008A2240" w:rsidRDefault="00851270" w:rsidP="00AD5454">
            <w:pPr>
              <w:numPr>
                <w:ilvl w:val="0"/>
                <w:numId w:val="73"/>
              </w:numPr>
              <w:spacing w:after="160" w:line="252" w:lineRule="auto"/>
              <w:contextualSpacing/>
              <w:rPr>
                <w:rFonts w:ascii="Calibri" w:hAnsi="Calibri" w:cs="Calibri"/>
                <w:sz w:val="22"/>
                <w:szCs w:val="22"/>
              </w:rPr>
            </w:pPr>
            <w:r w:rsidRPr="008A2240">
              <w:rPr>
                <w:rFonts w:ascii="Calibri" w:hAnsi="Calibri" w:cs="Calibri"/>
                <w:sz w:val="22"/>
                <w:szCs w:val="22"/>
              </w:rPr>
              <w:t>Output Parameters for (</w:t>
            </w:r>
            <w:r w:rsidRPr="0070340A">
              <w:rPr>
                <w:rFonts w:ascii="Calibri" w:hAnsi="Calibri" w:cs="Calibri"/>
                <w:sz w:val="22"/>
                <w:szCs w:val="22"/>
              </w:rPr>
              <w:t>BR-MED-</w:t>
            </w:r>
            <w:r w:rsidR="0085302F">
              <w:rPr>
                <w:rFonts w:ascii="Calibri" w:hAnsi="Calibri" w:cs="Calibri"/>
                <w:sz w:val="22"/>
                <w:szCs w:val="22"/>
              </w:rPr>
              <w:t>6</w:t>
            </w:r>
            <w:r w:rsidR="00630A63">
              <w:rPr>
                <w:rFonts w:ascii="Calibri" w:hAnsi="Calibri" w:cs="Calibri"/>
                <w:sz w:val="22"/>
                <w:szCs w:val="22"/>
              </w:rPr>
              <w:t>8</w:t>
            </w:r>
            <w:r w:rsidRPr="008A2240">
              <w:rPr>
                <w:rFonts w:ascii="Calibri" w:hAnsi="Calibri" w:cs="Calibri"/>
                <w:sz w:val="22"/>
                <w:szCs w:val="22"/>
              </w:rPr>
              <w:t>)</w:t>
            </w:r>
            <w:r>
              <w:rPr>
                <w:rFonts w:ascii="Calibri" w:hAnsi="Calibri" w:cs="Calibri"/>
                <w:sz w:val="22"/>
                <w:szCs w:val="22"/>
              </w:rPr>
              <w:t xml:space="preserve"> </w:t>
            </w:r>
          </w:p>
          <w:p w14:paraId="33BD924C" w14:textId="0BF3BB34" w:rsidR="00851270" w:rsidRPr="008A2240" w:rsidRDefault="00851270" w:rsidP="00AD5454">
            <w:pPr>
              <w:numPr>
                <w:ilvl w:val="0"/>
                <w:numId w:val="73"/>
              </w:numPr>
              <w:spacing w:after="160" w:line="252" w:lineRule="auto"/>
              <w:contextualSpacing/>
              <w:rPr>
                <w:rFonts w:ascii="Calibri" w:hAnsi="Calibri" w:cs="Calibri"/>
                <w:sz w:val="22"/>
                <w:szCs w:val="22"/>
              </w:rPr>
            </w:pPr>
            <w:r w:rsidRPr="008A2240">
              <w:rPr>
                <w:rFonts w:ascii="Calibri" w:hAnsi="Calibri" w:cs="Calibri"/>
                <w:sz w:val="22"/>
                <w:szCs w:val="22"/>
              </w:rPr>
              <w:t>Processing Logic</w:t>
            </w:r>
            <w:r>
              <w:rPr>
                <w:rFonts w:ascii="Calibri" w:hAnsi="Calibri" w:cs="Calibri"/>
                <w:sz w:val="22"/>
                <w:szCs w:val="22"/>
              </w:rPr>
              <w:t xml:space="preserve"> for </w:t>
            </w:r>
            <w:r w:rsidR="00F05B7F">
              <w:rPr>
                <w:rFonts w:ascii="Calibri" w:hAnsi="Calibri" w:cs="Calibri"/>
                <w:sz w:val="22"/>
                <w:szCs w:val="22"/>
              </w:rPr>
              <w:t>(</w:t>
            </w:r>
            <w:r w:rsidRPr="0070340A">
              <w:rPr>
                <w:rFonts w:ascii="Calibri" w:hAnsi="Calibri" w:cs="Calibri"/>
                <w:sz w:val="22"/>
                <w:szCs w:val="22"/>
              </w:rPr>
              <w:t>BR-MED-</w:t>
            </w:r>
            <w:r w:rsidR="0085302F">
              <w:rPr>
                <w:rFonts w:ascii="Calibri" w:hAnsi="Calibri" w:cs="Calibri"/>
                <w:sz w:val="22"/>
                <w:szCs w:val="22"/>
              </w:rPr>
              <w:t>6</w:t>
            </w:r>
            <w:r w:rsidR="00630A63">
              <w:rPr>
                <w:rFonts w:ascii="Calibri" w:hAnsi="Calibri" w:cs="Calibri"/>
                <w:sz w:val="22"/>
                <w:szCs w:val="22"/>
              </w:rPr>
              <w:t>8</w:t>
            </w:r>
            <w:r w:rsidR="00F05B7F">
              <w:rPr>
                <w:rFonts w:ascii="Calibri" w:hAnsi="Calibri" w:cs="Calibri"/>
                <w:sz w:val="22"/>
                <w:szCs w:val="22"/>
              </w:rPr>
              <w:t>)</w:t>
            </w:r>
            <w:r>
              <w:rPr>
                <w:rFonts w:ascii="Calibri" w:hAnsi="Calibri" w:cs="Calibri"/>
                <w:sz w:val="22"/>
                <w:szCs w:val="22"/>
              </w:rPr>
              <w:t xml:space="preserve"> </w:t>
            </w:r>
          </w:p>
          <w:p w14:paraId="0AA244E8" w14:textId="77777777" w:rsidR="00851270" w:rsidRPr="008A2240" w:rsidRDefault="00851270" w:rsidP="00851270">
            <w:pPr>
              <w:spacing w:after="160" w:line="252" w:lineRule="auto"/>
              <w:contextualSpacing/>
              <w:rPr>
                <w:rFonts w:ascii="Calibri" w:hAnsi="Calibri" w:cs="Calibri"/>
                <w:sz w:val="22"/>
                <w:szCs w:val="22"/>
              </w:rPr>
            </w:pPr>
            <w:r w:rsidRPr="008A2240">
              <w:rPr>
                <w:rFonts w:ascii="Calibri" w:hAnsi="Calibri" w:cs="Calibri"/>
                <w:sz w:val="22"/>
                <w:szCs w:val="22"/>
              </w:rPr>
              <w:t> </w:t>
            </w:r>
          </w:p>
          <w:p w14:paraId="0E3A1CDA" w14:textId="77777777" w:rsidR="00851270" w:rsidRPr="008A2240" w:rsidRDefault="00851270" w:rsidP="00851270">
            <w:pPr>
              <w:spacing w:after="160" w:line="252" w:lineRule="auto"/>
              <w:contextualSpacing/>
              <w:rPr>
                <w:rFonts w:ascii="Calibri" w:hAnsi="Calibri" w:cs="Calibri"/>
                <w:sz w:val="22"/>
                <w:szCs w:val="22"/>
              </w:rPr>
            </w:pPr>
            <w:r w:rsidRPr="009C5FF5">
              <w:rPr>
                <w:rFonts w:ascii="Calibri" w:hAnsi="Calibri" w:cs="Calibri"/>
                <w:sz w:val="22"/>
                <w:szCs w:val="22"/>
              </w:rPr>
              <w:t xml:space="preserve">Note - </w:t>
            </w:r>
            <w:r w:rsidRPr="00C5558C">
              <w:rPr>
                <w:rFonts w:ascii="Calibri" w:hAnsi="Calibri" w:cs="Calibri"/>
                <w:sz w:val="22"/>
                <w:szCs w:val="22"/>
                <w:u w:val="single"/>
              </w:rPr>
              <w:t>Refer to</w:t>
            </w:r>
            <w:r w:rsidRPr="00254EF3">
              <w:rPr>
                <w:rFonts w:ascii="Calibri" w:hAnsi="Calibri" w:cs="Calibri"/>
                <w:sz w:val="22"/>
                <w:szCs w:val="22"/>
              </w:rPr>
              <w:t xml:space="preserve"> </w:t>
            </w:r>
            <w:r>
              <w:rPr>
                <w:rFonts w:ascii="Calibri" w:hAnsi="Calibri" w:cs="Calibri"/>
                <w:sz w:val="22"/>
                <w:szCs w:val="22"/>
              </w:rPr>
              <w:t xml:space="preserve">Product Medicaid Rule </w:t>
            </w:r>
            <w:r w:rsidRPr="008A2240">
              <w:rPr>
                <w:rFonts w:ascii="Calibri" w:hAnsi="Calibri" w:cs="Calibri"/>
                <w:sz w:val="22"/>
                <w:szCs w:val="22"/>
              </w:rPr>
              <w:t>DMN</w:t>
            </w:r>
            <w:r>
              <w:rPr>
                <w:rFonts w:ascii="Calibri" w:hAnsi="Calibri" w:cs="Calibri"/>
                <w:sz w:val="22"/>
                <w:szCs w:val="22"/>
              </w:rPr>
              <w:t xml:space="preserve"> </w:t>
            </w:r>
            <w:r w:rsidRPr="003E7EF3">
              <w:rPr>
                <w:rFonts w:ascii="Calibri" w:hAnsi="Calibri" w:cs="Calibri"/>
                <w:sz w:val="22"/>
                <w:szCs w:val="22"/>
                <w:u w:val="single"/>
              </w:rPr>
              <w:t xml:space="preserve">for detailed </w:t>
            </w:r>
            <w:r w:rsidRPr="00254EF3">
              <w:rPr>
                <w:rFonts w:ascii="Calibri" w:hAnsi="Calibri" w:cs="Calibri"/>
                <w:sz w:val="22"/>
                <w:szCs w:val="22"/>
              </w:rPr>
              <w:t>i</w:t>
            </w:r>
            <w:r w:rsidRPr="008A2240">
              <w:rPr>
                <w:rFonts w:ascii="Calibri" w:hAnsi="Calibri" w:cs="Calibri"/>
                <w:sz w:val="22"/>
                <w:szCs w:val="22"/>
              </w:rPr>
              <w:t>nformation of Input parameter, Output parameter, and processing logic.</w:t>
            </w:r>
          </w:p>
          <w:p w14:paraId="0B947737" w14:textId="77777777" w:rsidR="00851270" w:rsidRPr="008A2240" w:rsidRDefault="00851270" w:rsidP="00851270">
            <w:pPr>
              <w:spacing w:after="160" w:line="252" w:lineRule="auto"/>
              <w:contextualSpacing/>
              <w:rPr>
                <w:rFonts w:ascii="Calibri" w:hAnsi="Calibri" w:cs="Calibri"/>
                <w:sz w:val="22"/>
                <w:szCs w:val="22"/>
              </w:rPr>
            </w:pPr>
          </w:p>
        </w:tc>
      </w:tr>
      <w:bookmarkEnd w:id="671"/>
      <w:tr w:rsidR="0085302F" w:rsidRPr="00973E39" w14:paraId="0847B1A3" w14:textId="77777777" w:rsidTr="003F7E7A">
        <w:trPr>
          <w:cantSplit/>
          <w:trHeight w:val="350"/>
        </w:trPr>
        <w:tc>
          <w:tcPr>
            <w:tcW w:w="1980" w:type="dxa"/>
            <w:shd w:val="clear" w:color="auto" w:fill="FFFFFF" w:themeFill="background1"/>
            <w:vAlign w:val="center"/>
          </w:tcPr>
          <w:p w14:paraId="6ABBA86F" w14:textId="5711ECDE" w:rsidR="0085302F" w:rsidRPr="00BF6D73" w:rsidRDefault="0085302F" w:rsidP="0085302F">
            <w:pPr>
              <w:rPr>
                <w:rFonts w:ascii="Calibri" w:hAnsi="Calibri" w:cs="Calibri"/>
                <w:color w:val="060808" w:themeColor="text1"/>
                <w:sz w:val="22"/>
                <w:szCs w:val="22"/>
              </w:rPr>
            </w:pPr>
            <w:r w:rsidRPr="00BF6D73">
              <w:rPr>
                <w:rFonts w:ascii="Calibri" w:hAnsi="Calibri" w:cs="Calibri"/>
                <w:color w:val="060808" w:themeColor="text1"/>
                <w:sz w:val="22"/>
                <w:szCs w:val="22"/>
              </w:rPr>
              <w:t>ETREN.PCS.0</w:t>
            </w:r>
            <w:r>
              <w:rPr>
                <w:rFonts w:ascii="Calibri" w:hAnsi="Calibri" w:cs="Calibri"/>
                <w:color w:val="060808" w:themeColor="text1"/>
                <w:sz w:val="22"/>
                <w:szCs w:val="22"/>
              </w:rPr>
              <w:t>4</w:t>
            </w:r>
            <w:r w:rsidRPr="00BF6D73">
              <w:rPr>
                <w:rFonts w:ascii="Calibri" w:hAnsi="Calibri" w:cs="Calibri"/>
                <w:color w:val="060808" w:themeColor="text1"/>
                <w:sz w:val="22"/>
                <w:szCs w:val="22"/>
              </w:rPr>
              <w:t>.00</w:t>
            </w:r>
            <w:r w:rsidR="00F05B7F">
              <w:rPr>
                <w:rFonts w:ascii="Calibri" w:hAnsi="Calibri" w:cs="Calibri"/>
                <w:color w:val="060808" w:themeColor="text1"/>
                <w:sz w:val="22"/>
                <w:szCs w:val="22"/>
              </w:rPr>
              <w:t>2</w:t>
            </w:r>
          </w:p>
        </w:tc>
        <w:tc>
          <w:tcPr>
            <w:tcW w:w="6935" w:type="dxa"/>
            <w:shd w:val="clear" w:color="auto" w:fill="FFFFFF" w:themeFill="background1"/>
          </w:tcPr>
          <w:p w14:paraId="37DE6838" w14:textId="592C0EDA" w:rsidR="0085302F" w:rsidRDefault="0085302F" w:rsidP="0085302F">
            <w:pPr>
              <w:spacing w:after="160" w:line="252" w:lineRule="auto"/>
              <w:contextualSpacing/>
              <w:rPr>
                <w:rFonts w:ascii="Calibri" w:hAnsi="Calibri" w:cs="Calibri"/>
                <w:sz w:val="22"/>
                <w:szCs w:val="22"/>
              </w:rPr>
            </w:pPr>
            <w:r w:rsidRPr="008A2240">
              <w:rPr>
                <w:rFonts w:ascii="Calibri" w:hAnsi="Calibri" w:cs="Calibri"/>
                <w:sz w:val="22"/>
                <w:szCs w:val="22"/>
              </w:rPr>
              <w:t xml:space="preserve">The system shall </w:t>
            </w:r>
            <w:r w:rsidR="00A974E7">
              <w:rPr>
                <w:rFonts w:ascii="Calibri" w:hAnsi="Calibri" w:cs="Calibri"/>
                <w:sz w:val="22"/>
                <w:szCs w:val="22"/>
              </w:rPr>
              <w:t xml:space="preserve">reset the next renewal date </w:t>
            </w:r>
            <w:r w:rsidR="00F73CE7">
              <w:rPr>
                <w:rFonts w:ascii="Calibri" w:hAnsi="Calibri" w:cs="Calibri"/>
                <w:sz w:val="22"/>
                <w:szCs w:val="22"/>
              </w:rPr>
              <w:t xml:space="preserve">based on </w:t>
            </w:r>
            <w:r w:rsidR="001628DF">
              <w:rPr>
                <w:rFonts w:ascii="Calibri" w:hAnsi="Calibri" w:cs="Calibri"/>
                <w:sz w:val="22"/>
                <w:szCs w:val="22"/>
              </w:rPr>
              <w:t>(</w:t>
            </w:r>
            <w:r w:rsidR="00AB4F44" w:rsidRPr="00AB4F44">
              <w:rPr>
                <w:rFonts w:ascii="Calibri" w:hAnsi="Calibri" w:cs="Calibri"/>
                <w:sz w:val="22"/>
                <w:szCs w:val="22"/>
              </w:rPr>
              <w:t>BR-MED-68a: Evaluate the variable months to be added for “Next Medicaid renewal Date" calculation</w:t>
            </w:r>
            <w:r w:rsidR="00881593">
              <w:rPr>
                <w:rFonts w:ascii="Calibri" w:hAnsi="Calibri" w:cs="Calibri"/>
                <w:sz w:val="22"/>
                <w:szCs w:val="22"/>
              </w:rPr>
              <w:t xml:space="preserve"> and </w:t>
            </w:r>
            <w:r w:rsidR="00881593" w:rsidRPr="00881593">
              <w:rPr>
                <w:rFonts w:ascii="Calibri" w:hAnsi="Calibri" w:cs="Calibri"/>
                <w:sz w:val="22"/>
                <w:szCs w:val="22"/>
              </w:rPr>
              <w:t>BR-MED-69: Calculate "Next Medicaid renewal Date</w:t>
            </w:r>
            <w:r w:rsidR="00AB4F44">
              <w:rPr>
                <w:rFonts w:ascii="Calibri" w:hAnsi="Calibri" w:cs="Calibri"/>
                <w:sz w:val="22"/>
                <w:szCs w:val="22"/>
              </w:rPr>
              <w:t>)</w:t>
            </w:r>
            <w:r w:rsidR="001628DF" w:rsidRPr="008A2240">
              <w:rPr>
                <w:rFonts w:ascii="Calibri" w:hAnsi="Calibri" w:cs="Calibri"/>
                <w:sz w:val="22"/>
                <w:szCs w:val="22"/>
              </w:rPr>
              <w:t xml:space="preserve">documented in </w:t>
            </w:r>
            <w:r w:rsidR="001628DF">
              <w:rPr>
                <w:rFonts w:ascii="Calibri" w:hAnsi="Calibri" w:cs="Calibri"/>
                <w:sz w:val="22"/>
                <w:szCs w:val="22"/>
              </w:rPr>
              <w:t xml:space="preserve">Product Medicaid Rule </w:t>
            </w:r>
            <w:r w:rsidR="001628DF" w:rsidRPr="008A2240">
              <w:rPr>
                <w:rFonts w:ascii="Calibri" w:hAnsi="Calibri" w:cs="Calibri"/>
                <w:sz w:val="22"/>
                <w:szCs w:val="22"/>
              </w:rPr>
              <w:t>DMN</w:t>
            </w:r>
            <w:r w:rsidR="001628DF">
              <w:rPr>
                <w:rFonts w:ascii="Calibri" w:hAnsi="Calibri" w:cs="Calibri"/>
                <w:sz w:val="22"/>
                <w:szCs w:val="22"/>
              </w:rPr>
              <w:t xml:space="preserve"> document</w:t>
            </w:r>
            <w:r w:rsidR="001628DF" w:rsidRPr="008A2240">
              <w:rPr>
                <w:rFonts w:ascii="Calibri" w:hAnsi="Calibri" w:cs="Calibri"/>
                <w:sz w:val="22"/>
                <w:szCs w:val="22"/>
              </w:rPr>
              <w:t>)</w:t>
            </w:r>
            <w:r w:rsidR="001628DF">
              <w:rPr>
                <w:rFonts w:ascii="Calibri" w:hAnsi="Calibri" w:cs="Calibri"/>
                <w:sz w:val="22"/>
                <w:szCs w:val="22"/>
              </w:rPr>
              <w:t>)</w:t>
            </w:r>
            <w:r>
              <w:rPr>
                <w:rFonts w:ascii="Calibri" w:hAnsi="Calibri" w:cs="Calibri"/>
                <w:sz w:val="22"/>
                <w:szCs w:val="22"/>
              </w:rPr>
              <w:t xml:space="preserve">for </w:t>
            </w:r>
            <w:r w:rsidRPr="00F05B7F">
              <w:rPr>
                <w:rFonts w:ascii="Calibri" w:hAnsi="Calibri" w:cs="Calibri"/>
                <w:sz w:val="22"/>
                <w:szCs w:val="22"/>
              </w:rPr>
              <w:t xml:space="preserve">any </w:t>
            </w:r>
            <w:r w:rsidR="002D6710">
              <w:rPr>
                <w:rFonts w:ascii="Calibri" w:hAnsi="Calibri" w:cs="Calibri"/>
                <w:sz w:val="22"/>
                <w:szCs w:val="22"/>
              </w:rPr>
              <w:t>Medicaid (full</w:t>
            </w:r>
            <w:r w:rsidR="00881593">
              <w:rPr>
                <w:rFonts w:ascii="Calibri" w:hAnsi="Calibri" w:cs="Calibri"/>
                <w:sz w:val="22"/>
                <w:szCs w:val="22"/>
              </w:rPr>
              <w:t xml:space="preserve"> Medicaid </w:t>
            </w:r>
            <w:r w:rsidR="002D6710">
              <w:rPr>
                <w:rFonts w:ascii="Calibri" w:hAnsi="Calibri" w:cs="Calibri"/>
                <w:sz w:val="22"/>
                <w:szCs w:val="22"/>
              </w:rPr>
              <w:t>, Partial</w:t>
            </w:r>
            <w:r w:rsidR="00881593">
              <w:rPr>
                <w:rFonts w:ascii="Calibri" w:hAnsi="Calibri" w:cs="Calibri"/>
                <w:sz w:val="22"/>
                <w:szCs w:val="22"/>
              </w:rPr>
              <w:t xml:space="preserve"> Medicaid</w:t>
            </w:r>
            <w:r w:rsidR="002D6710">
              <w:rPr>
                <w:rFonts w:ascii="Calibri" w:hAnsi="Calibri" w:cs="Calibri"/>
                <w:sz w:val="22"/>
                <w:szCs w:val="22"/>
              </w:rPr>
              <w:t>, QHP + limited</w:t>
            </w:r>
            <w:r w:rsidR="00F20D8B">
              <w:rPr>
                <w:rFonts w:ascii="Calibri" w:hAnsi="Calibri" w:cs="Calibri"/>
                <w:sz w:val="22"/>
                <w:szCs w:val="22"/>
              </w:rPr>
              <w:t>/HSN/CMSP</w:t>
            </w:r>
            <w:r w:rsidR="002D6710">
              <w:rPr>
                <w:rFonts w:ascii="Calibri" w:hAnsi="Calibri" w:cs="Calibri"/>
                <w:sz w:val="22"/>
                <w:szCs w:val="22"/>
              </w:rPr>
              <w:t xml:space="preserve">) eligible </w:t>
            </w:r>
            <w:r w:rsidR="002D6710" w:rsidRPr="00BB146E">
              <w:rPr>
                <w:rFonts w:ascii="Calibri" w:hAnsi="Calibri" w:cs="Calibri"/>
                <w:sz w:val="22"/>
                <w:szCs w:val="22"/>
              </w:rPr>
              <w:t>members</w:t>
            </w:r>
            <w:r w:rsidR="002D6710" w:rsidRPr="00F05B7F" w:rsidDel="002D6710">
              <w:rPr>
                <w:rFonts w:ascii="Calibri" w:hAnsi="Calibri" w:cs="Calibri"/>
                <w:sz w:val="22"/>
                <w:szCs w:val="22"/>
              </w:rPr>
              <w:t xml:space="preserve"> </w:t>
            </w:r>
            <w:r w:rsidRPr="00F05B7F">
              <w:rPr>
                <w:rFonts w:ascii="Calibri" w:hAnsi="Calibri" w:cs="Calibri"/>
                <w:sz w:val="22"/>
                <w:szCs w:val="22"/>
              </w:rPr>
              <w:t>when the application is being processed through any of the user driven or systematic process (including but not limited to QHP &amp; Mixed HH renewal process, Medicaid Renewal process, PDM process</w:t>
            </w:r>
            <w:r w:rsidR="009B7079">
              <w:rPr>
                <w:rFonts w:ascii="Calibri" w:hAnsi="Calibri" w:cs="Calibri"/>
                <w:sz w:val="22"/>
                <w:szCs w:val="22"/>
              </w:rPr>
              <w:t>, streamline renewals</w:t>
            </w:r>
            <w:r w:rsidRPr="00F05B7F">
              <w:rPr>
                <w:rFonts w:ascii="Calibri" w:hAnsi="Calibri" w:cs="Calibri"/>
                <w:sz w:val="22"/>
                <w:szCs w:val="22"/>
              </w:rPr>
              <w:t>)</w:t>
            </w:r>
          </w:p>
          <w:p w14:paraId="2C2236BB" w14:textId="77777777" w:rsidR="0026239F" w:rsidRPr="00851270" w:rsidRDefault="0026239F" w:rsidP="0085302F">
            <w:pPr>
              <w:spacing w:after="160" w:line="252" w:lineRule="auto"/>
              <w:contextualSpacing/>
              <w:rPr>
                <w:rFonts w:ascii="Calibri" w:hAnsi="Calibri" w:cs="Calibri"/>
                <w:color w:val="FF0000"/>
                <w:sz w:val="22"/>
                <w:szCs w:val="22"/>
              </w:rPr>
            </w:pPr>
          </w:p>
          <w:p w14:paraId="6A50F6F8" w14:textId="4FC19799" w:rsidR="0085302F" w:rsidRPr="008A2240" w:rsidRDefault="0085302F" w:rsidP="00AD5454">
            <w:pPr>
              <w:numPr>
                <w:ilvl w:val="0"/>
                <w:numId w:val="74"/>
              </w:numPr>
              <w:spacing w:after="160" w:line="252" w:lineRule="auto"/>
              <w:contextualSpacing/>
              <w:rPr>
                <w:rFonts w:ascii="Calibri" w:hAnsi="Calibri" w:cs="Calibri"/>
                <w:sz w:val="22"/>
                <w:szCs w:val="22"/>
              </w:rPr>
            </w:pPr>
            <w:r w:rsidRPr="008A2240">
              <w:rPr>
                <w:rFonts w:ascii="Calibri" w:hAnsi="Calibri" w:cs="Calibri"/>
                <w:sz w:val="22"/>
                <w:szCs w:val="22"/>
              </w:rPr>
              <w:t>Input Parameters for (</w:t>
            </w:r>
            <w:r w:rsidRPr="0070340A">
              <w:rPr>
                <w:rFonts w:ascii="Calibri" w:hAnsi="Calibri" w:cs="Calibri"/>
                <w:sz w:val="22"/>
                <w:szCs w:val="22"/>
              </w:rPr>
              <w:t>BR-MED-</w:t>
            </w:r>
            <w:r>
              <w:rPr>
                <w:rFonts w:ascii="Calibri" w:hAnsi="Calibri" w:cs="Calibri"/>
                <w:sz w:val="22"/>
                <w:szCs w:val="22"/>
              </w:rPr>
              <w:t>6</w:t>
            </w:r>
            <w:r w:rsidR="00630A63">
              <w:rPr>
                <w:rFonts w:ascii="Calibri" w:hAnsi="Calibri" w:cs="Calibri"/>
                <w:sz w:val="22"/>
                <w:szCs w:val="22"/>
              </w:rPr>
              <w:t>9</w:t>
            </w:r>
            <w:r w:rsidRPr="008A2240">
              <w:rPr>
                <w:rFonts w:ascii="Calibri" w:hAnsi="Calibri" w:cs="Calibri"/>
                <w:sz w:val="22"/>
                <w:szCs w:val="22"/>
              </w:rPr>
              <w:t>)</w:t>
            </w:r>
          </w:p>
          <w:p w14:paraId="3F1F8500" w14:textId="7BF4BB9B" w:rsidR="0085302F" w:rsidRPr="008A2240" w:rsidRDefault="0085302F" w:rsidP="00AD5454">
            <w:pPr>
              <w:numPr>
                <w:ilvl w:val="0"/>
                <w:numId w:val="74"/>
              </w:numPr>
              <w:spacing w:after="160" w:line="252" w:lineRule="auto"/>
              <w:contextualSpacing/>
              <w:rPr>
                <w:rFonts w:ascii="Calibri" w:hAnsi="Calibri" w:cs="Calibri"/>
                <w:sz w:val="22"/>
                <w:szCs w:val="22"/>
              </w:rPr>
            </w:pPr>
            <w:r w:rsidRPr="008A2240">
              <w:rPr>
                <w:rFonts w:ascii="Calibri" w:hAnsi="Calibri" w:cs="Calibri"/>
                <w:sz w:val="22"/>
                <w:szCs w:val="22"/>
              </w:rPr>
              <w:t>Output Parameters for (</w:t>
            </w:r>
            <w:r w:rsidRPr="0070340A">
              <w:rPr>
                <w:rFonts w:ascii="Calibri" w:hAnsi="Calibri" w:cs="Calibri"/>
                <w:sz w:val="22"/>
                <w:szCs w:val="22"/>
              </w:rPr>
              <w:t>BR-MED-</w:t>
            </w:r>
            <w:r>
              <w:rPr>
                <w:rFonts w:ascii="Calibri" w:hAnsi="Calibri" w:cs="Calibri"/>
                <w:sz w:val="22"/>
                <w:szCs w:val="22"/>
              </w:rPr>
              <w:t>6</w:t>
            </w:r>
            <w:r w:rsidR="00630A63">
              <w:rPr>
                <w:rFonts w:ascii="Calibri" w:hAnsi="Calibri" w:cs="Calibri"/>
                <w:sz w:val="22"/>
                <w:szCs w:val="22"/>
              </w:rPr>
              <w:t>9</w:t>
            </w:r>
            <w:r w:rsidR="00E036FC">
              <w:rPr>
                <w:rFonts w:ascii="Calibri" w:hAnsi="Calibri" w:cs="Calibri"/>
                <w:sz w:val="22"/>
                <w:szCs w:val="22"/>
              </w:rPr>
              <w:t>)</w:t>
            </w:r>
          </w:p>
          <w:p w14:paraId="373E22F9" w14:textId="00AB09BD" w:rsidR="0085302F" w:rsidRDefault="0085302F" w:rsidP="00AD5454">
            <w:pPr>
              <w:numPr>
                <w:ilvl w:val="0"/>
                <w:numId w:val="74"/>
              </w:numPr>
              <w:spacing w:after="160" w:line="252" w:lineRule="auto"/>
              <w:contextualSpacing/>
              <w:rPr>
                <w:rFonts w:ascii="Calibri" w:hAnsi="Calibri" w:cs="Calibri"/>
                <w:sz w:val="22"/>
                <w:szCs w:val="22"/>
              </w:rPr>
            </w:pPr>
            <w:r w:rsidRPr="008A2240">
              <w:rPr>
                <w:rFonts w:ascii="Calibri" w:hAnsi="Calibri" w:cs="Calibri"/>
                <w:sz w:val="22"/>
                <w:szCs w:val="22"/>
              </w:rPr>
              <w:t>Processing Logic</w:t>
            </w:r>
            <w:r>
              <w:rPr>
                <w:rFonts w:ascii="Calibri" w:hAnsi="Calibri" w:cs="Calibri"/>
                <w:sz w:val="22"/>
                <w:szCs w:val="22"/>
              </w:rPr>
              <w:t xml:space="preserve"> for </w:t>
            </w:r>
            <w:r w:rsidR="00E036FC">
              <w:rPr>
                <w:rFonts w:ascii="Calibri" w:hAnsi="Calibri" w:cs="Calibri"/>
                <w:sz w:val="22"/>
                <w:szCs w:val="22"/>
              </w:rPr>
              <w:t>(</w:t>
            </w:r>
            <w:r w:rsidRPr="0070340A">
              <w:rPr>
                <w:rFonts w:ascii="Calibri" w:hAnsi="Calibri" w:cs="Calibri"/>
                <w:sz w:val="22"/>
                <w:szCs w:val="22"/>
              </w:rPr>
              <w:t>BR-MED-</w:t>
            </w:r>
            <w:r>
              <w:rPr>
                <w:rFonts w:ascii="Calibri" w:hAnsi="Calibri" w:cs="Calibri"/>
                <w:sz w:val="22"/>
                <w:szCs w:val="22"/>
              </w:rPr>
              <w:t>6</w:t>
            </w:r>
            <w:r w:rsidR="00630A63">
              <w:rPr>
                <w:rFonts w:ascii="Calibri" w:hAnsi="Calibri" w:cs="Calibri"/>
                <w:sz w:val="22"/>
                <w:szCs w:val="22"/>
              </w:rPr>
              <w:t>9</w:t>
            </w:r>
            <w:r w:rsidR="00E036FC">
              <w:rPr>
                <w:rFonts w:ascii="Calibri" w:hAnsi="Calibri" w:cs="Calibri"/>
                <w:sz w:val="22"/>
                <w:szCs w:val="22"/>
              </w:rPr>
              <w:t>)</w:t>
            </w:r>
          </w:p>
          <w:p w14:paraId="6BA65450" w14:textId="4BC7EB1F" w:rsidR="00A470A7" w:rsidRPr="008A2240" w:rsidRDefault="00A470A7" w:rsidP="00A470A7">
            <w:pPr>
              <w:numPr>
                <w:ilvl w:val="0"/>
                <w:numId w:val="74"/>
              </w:numPr>
              <w:spacing w:after="160" w:line="252" w:lineRule="auto"/>
              <w:contextualSpacing/>
              <w:rPr>
                <w:rFonts w:ascii="Calibri" w:hAnsi="Calibri" w:cs="Calibri"/>
                <w:sz w:val="22"/>
                <w:szCs w:val="22"/>
              </w:rPr>
            </w:pPr>
            <w:r w:rsidRPr="008A2240">
              <w:rPr>
                <w:rFonts w:ascii="Calibri" w:hAnsi="Calibri" w:cs="Calibri"/>
                <w:sz w:val="22"/>
                <w:szCs w:val="22"/>
              </w:rPr>
              <w:t>Input Parameters for (</w:t>
            </w:r>
            <w:r w:rsidRPr="0070340A">
              <w:rPr>
                <w:rFonts w:ascii="Calibri" w:hAnsi="Calibri" w:cs="Calibri"/>
                <w:sz w:val="22"/>
                <w:szCs w:val="22"/>
              </w:rPr>
              <w:t>BR-MED-</w:t>
            </w:r>
            <w:r>
              <w:rPr>
                <w:rFonts w:ascii="Calibri" w:hAnsi="Calibri" w:cs="Calibri"/>
                <w:sz w:val="22"/>
                <w:szCs w:val="22"/>
              </w:rPr>
              <w:t>68a</w:t>
            </w:r>
            <w:r w:rsidRPr="008A2240">
              <w:rPr>
                <w:rFonts w:ascii="Calibri" w:hAnsi="Calibri" w:cs="Calibri"/>
                <w:sz w:val="22"/>
                <w:szCs w:val="22"/>
              </w:rPr>
              <w:t>)</w:t>
            </w:r>
          </w:p>
          <w:p w14:paraId="66FD7CEB" w14:textId="1568CD71" w:rsidR="00A470A7" w:rsidRPr="008A2240" w:rsidRDefault="00A470A7" w:rsidP="00A470A7">
            <w:pPr>
              <w:numPr>
                <w:ilvl w:val="0"/>
                <w:numId w:val="74"/>
              </w:numPr>
              <w:spacing w:after="160" w:line="252" w:lineRule="auto"/>
              <w:contextualSpacing/>
              <w:rPr>
                <w:rFonts w:ascii="Calibri" w:hAnsi="Calibri" w:cs="Calibri"/>
                <w:sz w:val="22"/>
                <w:szCs w:val="22"/>
              </w:rPr>
            </w:pPr>
            <w:r w:rsidRPr="008A2240">
              <w:rPr>
                <w:rFonts w:ascii="Calibri" w:hAnsi="Calibri" w:cs="Calibri"/>
                <w:sz w:val="22"/>
                <w:szCs w:val="22"/>
              </w:rPr>
              <w:t>Output Parameters for (</w:t>
            </w:r>
            <w:r w:rsidRPr="0070340A">
              <w:rPr>
                <w:rFonts w:ascii="Calibri" w:hAnsi="Calibri" w:cs="Calibri"/>
                <w:sz w:val="22"/>
                <w:szCs w:val="22"/>
              </w:rPr>
              <w:t>BR-MED-</w:t>
            </w:r>
            <w:r>
              <w:rPr>
                <w:rFonts w:ascii="Calibri" w:hAnsi="Calibri" w:cs="Calibri"/>
                <w:sz w:val="22"/>
                <w:szCs w:val="22"/>
              </w:rPr>
              <w:t>68a)</w:t>
            </w:r>
          </w:p>
          <w:p w14:paraId="25AE26F4" w14:textId="7967734D" w:rsidR="00A470A7" w:rsidRPr="008A2240" w:rsidRDefault="00A470A7" w:rsidP="00A470A7">
            <w:pPr>
              <w:numPr>
                <w:ilvl w:val="0"/>
                <w:numId w:val="74"/>
              </w:numPr>
              <w:spacing w:after="160" w:line="252" w:lineRule="auto"/>
              <w:contextualSpacing/>
              <w:rPr>
                <w:rFonts w:ascii="Calibri" w:hAnsi="Calibri" w:cs="Calibri"/>
                <w:sz w:val="22"/>
                <w:szCs w:val="22"/>
              </w:rPr>
            </w:pPr>
            <w:r w:rsidRPr="008A2240">
              <w:rPr>
                <w:rFonts w:ascii="Calibri" w:hAnsi="Calibri" w:cs="Calibri"/>
                <w:sz w:val="22"/>
                <w:szCs w:val="22"/>
              </w:rPr>
              <w:t>Processing Logic</w:t>
            </w:r>
            <w:r>
              <w:rPr>
                <w:rFonts w:ascii="Calibri" w:hAnsi="Calibri" w:cs="Calibri"/>
                <w:sz w:val="22"/>
                <w:szCs w:val="22"/>
              </w:rPr>
              <w:t xml:space="preserve"> for (</w:t>
            </w:r>
            <w:r w:rsidRPr="0070340A">
              <w:rPr>
                <w:rFonts w:ascii="Calibri" w:hAnsi="Calibri" w:cs="Calibri"/>
                <w:sz w:val="22"/>
                <w:szCs w:val="22"/>
              </w:rPr>
              <w:t>BR-MED-</w:t>
            </w:r>
            <w:r>
              <w:rPr>
                <w:rFonts w:ascii="Calibri" w:hAnsi="Calibri" w:cs="Calibri"/>
                <w:sz w:val="22"/>
                <w:szCs w:val="22"/>
              </w:rPr>
              <w:t>68a)</w:t>
            </w:r>
          </w:p>
          <w:p w14:paraId="14A51472" w14:textId="77777777" w:rsidR="00A470A7" w:rsidRPr="008A2240" w:rsidRDefault="00A470A7" w:rsidP="00A470A7">
            <w:pPr>
              <w:spacing w:after="160" w:line="252" w:lineRule="auto"/>
              <w:ind w:left="720"/>
              <w:contextualSpacing/>
              <w:rPr>
                <w:rFonts w:ascii="Calibri" w:hAnsi="Calibri" w:cs="Calibri"/>
                <w:sz w:val="22"/>
                <w:szCs w:val="22"/>
              </w:rPr>
            </w:pPr>
          </w:p>
          <w:p w14:paraId="65D0795B" w14:textId="77777777" w:rsidR="0085302F" w:rsidRPr="008A2240" w:rsidRDefault="0085302F" w:rsidP="0085302F">
            <w:pPr>
              <w:spacing w:after="160" w:line="252" w:lineRule="auto"/>
              <w:contextualSpacing/>
              <w:rPr>
                <w:rFonts w:ascii="Calibri" w:hAnsi="Calibri" w:cs="Calibri"/>
                <w:sz w:val="22"/>
                <w:szCs w:val="22"/>
              </w:rPr>
            </w:pPr>
            <w:r w:rsidRPr="008A2240">
              <w:rPr>
                <w:rFonts w:ascii="Calibri" w:hAnsi="Calibri" w:cs="Calibri"/>
                <w:sz w:val="22"/>
                <w:szCs w:val="22"/>
              </w:rPr>
              <w:t> </w:t>
            </w:r>
          </w:p>
          <w:p w14:paraId="705B75E2" w14:textId="75EA4009" w:rsidR="00BD0886" w:rsidRDefault="0085302F" w:rsidP="0085302F">
            <w:pPr>
              <w:spacing w:after="160" w:line="252" w:lineRule="auto"/>
              <w:contextualSpacing/>
              <w:rPr>
                <w:rFonts w:ascii="Calibri" w:hAnsi="Calibri" w:cs="Calibri"/>
                <w:sz w:val="22"/>
                <w:szCs w:val="22"/>
              </w:rPr>
            </w:pPr>
            <w:r w:rsidRPr="009C5FF5">
              <w:rPr>
                <w:rFonts w:ascii="Calibri" w:hAnsi="Calibri" w:cs="Calibri"/>
                <w:sz w:val="22"/>
                <w:szCs w:val="22"/>
              </w:rPr>
              <w:t xml:space="preserve">Note </w:t>
            </w:r>
            <w:r w:rsidR="00BD0886">
              <w:rPr>
                <w:rFonts w:ascii="Calibri" w:hAnsi="Calibri" w:cs="Calibri"/>
                <w:sz w:val="22"/>
                <w:szCs w:val="22"/>
              </w:rPr>
              <w:t>–</w:t>
            </w:r>
            <w:r w:rsidRPr="009C5FF5">
              <w:rPr>
                <w:rFonts w:ascii="Calibri" w:hAnsi="Calibri" w:cs="Calibri"/>
                <w:sz w:val="22"/>
                <w:szCs w:val="22"/>
              </w:rPr>
              <w:t xml:space="preserve"> </w:t>
            </w:r>
          </w:p>
          <w:p w14:paraId="09CC7C2B" w14:textId="4F1B9622" w:rsidR="0085302F" w:rsidRPr="008A2240" w:rsidRDefault="0085302F" w:rsidP="00BD0886">
            <w:pPr>
              <w:pStyle w:val="ListParagraph"/>
              <w:numPr>
                <w:ilvl w:val="0"/>
                <w:numId w:val="117"/>
              </w:numPr>
              <w:spacing w:after="160" w:line="252" w:lineRule="auto"/>
              <w:ind w:left="698" w:hanging="270"/>
              <w:contextualSpacing/>
              <w:rPr>
                <w:rFonts w:ascii="Calibri" w:hAnsi="Calibri" w:cs="Calibri"/>
                <w:sz w:val="22"/>
                <w:szCs w:val="22"/>
              </w:rPr>
            </w:pPr>
            <w:r w:rsidRPr="008A2240">
              <w:rPr>
                <w:rFonts w:ascii="Calibri" w:hAnsi="Calibri" w:cs="Calibri"/>
                <w:sz w:val="22"/>
                <w:szCs w:val="22"/>
                <w:u w:val="single"/>
              </w:rPr>
              <w:t xml:space="preserve">Refer to </w:t>
            </w:r>
            <w:r>
              <w:rPr>
                <w:rFonts w:ascii="Calibri" w:hAnsi="Calibri" w:cs="Calibri"/>
                <w:sz w:val="22"/>
                <w:szCs w:val="22"/>
              </w:rPr>
              <w:t xml:space="preserve">Product Medicaid Rule </w:t>
            </w:r>
            <w:r w:rsidRPr="008A2240">
              <w:rPr>
                <w:rFonts w:ascii="Calibri" w:hAnsi="Calibri" w:cs="Calibri"/>
                <w:sz w:val="22"/>
                <w:szCs w:val="22"/>
              </w:rPr>
              <w:t>DMN</w:t>
            </w:r>
            <w:r>
              <w:rPr>
                <w:rFonts w:ascii="Calibri" w:hAnsi="Calibri" w:cs="Calibri"/>
                <w:sz w:val="22"/>
                <w:szCs w:val="22"/>
              </w:rPr>
              <w:t xml:space="preserve"> </w:t>
            </w:r>
            <w:r w:rsidRPr="008A2240">
              <w:rPr>
                <w:rFonts w:ascii="Calibri" w:hAnsi="Calibri" w:cs="Calibri"/>
                <w:sz w:val="22"/>
                <w:szCs w:val="22"/>
                <w:u w:val="single"/>
              </w:rPr>
              <w:t>for detailed</w:t>
            </w:r>
            <w:r w:rsidRPr="008A2240">
              <w:rPr>
                <w:rFonts w:ascii="Calibri" w:hAnsi="Calibri" w:cs="Calibri"/>
                <w:sz w:val="22"/>
                <w:szCs w:val="22"/>
              </w:rPr>
              <w:t xml:space="preserve"> information of Input parameter, Output parameter, and processing logic.</w:t>
            </w:r>
          </w:p>
          <w:p w14:paraId="74BBFF36" w14:textId="43ADA7B7" w:rsidR="006F762B" w:rsidRPr="006F762B" w:rsidRDefault="006F762B" w:rsidP="00BD0886">
            <w:pPr>
              <w:pStyle w:val="ListParagraph"/>
              <w:numPr>
                <w:ilvl w:val="0"/>
                <w:numId w:val="117"/>
              </w:numPr>
              <w:spacing w:after="160" w:line="252" w:lineRule="auto"/>
              <w:ind w:left="698" w:hanging="270"/>
              <w:contextualSpacing/>
              <w:rPr>
                <w:rFonts w:ascii="Calibri" w:hAnsi="Calibri" w:cs="Calibri"/>
                <w:sz w:val="22"/>
                <w:szCs w:val="22"/>
              </w:rPr>
            </w:pPr>
            <w:bookmarkStart w:id="672" w:name="OLE_LINK37"/>
            <w:r w:rsidRPr="006F762B">
              <w:rPr>
                <w:rFonts w:ascii="Calibri" w:hAnsi="Calibri" w:cs="Calibri"/>
                <w:sz w:val="22"/>
                <w:szCs w:val="22"/>
              </w:rPr>
              <w:t xml:space="preserve">A separate work track, ‘Community Engagement Compliance,’ is being implemented as part of the OBBBA </w:t>
            </w:r>
            <w:r w:rsidR="002B5F11">
              <w:rPr>
                <w:rFonts w:ascii="Calibri" w:hAnsi="Calibri" w:cs="Calibri"/>
                <w:sz w:val="22"/>
                <w:szCs w:val="22"/>
              </w:rPr>
              <w:t>Act</w:t>
            </w:r>
            <w:r w:rsidRPr="006F762B">
              <w:rPr>
                <w:rFonts w:ascii="Calibri" w:hAnsi="Calibri" w:cs="Calibri"/>
                <w:sz w:val="22"/>
                <w:szCs w:val="22"/>
              </w:rPr>
              <w:t>. This track applies to the same population set and exemptions. Consequently, this requirement also governs the renewal frequency for members subject to community engagement compliance.</w:t>
            </w:r>
          </w:p>
          <w:bookmarkEnd w:id="672"/>
          <w:p w14:paraId="3C39964C" w14:textId="77777777" w:rsidR="0085302F" w:rsidRPr="008A2240" w:rsidRDefault="0085302F" w:rsidP="0085302F">
            <w:pPr>
              <w:spacing w:after="160" w:line="252" w:lineRule="auto"/>
              <w:contextualSpacing/>
              <w:rPr>
                <w:rFonts w:ascii="Calibri" w:hAnsi="Calibri" w:cs="Calibri"/>
                <w:sz w:val="22"/>
                <w:szCs w:val="22"/>
              </w:rPr>
            </w:pPr>
          </w:p>
        </w:tc>
      </w:tr>
    </w:tbl>
    <w:p w14:paraId="56433BE2" w14:textId="77777777" w:rsidR="0007730F" w:rsidRPr="00973E39" w:rsidRDefault="0007730F" w:rsidP="0007730F">
      <w:pPr>
        <w:rPr>
          <w:sz w:val="22"/>
          <w:szCs w:val="22"/>
        </w:rPr>
      </w:pPr>
    </w:p>
    <w:p w14:paraId="0436CB8B" w14:textId="77777777" w:rsidR="0007730F" w:rsidRPr="00973E39" w:rsidRDefault="0007730F" w:rsidP="0007730F">
      <w:pPr>
        <w:rPr>
          <w:sz w:val="22"/>
          <w:szCs w:val="22"/>
        </w:rPr>
      </w:pPr>
    </w:p>
    <w:p w14:paraId="1C904328" w14:textId="62671CFC" w:rsidR="00367182" w:rsidRPr="00973E39" w:rsidRDefault="0032309A" w:rsidP="00367182">
      <w:pPr>
        <w:pStyle w:val="Heading3"/>
        <w:rPr>
          <w:rFonts w:ascii="Calibri" w:hAnsi="Calibri" w:cs="Calibri"/>
          <w:color w:val="auto"/>
          <w:sz w:val="22"/>
          <w:szCs w:val="22"/>
        </w:rPr>
      </w:pPr>
      <w:bookmarkStart w:id="673" w:name="_Toc212474307"/>
      <w:r w:rsidRPr="00973E39">
        <w:rPr>
          <w:rFonts w:ascii="Calibri" w:hAnsi="Calibri" w:cs="Calibri"/>
          <w:color w:val="auto"/>
          <w:sz w:val="22"/>
          <w:szCs w:val="22"/>
        </w:rPr>
        <w:t>UI/UX</w:t>
      </w:r>
      <w:bookmarkEnd w:id="673"/>
    </w:p>
    <w:p w14:paraId="78454BC4" w14:textId="556CC38D" w:rsidR="003E76B0" w:rsidRPr="00973E39" w:rsidRDefault="00911A89" w:rsidP="00B10FDF">
      <w:pPr>
        <w:keepNext/>
        <w:ind w:firstLine="720"/>
        <w:rPr>
          <w:rFonts w:ascii="Calibri" w:hAnsi="Calibri" w:cs="Calibri"/>
          <w:sz w:val="22"/>
          <w:szCs w:val="22"/>
        </w:rPr>
      </w:pPr>
      <w:r w:rsidRPr="00B10FDF">
        <w:rPr>
          <w:rFonts w:ascii="Calibri" w:hAnsi="Calibri" w:cs="Calibri"/>
          <w:sz w:val="22"/>
          <w:szCs w:val="22"/>
        </w:rPr>
        <w:t>Not Applicable</w:t>
      </w:r>
    </w:p>
    <w:p w14:paraId="05E3080B" w14:textId="147197ED" w:rsidR="00F83FA3" w:rsidRPr="00973E39" w:rsidRDefault="00F83FA3">
      <w:pPr>
        <w:rPr>
          <w:rFonts w:ascii="Calibri" w:eastAsiaTheme="majorEastAsia" w:hAnsi="Calibri" w:cs="Calibri"/>
          <w:b/>
          <w:sz w:val="22"/>
          <w:szCs w:val="22"/>
        </w:rPr>
      </w:pPr>
    </w:p>
    <w:p w14:paraId="055E6778" w14:textId="7DFEF168" w:rsidR="007A13F2" w:rsidRPr="00973E39" w:rsidRDefault="00006F9C" w:rsidP="0055317D">
      <w:pPr>
        <w:pStyle w:val="Heading3"/>
        <w:ind w:left="1224" w:hanging="504"/>
        <w:rPr>
          <w:rFonts w:ascii="Calibri" w:hAnsi="Calibri" w:cs="Calibri"/>
          <w:sz w:val="22"/>
          <w:szCs w:val="22"/>
        </w:rPr>
      </w:pPr>
      <w:bookmarkStart w:id="674" w:name="_Toc212474308"/>
      <w:r w:rsidRPr="00973E39">
        <w:rPr>
          <w:rFonts w:ascii="Calibri" w:hAnsi="Calibri" w:cs="Calibri"/>
          <w:color w:val="auto"/>
          <w:sz w:val="22"/>
          <w:szCs w:val="22"/>
        </w:rPr>
        <w:t>Special Design Consideration &amp; Transaction Information</w:t>
      </w:r>
      <w:bookmarkEnd w:id="674"/>
    </w:p>
    <w:p w14:paraId="5F480BFC" w14:textId="64F184B5" w:rsidR="00F40AAC" w:rsidRPr="003B502C" w:rsidRDefault="003B502C" w:rsidP="00006F9C">
      <w:pPr>
        <w:ind w:firstLine="720"/>
        <w:rPr>
          <w:rFonts w:ascii="Calibri" w:hAnsi="Calibri" w:cs="Calibri"/>
          <w:sz w:val="22"/>
          <w:szCs w:val="22"/>
        </w:rPr>
      </w:pPr>
      <w:r w:rsidRPr="003B502C">
        <w:rPr>
          <w:rFonts w:ascii="Calibri" w:hAnsi="Calibri" w:cs="Calibri"/>
          <w:sz w:val="22"/>
          <w:szCs w:val="22"/>
        </w:rPr>
        <w:t>Not Applicable</w:t>
      </w:r>
    </w:p>
    <w:p w14:paraId="3A65D7B2" w14:textId="392B1EBF" w:rsidR="00241271" w:rsidRPr="00973E39" w:rsidRDefault="005739DA">
      <w:pPr>
        <w:rPr>
          <w:rFonts w:ascii="Calibri" w:hAnsi="Calibri" w:cs="Calibri"/>
          <w:sz w:val="22"/>
          <w:szCs w:val="22"/>
        </w:rPr>
      </w:pPr>
      <w:r>
        <w:rPr>
          <w:rFonts w:ascii="Calibri" w:hAnsi="Calibri" w:cs="Calibri"/>
          <w:sz w:val="22"/>
          <w:szCs w:val="22"/>
        </w:rPr>
        <w:br w:type="page"/>
      </w:r>
    </w:p>
    <w:p w14:paraId="3987B7FA" w14:textId="052A9682" w:rsidR="005739DA" w:rsidRPr="003E5BA5" w:rsidRDefault="00EC13D3" w:rsidP="003E5BA5">
      <w:pPr>
        <w:pStyle w:val="ListParagraph"/>
        <w:keepNext/>
        <w:numPr>
          <w:ilvl w:val="1"/>
          <w:numId w:val="12"/>
        </w:numPr>
        <w:spacing w:before="200" w:after="60" w:line="276" w:lineRule="auto"/>
        <w:outlineLvl w:val="1"/>
        <w:rPr>
          <w:rFonts w:ascii="Calibri" w:hAnsi="Calibri" w:cs="Calibri"/>
          <w:b/>
          <w:sz w:val="22"/>
          <w:szCs w:val="22"/>
        </w:rPr>
      </w:pPr>
      <w:bookmarkStart w:id="675" w:name="_Toc212474309"/>
      <w:r>
        <w:rPr>
          <w:rFonts w:ascii="Calibri" w:hAnsi="Calibri" w:cs="Calibri"/>
          <w:b/>
          <w:sz w:val="22"/>
          <w:szCs w:val="22"/>
        </w:rPr>
        <w:t>ETREN</w:t>
      </w:r>
      <w:r w:rsidR="005739DA" w:rsidRPr="00103806">
        <w:rPr>
          <w:rFonts w:ascii="Calibri" w:hAnsi="Calibri" w:cs="Calibri"/>
          <w:b/>
          <w:sz w:val="22"/>
          <w:szCs w:val="22"/>
        </w:rPr>
        <w:t>.PC0</w:t>
      </w:r>
      <w:r w:rsidR="003A258C">
        <w:rPr>
          <w:rFonts w:ascii="Calibri" w:hAnsi="Calibri" w:cs="Calibri"/>
          <w:b/>
          <w:sz w:val="22"/>
          <w:szCs w:val="22"/>
        </w:rPr>
        <w:t>5</w:t>
      </w:r>
      <w:r w:rsidR="005739DA" w:rsidRPr="00103806">
        <w:rPr>
          <w:rFonts w:ascii="Calibri" w:hAnsi="Calibri" w:cs="Calibri"/>
          <w:b/>
          <w:sz w:val="22"/>
          <w:szCs w:val="22"/>
        </w:rPr>
        <w:t xml:space="preserve"> </w:t>
      </w:r>
      <w:r w:rsidR="005739DA" w:rsidRPr="003E5BA5">
        <w:rPr>
          <w:rFonts w:ascii="Calibri" w:hAnsi="Calibri" w:cs="Calibri"/>
          <w:b/>
          <w:sz w:val="22"/>
          <w:szCs w:val="22"/>
        </w:rPr>
        <w:t xml:space="preserve">– </w:t>
      </w:r>
      <w:r w:rsidR="00103806" w:rsidRPr="003E5BA5">
        <w:rPr>
          <w:rFonts w:ascii="Calibri" w:hAnsi="Calibri" w:cs="Calibri"/>
          <w:b/>
          <w:sz w:val="22"/>
          <w:szCs w:val="22"/>
        </w:rPr>
        <w:t xml:space="preserve">Trigger </w:t>
      </w:r>
      <w:r w:rsidR="002F7DDF" w:rsidRPr="002F7DDF">
        <w:rPr>
          <w:rFonts w:ascii="Calibri" w:hAnsi="Calibri" w:cs="Calibri"/>
          <w:b/>
          <w:sz w:val="22"/>
          <w:szCs w:val="22"/>
        </w:rPr>
        <w:t>Adverse Action</w:t>
      </w:r>
      <w:r w:rsidR="002F7DDF">
        <w:rPr>
          <w:rFonts w:ascii="Calibri" w:hAnsi="Calibri" w:cs="Calibri"/>
          <w:b/>
          <w:sz w:val="22"/>
          <w:szCs w:val="22"/>
        </w:rPr>
        <w:t xml:space="preserve"> </w:t>
      </w:r>
      <w:r w:rsidR="00813469">
        <w:rPr>
          <w:rFonts w:ascii="Calibri" w:hAnsi="Calibri" w:cs="Calibri"/>
          <w:b/>
          <w:sz w:val="22"/>
          <w:szCs w:val="22"/>
        </w:rPr>
        <w:t>Warning Notice</w:t>
      </w:r>
      <w:r w:rsidR="002F7DDF">
        <w:rPr>
          <w:rFonts w:ascii="Calibri" w:hAnsi="Calibri" w:cs="Calibri"/>
          <w:b/>
          <w:sz w:val="22"/>
          <w:szCs w:val="22"/>
        </w:rPr>
        <w:t xml:space="preserve"> </w:t>
      </w:r>
      <w:r w:rsidR="00103806" w:rsidRPr="003E5BA5">
        <w:rPr>
          <w:rFonts w:ascii="Calibri" w:hAnsi="Calibri" w:cs="Calibri"/>
          <w:b/>
          <w:sz w:val="22"/>
          <w:szCs w:val="22"/>
        </w:rPr>
        <w:t xml:space="preserve">XML during QHP and </w:t>
      </w:r>
      <w:r w:rsidR="00CD471D">
        <w:rPr>
          <w:rFonts w:ascii="Calibri" w:hAnsi="Calibri" w:cs="Calibri"/>
          <w:b/>
          <w:sz w:val="22"/>
          <w:szCs w:val="22"/>
        </w:rPr>
        <w:t>M</w:t>
      </w:r>
      <w:r w:rsidR="00103806" w:rsidRPr="003E5BA5">
        <w:rPr>
          <w:rFonts w:ascii="Calibri" w:hAnsi="Calibri" w:cs="Calibri"/>
          <w:b/>
          <w:sz w:val="22"/>
          <w:szCs w:val="22"/>
        </w:rPr>
        <w:t xml:space="preserve">ixed </w:t>
      </w:r>
      <w:r w:rsidR="00CD471D">
        <w:rPr>
          <w:rFonts w:ascii="Calibri" w:hAnsi="Calibri" w:cs="Calibri"/>
          <w:b/>
          <w:sz w:val="22"/>
          <w:szCs w:val="22"/>
        </w:rPr>
        <w:t>H</w:t>
      </w:r>
      <w:r w:rsidR="00103806" w:rsidRPr="003E5BA5">
        <w:rPr>
          <w:rFonts w:ascii="Calibri" w:hAnsi="Calibri" w:cs="Calibri"/>
          <w:b/>
          <w:sz w:val="22"/>
          <w:szCs w:val="22"/>
        </w:rPr>
        <w:t xml:space="preserve">ousehold </w:t>
      </w:r>
      <w:r w:rsidR="00CD471D">
        <w:rPr>
          <w:rFonts w:ascii="Calibri" w:hAnsi="Calibri" w:cs="Calibri"/>
          <w:b/>
          <w:sz w:val="22"/>
          <w:szCs w:val="22"/>
        </w:rPr>
        <w:t>R</w:t>
      </w:r>
      <w:r w:rsidR="00103806" w:rsidRPr="003E5BA5">
        <w:rPr>
          <w:rFonts w:ascii="Calibri" w:hAnsi="Calibri" w:cs="Calibri"/>
          <w:b/>
          <w:sz w:val="22"/>
          <w:szCs w:val="22"/>
        </w:rPr>
        <w:t>enewals.</w:t>
      </w:r>
      <w:bookmarkEnd w:id="675"/>
    </w:p>
    <w:p w14:paraId="26A9D0D5" w14:textId="77777777" w:rsidR="005739DA" w:rsidRPr="00747B75" w:rsidRDefault="005739DA" w:rsidP="005739DA">
      <w:pPr>
        <w:pStyle w:val="ListParagraph"/>
        <w:keepNext/>
        <w:keepLines/>
        <w:pageBreakBefore/>
        <w:numPr>
          <w:ilvl w:val="1"/>
          <w:numId w:val="2"/>
        </w:numPr>
        <w:pBdr>
          <w:bottom w:val="single" w:sz="12" w:space="1" w:color="4C8B3F" w:themeColor="background2"/>
        </w:pBdr>
        <w:spacing w:after="240"/>
        <w:outlineLvl w:val="0"/>
        <w:rPr>
          <w:rFonts w:ascii="Calibri" w:eastAsiaTheme="majorEastAsia" w:hAnsi="Calibri" w:cs="Calibri"/>
          <w:b/>
          <w:vanish/>
          <w:sz w:val="28"/>
          <w:szCs w:val="26"/>
        </w:rPr>
      </w:pPr>
      <w:bookmarkStart w:id="676" w:name="_Toc211527864"/>
      <w:bookmarkStart w:id="677" w:name="_Toc212474310"/>
      <w:bookmarkEnd w:id="676"/>
      <w:bookmarkEnd w:id="677"/>
    </w:p>
    <w:p w14:paraId="5BBD3B24" w14:textId="77777777" w:rsidR="005739DA" w:rsidRPr="00973E39" w:rsidRDefault="005739DA" w:rsidP="005739DA">
      <w:pPr>
        <w:pStyle w:val="Heading3"/>
        <w:ind w:left="1224" w:hanging="504"/>
        <w:rPr>
          <w:rFonts w:ascii="Calibri" w:hAnsi="Calibri" w:cs="Calibri"/>
          <w:color w:val="auto"/>
          <w:sz w:val="22"/>
          <w:szCs w:val="22"/>
        </w:rPr>
      </w:pPr>
      <w:bookmarkStart w:id="678" w:name="_Toc212474311"/>
      <w:r w:rsidRPr="00973E39">
        <w:rPr>
          <w:rFonts w:ascii="Calibri" w:hAnsi="Calibri" w:cs="Calibri"/>
          <w:color w:val="auto"/>
          <w:sz w:val="22"/>
          <w:szCs w:val="22"/>
        </w:rPr>
        <w:t>Description</w:t>
      </w:r>
      <w:bookmarkEnd w:id="678"/>
    </w:p>
    <w:p w14:paraId="20C44E1F" w14:textId="7092E265" w:rsidR="00120E7F" w:rsidRPr="000C7E27" w:rsidRDefault="00884D14" w:rsidP="00120E7F">
      <w:pPr>
        <w:ind w:left="720"/>
        <w:rPr>
          <w:rFonts w:ascii="Calibri" w:hAnsi="Calibri" w:cs="Calibri"/>
          <w:sz w:val="22"/>
          <w:szCs w:val="22"/>
        </w:rPr>
      </w:pPr>
      <w:r w:rsidRPr="000C7E27">
        <w:rPr>
          <w:rFonts w:ascii="Calibri" w:hAnsi="Calibri" w:cs="Calibri"/>
          <w:sz w:val="22"/>
          <w:szCs w:val="22"/>
        </w:rPr>
        <w:t>This product capability defines the requirement for generating a</w:t>
      </w:r>
      <w:r w:rsidR="00834FD4">
        <w:rPr>
          <w:rFonts w:ascii="Calibri" w:hAnsi="Calibri" w:cs="Calibri"/>
          <w:sz w:val="22"/>
          <w:szCs w:val="22"/>
        </w:rPr>
        <w:t>n</w:t>
      </w:r>
      <w:r w:rsidRPr="000C7E27">
        <w:rPr>
          <w:rFonts w:ascii="Calibri" w:hAnsi="Calibri" w:cs="Calibri"/>
          <w:sz w:val="22"/>
          <w:szCs w:val="22"/>
        </w:rPr>
        <w:t xml:space="preserve"> Adverse Action </w:t>
      </w:r>
      <w:r w:rsidR="00813469">
        <w:rPr>
          <w:rFonts w:ascii="Calibri" w:hAnsi="Calibri" w:cs="Calibri"/>
          <w:sz w:val="22"/>
          <w:szCs w:val="22"/>
        </w:rPr>
        <w:t>Warning Notice</w:t>
      </w:r>
      <w:r w:rsidRPr="000C7E27">
        <w:rPr>
          <w:rFonts w:ascii="Calibri" w:hAnsi="Calibri" w:cs="Calibri"/>
          <w:sz w:val="22"/>
          <w:szCs w:val="22"/>
        </w:rPr>
        <w:t xml:space="preserve"> XML during QHP and </w:t>
      </w:r>
      <w:r w:rsidR="00CD471D">
        <w:rPr>
          <w:rFonts w:ascii="Calibri" w:hAnsi="Calibri" w:cs="Calibri"/>
          <w:sz w:val="22"/>
          <w:szCs w:val="22"/>
        </w:rPr>
        <w:t>M</w:t>
      </w:r>
      <w:r w:rsidRPr="000C7E27">
        <w:rPr>
          <w:rFonts w:ascii="Calibri" w:hAnsi="Calibri" w:cs="Calibri"/>
          <w:sz w:val="22"/>
          <w:szCs w:val="22"/>
        </w:rPr>
        <w:t xml:space="preserve">ixed </w:t>
      </w:r>
      <w:r w:rsidR="00CD471D">
        <w:rPr>
          <w:rFonts w:ascii="Calibri" w:hAnsi="Calibri" w:cs="Calibri"/>
          <w:sz w:val="22"/>
          <w:szCs w:val="22"/>
        </w:rPr>
        <w:t>H</w:t>
      </w:r>
      <w:r w:rsidRPr="000C7E27">
        <w:rPr>
          <w:rFonts w:ascii="Calibri" w:hAnsi="Calibri" w:cs="Calibri"/>
          <w:sz w:val="22"/>
          <w:szCs w:val="22"/>
        </w:rPr>
        <w:t xml:space="preserve">ousehold renewals. It specifically applies to members whose Medicaid benefits are not renewed during </w:t>
      </w:r>
      <w:r w:rsidR="0021318D" w:rsidRPr="000C7E27">
        <w:rPr>
          <w:rFonts w:ascii="Calibri" w:hAnsi="Calibri" w:cs="Calibri"/>
          <w:sz w:val="22"/>
          <w:szCs w:val="22"/>
        </w:rPr>
        <w:t xml:space="preserve">QHP and </w:t>
      </w:r>
      <w:r w:rsidR="0021318D">
        <w:rPr>
          <w:rFonts w:ascii="Calibri" w:hAnsi="Calibri" w:cs="Calibri"/>
          <w:sz w:val="22"/>
          <w:szCs w:val="22"/>
        </w:rPr>
        <w:t>M</w:t>
      </w:r>
      <w:r w:rsidR="0021318D" w:rsidRPr="000C7E27">
        <w:rPr>
          <w:rFonts w:ascii="Calibri" w:hAnsi="Calibri" w:cs="Calibri"/>
          <w:sz w:val="22"/>
          <w:szCs w:val="22"/>
        </w:rPr>
        <w:t xml:space="preserve">ixed </w:t>
      </w:r>
      <w:r w:rsidR="0021318D">
        <w:rPr>
          <w:rFonts w:ascii="Calibri" w:hAnsi="Calibri" w:cs="Calibri"/>
          <w:sz w:val="22"/>
          <w:szCs w:val="22"/>
        </w:rPr>
        <w:t>H</w:t>
      </w:r>
      <w:r w:rsidR="0021318D" w:rsidRPr="000C7E27">
        <w:rPr>
          <w:rFonts w:ascii="Calibri" w:hAnsi="Calibri" w:cs="Calibri"/>
          <w:sz w:val="22"/>
          <w:szCs w:val="22"/>
        </w:rPr>
        <w:t>ousehold renewals</w:t>
      </w:r>
      <w:r w:rsidR="0021318D" w:rsidRPr="000C7E27" w:rsidDel="0021318D">
        <w:rPr>
          <w:rFonts w:ascii="Calibri" w:hAnsi="Calibri" w:cs="Calibri"/>
          <w:sz w:val="22"/>
          <w:szCs w:val="22"/>
        </w:rPr>
        <w:t xml:space="preserve"> </w:t>
      </w:r>
      <w:r w:rsidR="0021318D">
        <w:rPr>
          <w:rFonts w:ascii="Calibri" w:hAnsi="Calibri" w:cs="Calibri"/>
          <w:sz w:val="22"/>
          <w:szCs w:val="22"/>
        </w:rPr>
        <w:t>but their Medicaid benefit is</w:t>
      </w:r>
      <w:r w:rsidRPr="000C7E27">
        <w:rPr>
          <w:rFonts w:ascii="Calibri" w:hAnsi="Calibri" w:cs="Calibri"/>
          <w:sz w:val="22"/>
          <w:szCs w:val="22"/>
        </w:rPr>
        <w:t xml:space="preserve"> downgraded or terminated</w:t>
      </w:r>
      <w:r w:rsidR="00FA06DA">
        <w:rPr>
          <w:rFonts w:ascii="Calibri" w:hAnsi="Calibri" w:cs="Calibri"/>
          <w:sz w:val="22"/>
          <w:szCs w:val="22"/>
        </w:rPr>
        <w:t xml:space="preserve"> in the same process</w:t>
      </w:r>
      <w:r w:rsidRPr="000C7E27">
        <w:rPr>
          <w:rFonts w:ascii="Calibri" w:hAnsi="Calibri" w:cs="Calibri"/>
          <w:sz w:val="22"/>
          <w:szCs w:val="22"/>
        </w:rPr>
        <w:t xml:space="preserve">. In cases where neither a Preliminary Notice XML nor a Non-Auto Renewal Notice XML is generated, this capability ensures that the appropriate Adverse Action </w:t>
      </w:r>
      <w:r w:rsidR="00AC7ABD">
        <w:rPr>
          <w:rFonts w:ascii="Calibri" w:hAnsi="Calibri" w:cs="Calibri"/>
          <w:sz w:val="22"/>
          <w:szCs w:val="22"/>
        </w:rPr>
        <w:t xml:space="preserve">Warning Notice </w:t>
      </w:r>
      <w:r w:rsidRPr="000C7E27">
        <w:rPr>
          <w:rFonts w:ascii="Calibri" w:hAnsi="Calibri" w:cs="Calibri"/>
          <w:sz w:val="22"/>
          <w:szCs w:val="22"/>
        </w:rPr>
        <w:t xml:space="preserve">XML is sent to reflect the </w:t>
      </w:r>
      <w:r w:rsidR="00B22DE2">
        <w:rPr>
          <w:rFonts w:ascii="Calibri" w:hAnsi="Calibri" w:cs="Calibri"/>
          <w:sz w:val="22"/>
          <w:szCs w:val="22"/>
        </w:rPr>
        <w:t>pot</w:t>
      </w:r>
      <w:r w:rsidR="005B4C4A">
        <w:rPr>
          <w:rFonts w:ascii="Calibri" w:hAnsi="Calibri" w:cs="Calibri"/>
          <w:sz w:val="22"/>
          <w:szCs w:val="22"/>
        </w:rPr>
        <w:t xml:space="preserve">ential </w:t>
      </w:r>
      <w:r w:rsidRPr="000C7E27">
        <w:rPr>
          <w:rFonts w:ascii="Calibri" w:hAnsi="Calibri" w:cs="Calibri"/>
          <w:sz w:val="22"/>
          <w:szCs w:val="22"/>
        </w:rPr>
        <w:t xml:space="preserve">change in Medicaid benefit status for the </w:t>
      </w:r>
      <w:r w:rsidR="000C7E27" w:rsidRPr="000C7E27">
        <w:rPr>
          <w:rFonts w:ascii="Calibri" w:hAnsi="Calibri" w:cs="Calibri"/>
          <w:sz w:val="22"/>
          <w:szCs w:val="22"/>
        </w:rPr>
        <w:t>non-renewed</w:t>
      </w:r>
      <w:r w:rsidR="00BE4FF6" w:rsidRPr="000C7E27">
        <w:rPr>
          <w:rFonts w:ascii="Calibri" w:hAnsi="Calibri" w:cs="Calibri"/>
          <w:sz w:val="22"/>
          <w:szCs w:val="22"/>
        </w:rPr>
        <w:t xml:space="preserve"> </w:t>
      </w:r>
      <w:r w:rsidRPr="000C7E27">
        <w:rPr>
          <w:rFonts w:ascii="Calibri" w:hAnsi="Calibri" w:cs="Calibri"/>
          <w:sz w:val="22"/>
          <w:szCs w:val="22"/>
        </w:rPr>
        <w:t>affected member.</w:t>
      </w:r>
    </w:p>
    <w:p w14:paraId="2AAF3011" w14:textId="77777777" w:rsidR="005739DA" w:rsidRPr="00973E39" w:rsidRDefault="005739DA" w:rsidP="00120E7F">
      <w:pPr>
        <w:ind w:left="720"/>
        <w:rPr>
          <w:rFonts w:ascii="Calibri" w:hAnsi="Calibri" w:cs="Calibri"/>
          <w:sz w:val="22"/>
          <w:szCs w:val="22"/>
        </w:rPr>
      </w:pPr>
    </w:p>
    <w:p w14:paraId="0F46067C" w14:textId="45046C23" w:rsidR="005739DA" w:rsidRPr="008456FC" w:rsidRDefault="005739DA" w:rsidP="008456FC">
      <w:pPr>
        <w:pStyle w:val="Heading3"/>
        <w:ind w:left="1224" w:hanging="504"/>
        <w:rPr>
          <w:rFonts w:ascii="Calibri" w:hAnsi="Calibri" w:cs="Calibri"/>
          <w:color w:val="auto"/>
          <w:sz w:val="22"/>
          <w:szCs w:val="22"/>
        </w:rPr>
      </w:pPr>
      <w:bookmarkStart w:id="679" w:name="_Toc212474312"/>
      <w:r w:rsidRPr="00973E39">
        <w:rPr>
          <w:rFonts w:ascii="Calibri" w:hAnsi="Calibri" w:cs="Calibri"/>
          <w:color w:val="auto"/>
          <w:sz w:val="22"/>
          <w:szCs w:val="22"/>
        </w:rPr>
        <w:t>Current System Behavior</w:t>
      </w:r>
      <w:bookmarkEnd w:id="679"/>
    </w:p>
    <w:p w14:paraId="0B7422B8" w14:textId="77777777" w:rsidR="006B6C9A" w:rsidRDefault="00C2076E" w:rsidP="00F3606D">
      <w:pPr>
        <w:ind w:left="720"/>
        <w:rPr>
          <w:rFonts w:ascii="Calibri" w:hAnsi="Calibri" w:cs="Calibri"/>
          <w:sz w:val="22"/>
          <w:szCs w:val="22"/>
        </w:rPr>
      </w:pPr>
      <w:r w:rsidRPr="00C2076E">
        <w:rPr>
          <w:rFonts w:ascii="Calibri" w:hAnsi="Calibri" w:cs="Calibri"/>
          <w:sz w:val="22"/>
          <w:szCs w:val="22"/>
        </w:rPr>
        <w:t xml:space="preserve">Currently, the HIX system generates either a Preliminary Eligibility Notice XML or a Non-Auto Renewal Notice </w:t>
      </w:r>
      <w:r w:rsidR="00F95209">
        <w:rPr>
          <w:rFonts w:ascii="Calibri" w:hAnsi="Calibri" w:cs="Calibri"/>
          <w:sz w:val="22"/>
          <w:szCs w:val="22"/>
        </w:rPr>
        <w:t xml:space="preserve">XML </w:t>
      </w:r>
      <w:r w:rsidRPr="00C2076E">
        <w:rPr>
          <w:rFonts w:ascii="Calibri" w:hAnsi="Calibri" w:cs="Calibri"/>
          <w:sz w:val="22"/>
          <w:szCs w:val="22"/>
        </w:rPr>
        <w:t>during the preliminary eligibility phase. For Non-Auto Renewal Notices, the system includes all Medicaid-eligible members for the current year—regardless of whether they are qualified, non-qualified, or impacted. For Preliminary Eligibility Notices, the system includes QHP and QDP-eligible members and flags any downgrade</w:t>
      </w:r>
      <w:r w:rsidR="00F95209">
        <w:rPr>
          <w:rFonts w:ascii="Calibri" w:hAnsi="Calibri" w:cs="Calibri"/>
          <w:sz w:val="22"/>
          <w:szCs w:val="22"/>
        </w:rPr>
        <w:t>s</w:t>
      </w:r>
      <w:r w:rsidRPr="00C2076E">
        <w:rPr>
          <w:rFonts w:ascii="Calibri" w:hAnsi="Calibri" w:cs="Calibri"/>
          <w:sz w:val="22"/>
          <w:szCs w:val="22"/>
        </w:rPr>
        <w:t xml:space="preserve"> in HSN/CMSP benefits for QHP + Partial Medicaid (HSN/CMSP) members.</w:t>
      </w:r>
      <w:r w:rsidR="005C6AB3">
        <w:rPr>
          <w:rFonts w:ascii="Calibri" w:hAnsi="Calibri" w:cs="Calibri"/>
          <w:sz w:val="22"/>
          <w:szCs w:val="22"/>
        </w:rPr>
        <w:t xml:space="preserve"> </w:t>
      </w:r>
    </w:p>
    <w:p w14:paraId="3DFDEFF3" w14:textId="43BE9BDA" w:rsidR="00DF1D6C" w:rsidRPr="006756B7" w:rsidRDefault="006756B7" w:rsidP="00F3606D">
      <w:pPr>
        <w:ind w:left="720"/>
        <w:rPr>
          <w:rFonts w:ascii="Calibri" w:hAnsi="Calibri" w:cs="Calibri"/>
          <w:sz w:val="22"/>
          <w:szCs w:val="22"/>
        </w:rPr>
      </w:pPr>
      <w:r w:rsidRPr="006756B7">
        <w:rPr>
          <w:rFonts w:ascii="Calibri" w:hAnsi="Calibri" w:cs="Calibri"/>
          <w:sz w:val="22"/>
          <w:szCs w:val="22"/>
        </w:rPr>
        <w:t>However, there are scenarios where Medicaid-eligible members</w:t>
      </w:r>
      <w:r w:rsidR="006B6C9A">
        <w:rPr>
          <w:rFonts w:ascii="Calibri" w:hAnsi="Calibri" w:cs="Calibri"/>
          <w:sz w:val="22"/>
          <w:szCs w:val="22"/>
        </w:rPr>
        <w:t xml:space="preserve"> (Full Medicaid with or without QDP, QHP+Partial Medicaid Limited, QDP+Partial Medicaid (HSN/CMSP) </w:t>
      </w:r>
      <w:r w:rsidRPr="006756B7">
        <w:rPr>
          <w:rFonts w:ascii="Calibri" w:hAnsi="Calibri" w:cs="Calibri"/>
          <w:sz w:val="22"/>
          <w:szCs w:val="22"/>
        </w:rPr>
        <w:t xml:space="preserve"> who are not eligible for renewal within a QHP </w:t>
      </w:r>
      <w:r w:rsidR="00F9482E">
        <w:rPr>
          <w:rFonts w:ascii="Calibri" w:hAnsi="Calibri" w:cs="Calibri"/>
          <w:sz w:val="22"/>
          <w:szCs w:val="22"/>
        </w:rPr>
        <w:t>and M</w:t>
      </w:r>
      <w:r w:rsidRPr="006756B7">
        <w:rPr>
          <w:rFonts w:ascii="Calibri" w:hAnsi="Calibri" w:cs="Calibri"/>
          <w:sz w:val="22"/>
          <w:szCs w:val="22"/>
        </w:rPr>
        <w:t xml:space="preserve">ixed </w:t>
      </w:r>
      <w:r w:rsidR="00F9482E">
        <w:rPr>
          <w:rFonts w:ascii="Calibri" w:hAnsi="Calibri" w:cs="Calibri"/>
          <w:sz w:val="22"/>
          <w:szCs w:val="22"/>
        </w:rPr>
        <w:t>H</w:t>
      </w:r>
      <w:r w:rsidRPr="006756B7">
        <w:rPr>
          <w:rFonts w:ascii="Calibri" w:hAnsi="Calibri" w:cs="Calibri"/>
          <w:sz w:val="22"/>
          <w:szCs w:val="22"/>
        </w:rPr>
        <w:t>ousehold are experiencing benefit downgrades</w:t>
      </w:r>
      <w:r w:rsidR="00B97710">
        <w:rPr>
          <w:rFonts w:ascii="Calibri" w:hAnsi="Calibri" w:cs="Calibri"/>
          <w:sz w:val="22"/>
          <w:szCs w:val="22"/>
        </w:rPr>
        <w:t>/term</w:t>
      </w:r>
      <w:r w:rsidR="00D52CD6">
        <w:rPr>
          <w:rFonts w:ascii="Calibri" w:hAnsi="Calibri" w:cs="Calibri"/>
          <w:sz w:val="22"/>
          <w:szCs w:val="22"/>
        </w:rPr>
        <w:t>ination</w:t>
      </w:r>
      <w:r w:rsidRPr="006756B7">
        <w:rPr>
          <w:rFonts w:ascii="Calibri" w:hAnsi="Calibri" w:cs="Calibri"/>
          <w:sz w:val="22"/>
          <w:szCs w:val="22"/>
        </w:rPr>
        <w:t xml:space="preserve">. In certain cases, the system does not generate any notice </w:t>
      </w:r>
      <w:r w:rsidR="000E4CAD">
        <w:rPr>
          <w:rFonts w:ascii="Calibri" w:hAnsi="Calibri" w:cs="Calibri"/>
          <w:sz w:val="22"/>
          <w:szCs w:val="22"/>
        </w:rPr>
        <w:t xml:space="preserve">at the </w:t>
      </w:r>
      <w:r w:rsidR="007E49E8">
        <w:rPr>
          <w:rFonts w:ascii="Calibri" w:hAnsi="Calibri" w:cs="Calibri"/>
          <w:sz w:val="22"/>
          <w:szCs w:val="22"/>
        </w:rPr>
        <w:t xml:space="preserve">time of preliminary eligibility </w:t>
      </w:r>
      <w:r w:rsidR="00A22BC1">
        <w:rPr>
          <w:rFonts w:ascii="Calibri" w:hAnsi="Calibri" w:cs="Calibri"/>
          <w:sz w:val="22"/>
          <w:szCs w:val="22"/>
        </w:rPr>
        <w:t>determination</w:t>
      </w:r>
      <w:r w:rsidRPr="006756B7">
        <w:rPr>
          <w:rFonts w:ascii="Calibri" w:hAnsi="Calibri" w:cs="Calibri"/>
          <w:sz w:val="22"/>
          <w:szCs w:val="22"/>
        </w:rPr>
        <w:t xml:space="preserve"> to inform such </w:t>
      </w:r>
      <w:r w:rsidR="009C2882" w:rsidRPr="006756B7">
        <w:rPr>
          <w:rFonts w:ascii="Calibri" w:hAnsi="Calibri" w:cs="Calibri"/>
          <w:sz w:val="22"/>
          <w:szCs w:val="22"/>
        </w:rPr>
        <w:t>members</w:t>
      </w:r>
      <w:r w:rsidRPr="006756B7">
        <w:rPr>
          <w:rFonts w:ascii="Calibri" w:hAnsi="Calibri" w:cs="Calibri"/>
          <w:sz w:val="22"/>
          <w:szCs w:val="22"/>
        </w:rPr>
        <w:t xml:space="preserve"> for their Medicaid benefit downgrade. To address this gap, the system must trigger a new Adverse Action</w:t>
      </w:r>
      <w:r w:rsidR="00A61EB5">
        <w:rPr>
          <w:rFonts w:ascii="Calibri" w:hAnsi="Calibri" w:cs="Calibri"/>
          <w:sz w:val="22"/>
          <w:szCs w:val="22"/>
        </w:rPr>
        <w:t xml:space="preserve"> Warning Notice</w:t>
      </w:r>
      <w:r w:rsidR="007F2B6A">
        <w:rPr>
          <w:rFonts w:ascii="Calibri" w:hAnsi="Calibri" w:cs="Calibri"/>
          <w:sz w:val="22"/>
          <w:szCs w:val="22"/>
        </w:rPr>
        <w:t xml:space="preserve"> at the time of preliminary eligibility determination of QHP and Mixed house</w:t>
      </w:r>
      <w:r w:rsidR="00A22BC1">
        <w:rPr>
          <w:rFonts w:ascii="Calibri" w:hAnsi="Calibri" w:cs="Calibri"/>
          <w:sz w:val="22"/>
          <w:szCs w:val="22"/>
        </w:rPr>
        <w:t>hold renewals</w:t>
      </w:r>
      <w:r w:rsidRPr="006756B7">
        <w:rPr>
          <w:rFonts w:ascii="Calibri" w:hAnsi="Calibri" w:cs="Calibri"/>
          <w:sz w:val="22"/>
          <w:szCs w:val="22"/>
        </w:rPr>
        <w:t xml:space="preserve">. This notice should </w:t>
      </w:r>
      <w:r w:rsidR="006F4445">
        <w:rPr>
          <w:rFonts w:ascii="Calibri" w:hAnsi="Calibri" w:cs="Calibri"/>
          <w:sz w:val="22"/>
          <w:szCs w:val="22"/>
        </w:rPr>
        <w:t>warn</w:t>
      </w:r>
      <w:r w:rsidRPr="006756B7">
        <w:rPr>
          <w:rFonts w:ascii="Calibri" w:hAnsi="Calibri" w:cs="Calibri"/>
          <w:sz w:val="22"/>
          <w:szCs w:val="22"/>
        </w:rPr>
        <w:t xml:space="preserve"> the Head of Household (HoH) that a Medicaid-eligible member’s benefits have been downgraded or terminated, through the QHP or </w:t>
      </w:r>
      <w:r w:rsidR="006057C9">
        <w:rPr>
          <w:rFonts w:ascii="Calibri" w:hAnsi="Calibri" w:cs="Calibri"/>
          <w:sz w:val="22"/>
          <w:szCs w:val="22"/>
        </w:rPr>
        <w:t>Mixed H</w:t>
      </w:r>
      <w:r w:rsidRPr="006756B7">
        <w:rPr>
          <w:rFonts w:ascii="Calibri" w:hAnsi="Calibri" w:cs="Calibri"/>
          <w:sz w:val="22"/>
          <w:szCs w:val="22"/>
        </w:rPr>
        <w:t>ousehold renewal process.</w:t>
      </w:r>
      <w:r w:rsidR="00DF4178" w:rsidRPr="00DF4178">
        <w:rPr>
          <w:rFonts w:ascii="Calibri" w:hAnsi="Calibri" w:cs="Calibri"/>
          <w:sz w:val="22"/>
          <w:szCs w:val="22"/>
        </w:rPr>
        <w:t xml:space="preserve"> Because these changes are not yet finalized, the HoH must take action to prevent potential downgrades or terminations based on federal and state data sources used in the </w:t>
      </w:r>
      <w:r w:rsidR="00F96522" w:rsidRPr="006756B7">
        <w:rPr>
          <w:rFonts w:ascii="Calibri" w:hAnsi="Calibri" w:cs="Calibri"/>
          <w:sz w:val="22"/>
          <w:szCs w:val="22"/>
        </w:rPr>
        <w:t xml:space="preserve">QHP or </w:t>
      </w:r>
      <w:r w:rsidR="00F96522">
        <w:rPr>
          <w:rFonts w:ascii="Calibri" w:hAnsi="Calibri" w:cs="Calibri"/>
          <w:sz w:val="22"/>
          <w:szCs w:val="22"/>
        </w:rPr>
        <w:t>Mixed H</w:t>
      </w:r>
      <w:r w:rsidR="00F96522" w:rsidRPr="006756B7">
        <w:rPr>
          <w:rFonts w:ascii="Calibri" w:hAnsi="Calibri" w:cs="Calibri"/>
          <w:sz w:val="22"/>
          <w:szCs w:val="22"/>
        </w:rPr>
        <w:t>ousehold</w:t>
      </w:r>
      <w:r w:rsidR="00DF4178" w:rsidRPr="00DF4178">
        <w:rPr>
          <w:rFonts w:ascii="Calibri" w:hAnsi="Calibri" w:cs="Calibri"/>
          <w:sz w:val="22"/>
          <w:szCs w:val="22"/>
        </w:rPr>
        <w:t xml:space="preserve"> renewal process</w:t>
      </w:r>
    </w:p>
    <w:p w14:paraId="0C7384D6" w14:textId="77777777" w:rsidR="005739DA" w:rsidRPr="00973E39" w:rsidRDefault="005739DA" w:rsidP="00B346B0">
      <w:pPr>
        <w:ind w:left="720"/>
        <w:rPr>
          <w:rFonts w:ascii="Calibri" w:hAnsi="Calibri" w:cs="Calibri"/>
          <w:sz w:val="22"/>
          <w:szCs w:val="22"/>
        </w:rPr>
      </w:pPr>
    </w:p>
    <w:p w14:paraId="46BBCBA6" w14:textId="77777777" w:rsidR="005739DA" w:rsidRPr="00973E39" w:rsidRDefault="005739DA" w:rsidP="005739DA">
      <w:pPr>
        <w:pStyle w:val="Heading3"/>
        <w:ind w:left="1224" w:hanging="504"/>
        <w:rPr>
          <w:rFonts w:ascii="Calibri" w:hAnsi="Calibri" w:cs="Calibri"/>
          <w:color w:val="auto"/>
          <w:sz w:val="22"/>
          <w:szCs w:val="22"/>
        </w:rPr>
      </w:pPr>
      <w:bookmarkStart w:id="680" w:name="_Toc212474313"/>
      <w:r w:rsidRPr="00973E39">
        <w:rPr>
          <w:rFonts w:ascii="Calibri" w:hAnsi="Calibri" w:cs="Calibri"/>
          <w:color w:val="auto"/>
          <w:sz w:val="22"/>
          <w:szCs w:val="22"/>
        </w:rPr>
        <w:t>Actor(s)</w:t>
      </w:r>
      <w:bookmarkEnd w:id="680"/>
    </w:p>
    <w:p w14:paraId="2D808B34" w14:textId="77777777" w:rsidR="005739DA" w:rsidRPr="00973E39" w:rsidRDefault="005739DA" w:rsidP="00BD4032">
      <w:pPr>
        <w:pStyle w:val="ListParagraph"/>
        <w:numPr>
          <w:ilvl w:val="0"/>
          <w:numId w:val="37"/>
        </w:numPr>
        <w:contextualSpacing/>
        <w:rPr>
          <w:rFonts w:ascii="Calibri" w:hAnsi="Calibri" w:cs="Calibri"/>
          <w:sz w:val="22"/>
          <w:szCs w:val="22"/>
        </w:rPr>
      </w:pPr>
      <w:r w:rsidRPr="00973E39">
        <w:rPr>
          <w:rFonts w:ascii="Calibri" w:hAnsi="Calibri" w:cs="Calibri"/>
          <w:sz w:val="22"/>
          <w:szCs w:val="22"/>
        </w:rPr>
        <w:t>HIX System</w:t>
      </w:r>
    </w:p>
    <w:p w14:paraId="376912F2" w14:textId="77777777" w:rsidR="005739DA" w:rsidRPr="00973E39" w:rsidRDefault="005739DA" w:rsidP="005739DA">
      <w:pPr>
        <w:ind w:left="1440"/>
        <w:rPr>
          <w:rFonts w:ascii="Calibri" w:hAnsi="Calibri" w:cs="Calibri"/>
          <w:sz w:val="22"/>
          <w:szCs w:val="22"/>
        </w:rPr>
      </w:pPr>
    </w:p>
    <w:p w14:paraId="5508AB93" w14:textId="77777777" w:rsidR="005739DA" w:rsidRPr="00973E39" w:rsidRDefault="005739DA" w:rsidP="005739DA">
      <w:pPr>
        <w:pStyle w:val="Heading3"/>
        <w:ind w:left="1224" w:hanging="504"/>
        <w:rPr>
          <w:rFonts w:ascii="Calibri" w:hAnsi="Calibri" w:cs="Calibri"/>
          <w:color w:val="auto"/>
          <w:sz w:val="22"/>
          <w:szCs w:val="22"/>
        </w:rPr>
      </w:pPr>
      <w:bookmarkStart w:id="681" w:name="_Toc212474314"/>
      <w:r w:rsidRPr="00973E39">
        <w:rPr>
          <w:rFonts w:ascii="Calibri" w:hAnsi="Calibri" w:cs="Calibri"/>
          <w:color w:val="auto"/>
          <w:sz w:val="22"/>
          <w:szCs w:val="22"/>
        </w:rPr>
        <w:t>Trigger(s)</w:t>
      </w:r>
      <w:bookmarkEnd w:id="681"/>
    </w:p>
    <w:p w14:paraId="48AB0230" w14:textId="3D82D7AD" w:rsidR="005739DA" w:rsidRDefault="00103806" w:rsidP="00BD4032">
      <w:pPr>
        <w:pStyle w:val="ListParagraph"/>
        <w:numPr>
          <w:ilvl w:val="0"/>
          <w:numId w:val="39"/>
        </w:numPr>
        <w:rPr>
          <w:rFonts w:ascii="Calibri" w:hAnsi="Calibri" w:cs="Calibri"/>
          <w:sz w:val="22"/>
          <w:szCs w:val="22"/>
        </w:rPr>
      </w:pPr>
      <w:r>
        <w:rPr>
          <w:rFonts w:ascii="Calibri" w:hAnsi="Calibri" w:cs="Calibri"/>
          <w:sz w:val="22"/>
          <w:szCs w:val="22"/>
        </w:rPr>
        <w:t>Not</w:t>
      </w:r>
      <w:r w:rsidR="008716EC">
        <w:rPr>
          <w:rFonts w:ascii="Calibri" w:hAnsi="Calibri" w:cs="Calibri"/>
          <w:sz w:val="22"/>
          <w:szCs w:val="22"/>
        </w:rPr>
        <w:t>ice generation process has been initiated.</w:t>
      </w:r>
    </w:p>
    <w:p w14:paraId="10B40E73" w14:textId="77777777" w:rsidR="00103806" w:rsidRPr="00973E39" w:rsidRDefault="00103806" w:rsidP="00103806">
      <w:pPr>
        <w:pStyle w:val="ListParagraph"/>
        <w:ind w:left="1080"/>
        <w:rPr>
          <w:rFonts w:ascii="Calibri" w:hAnsi="Calibri" w:cs="Calibri"/>
          <w:sz w:val="22"/>
          <w:szCs w:val="22"/>
        </w:rPr>
      </w:pPr>
    </w:p>
    <w:p w14:paraId="567D1C07" w14:textId="77777777" w:rsidR="00DF1D6C" w:rsidRDefault="00DF1D6C" w:rsidP="00103806">
      <w:pPr>
        <w:pStyle w:val="ListParagraph"/>
        <w:ind w:left="1080"/>
        <w:rPr>
          <w:rFonts w:ascii="Calibri" w:hAnsi="Calibri" w:cs="Calibri"/>
          <w:sz w:val="22"/>
          <w:szCs w:val="22"/>
        </w:rPr>
      </w:pPr>
    </w:p>
    <w:p w14:paraId="52FF69EE" w14:textId="77777777" w:rsidR="00DF1D6C" w:rsidRDefault="00DF1D6C" w:rsidP="00103806">
      <w:pPr>
        <w:pStyle w:val="ListParagraph"/>
        <w:ind w:left="1080"/>
        <w:rPr>
          <w:rFonts w:ascii="Calibri" w:hAnsi="Calibri" w:cs="Calibri"/>
          <w:sz w:val="22"/>
          <w:szCs w:val="22"/>
        </w:rPr>
      </w:pPr>
    </w:p>
    <w:p w14:paraId="6BA43FD2" w14:textId="77777777" w:rsidR="00DF1D6C" w:rsidRDefault="00DF1D6C" w:rsidP="00103806">
      <w:pPr>
        <w:pStyle w:val="ListParagraph"/>
        <w:ind w:left="1080"/>
        <w:rPr>
          <w:rFonts w:ascii="Calibri" w:hAnsi="Calibri" w:cs="Calibri"/>
          <w:sz w:val="22"/>
          <w:szCs w:val="22"/>
        </w:rPr>
      </w:pPr>
    </w:p>
    <w:p w14:paraId="56BB14CE" w14:textId="77777777" w:rsidR="00DF1D6C" w:rsidRPr="00973E39" w:rsidRDefault="00DF1D6C" w:rsidP="00103806">
      <w:pPr>
        <w:pStyle w:val="ListParagraph"/>
        <w:ind w:left="1080"/>
        <w:rPr>
          <w:rFonts w:ascii="Calibri" w:hAnsi="Calibri" w:cs="Calibri"/>
          <w:sz w:val="22"/>
          <w:szCs w:val="22"/>
        </w:rPr>
      </w:pPr>
    </w:p>
    <w:p w14:paraId="637FD8D5" w14:textId="77777777" w:rsidR="005739DA" w:rsidRPr="00973E39" w:rsidRDefault="005739DA" w:rsidP="005739DA">
      <w:pPr>
        <w:pStyle w:val="Heading3"/>
        <w:ind w:left="1224" w:hanging="504"/>
        <w:rPr>
          <w:rFonts w:ascii="Calibri" w:hAnsi="Calibri" w:cs="Calibri"/>
          <w:color w:val="auto"/>
          <w:sz w:val="22"/>
          <w:szCs w:val="22"/>
        </w:rPr>
      </w:pPr>
      <w:bookmarkStart w:id="682" w:name="_Toc212474315"/>
      <w:r w:rsidRPr="00973E39">
        <w:rPr>
          <w:rFonts w:ascii="Calibri" w:hAnsi="Calibri" w:cs="Calibri"/>
          <w:color w:val="auto"/>
          <w:sz w:val="22"/>
          <w:szCs w:val="22"/>
        </w:rPr>
        <w:t>Precondition(s)</w:t>
      </w:r>
      <w:bookmarkEnd w:id="682"/>
    </w:p>
    <w:p w14:paraId="3AAE44B6" w14:textId="5C9E2C0F" w:rsidR="005739DA" w:rsidRPr="00973E39" w:rsidRDefault="009A7311" w:rsidP="00BD4032">
      <w:pPr>
        <w:pStyle w:val="ListParagraph"/>
        <w:numPr>
          <w:ilvl w:val="0"/>
          <w:numId w:val="40"/>
        </w:numPr>
        <w:tabs>
          <w:tab w:val="left" w:pos="1080"/>
        </w:tabs>
        <w:rPr>
          <w:rFonts w:ascii="Calibri" w:hAnsi="Calibri" w:cs="Calibri"/>
          <w:sz w:val="22"/>
          <w:szCs w:val="22"/>
        </w:rPr>
      </w:pPr>
      <w:r w:rsidRPr="00973E39">
        <w:rPr>
          <w:rFonts w:ascii="Calibri" w:hAnsi="Calibri" w:cs="Calibri"/>
          <w:sz w:val="22"/>
          <w:szCs w:val="22"/>
        </w:rPr>
        <w:t>Preliminary</w:t>
      </w:r>
      <w:r w:rsidR="008716EC">
        <w:rPr>
          <w:rFonts w:ascii="Calibri" w:hAnsi="Calibri" w:cs="Calibri"/>
          <w:sz w:val="22"/>
          <w:szCs w:val="22"/>
        </w:rPr>
        <w:t xml:space="preserve"> eligibility has been created for </w:t>
      </w:r>
      <w:r w:rsidR="0087267F">
        <w:rPr>
          <w:rFonts w:ascii="Calibri" w:hAnsi="Calibri" w:cs="Calibri"/>
          <w:sz w:val="22"/>
          <w:szCs w:val="22"/>
        </w:rPr>
        <w:t>an account during QHP and Mixed Household renewals.</w:t>
      </w:r>
    </w:p>
    <w:p w14:paraId="4A8ED215" w14:textId="77777777" w:rsidR="005739DA" w:rsidRPr="00987A5C" w:rsidRDefault="005739DA" w:rsidP="005739DA">
      <w:pPr>
        <w:tabs>
          <w:tab w:val="left" w:pos="1080"/>
        </w:tabs>
        <w:rPr>
          <w:rFonts w:ascii="Calibri" w:hAnsi="Calibri" w:cs="Calibri"/>
          <w:sz w:val="22"/>
          <w:szCs w:val="22"/>
        </w:rPr>
      </w:pPr>
    </w:p>
    <w:p w14:paraId="641E52E8" w14:textId="77777777" w:rsidR="005739DA" w:rsidRPr="00973E39" w:rsidRDefault="005739DA" w:rsidP="005739DA">
      <w:pPr>
        <w:pStyle w:val="Heading3"/>
        <w:ind w:left="1224" w:hanging="504"/>
        <w:rPr>
          <w:rFonts w:ascii="Calibri" w:hAnsi="Calibri" w:cs="Calibri"/>
          <w:color w:val="auto"/>
          <w:sz w:val="22"/>
          <w:szCs w:val="22"/>
        </w:rPr>
      </w:pPr>
      <w:bookmarkStart w:id="683" w:name="_Toc212474316"/>
      <w:r w:rsidRPr="00973E39">
        <w:rPr>
          <w:rFonts w:ascii="Calibri" w:hAnsi="Calibri" w:cs="Calibri"/>
          <w:color w:val="auto"/>
          <w:sz w:val="22"/>
          <w:szCs w:val="22"/>
        </w:rPr>
        <w:t>Postcondition(s)</w:t>
      </w:r>
      <w:bookmarkEnd w:id="683"/>
    </w:p>
    <w:p w14:paraId="16CC0AD3" w14:textId="4757F0C4" w:rsidR="0087267F" w:rsidRDefault="005739DA" w:rsidP="00BD4032">
      <w:pPr>
        <w:pStyle w:val="ListParagraph"/>
        <w:numPr>
          <w:ilvl w:val="0"/>
          <w:numId w:val="41"/>
        </w:numPr>
        <w:rPr>
          <w:rFonts w:ascii="Calibri" w:hAnsi="Calibri" w:cs="Calibri"/>
          <w:sz w:val="22"/>
          <w:szCs w:val="22"/>
        </w:rPr>
      </w:pPr>
      <w:r w:rsidRPr="00973E39">
        <w:rPr>
          <w:rFonts w:ascii="Calibri" w:hAnsi="Calibri" w:cs="Calibri"/>
          <w:sz w:val="22"/>
          <w:szCs w:val="22"/>
        </w:rPr>
        <w:t xml:space="preserve">The </w:t>
      </w:r>
      <w:r w:rsidR="002F7DDF" w:rsidRPr="002F7DDF">
        <w:rPr>
          <w:rFonts w:ascii="Calibri" w:hAnsi="Calibri" w:cs="Calibri"/>
          <w:sz w:val="22"/>
          <w:szCs w:val="22"/>
        </w:rPr>
        <w:t>Adverse Action</w:t>
      </w:r>
      <w:r w:rsidR="002F7DDF">
        <w:rPr>
          <w:rFonts w:ascii="Calibri" w:hAnsi="Calibri" w:cs="Calibri"/>
          <w:sz w:val="22"/>
          <w:szCs w:val="22"/>
        </w:rPr>
        <w:t xml:space="preserve"> </w:t>
      </w:r>
      <w:r w:rsidR="00813469">
        <w:rPr>
          <w:rFonts w:ascii="Calibri" w:hAnsi="Calibri" w:cs="Calibri"/>
          <w:sz w:val="22"/>
          <w:szCs w:val="22"/>
        </w:rPr>
        <w:t xml:space="preserve">Warning Notice </w:t>
      </w:r>
      <w:r w:rsidR="003A6C46">
        <w:rPr>
          <w:rFonts w:ascii="Calibri" w:hAnsi="Calibri" w:cs="Calibri"/>
          <w:sz w:val="22"/>
          <w:szCs w:val="22"/>
        </w:rPr>
        <w:t>XML will be triggered based on rules defined in Functional Requirement</w:t>
      </w:r>
      <w:r w:rsidR="003D5F05">
        <w:rPr>
          <w:rFonts w:ascii="Calibri" w:hAnsi="Calibri" w:cs="Calibri"/>
          <w:sz w:val="22"/>
          <w:szCs w:val="22"/>
        </w:rPr>
        <w:t xml:space="preserve"> </w:t>
      </w:r>
      <w:r w:rsidR="00EC13D3" w:rsidRPr="003E24A3">
        <w:rPr>
          <w:rFonts w:ascii="Calibri" w:hAnsi="Calibri" w:cs="Calibri"/>
          <w:color w:val="060808" w:themeColor="text1"/>
          <w:sz w:val="22"/>
          <w:szCs w:val="22"/>
        </w:rPr>
        <w:t>ETREN.PCS.0</w:t>
      </w:r>
      <w:r w:rsidR="00D066E9">
        <w:rPr>
          <w:rFonts w:ascii="Calibri" w:hAnsi="Calibri" w:cs="Calibri"/>
          <w:color w:val="060808" w:themeColor="text1"/>
          <w:sz w:val="22"/>
          <w:szCs w:val="22"/>
        </w:rPr>
        <w:t>5</w:t>
      </w:r>
      <w:r w:rsidR="00EC13D3" w:rsidRPr="003E24A3">
        <w:rPr>
          <w:rFonts w:ascii="Calibri" w:hAnsi="Calibri" w:cs="Calibri"/>
          <w:color w:val="060808" w:themeColor="text1"/>
          <w:sz w:val="22"/>
          <w:szCs w:val="22"/>
        </w:rPr>
        <w:t>.01</w:t>
      </w:r>
      <w:r w:rsidR="003A6C46">
        <w:rPr>
          <w:rFonts w:ascii="Calibri" w:hAnsi="Calibri" w:cs="Calibri"/>
          <w:sz w:val="22"/>
          <w:szCs w:val="22"/>
        </w:rPr>
        <w:t>.</w:t>
      </w:r>
    </w:p>
    <w:p w14:paraId="6966BFFF" w14:textId="77777777" w:rsidR="003A6C46" w:rsidRPr="003A6C46" w:rsidRDefault="003A6C46" w:rsidP="003A6C46">
      <w:pPr>
        <w:pStyle w:val="ListParagraph"/>
        <w:ind w:left="1080"/>
        <w:rPr>
          <w:rFonts w:ascii="Calibri" w:hAnsi="Calibri" w:cs="Calibri"/>
          <w:sz w:val="22"/>
          <w:szCs w:val="22"/>
        </w:rPr>
      </w:pPr>
    </w:p>
    <w:p w14:paraId="3D09F251" w14:textId="77777777" w:rsidR="005739DA" w:rsidRPr="00987A5C" w:rsidRDefault="005739DA" w:rsidP="005739DA">
      <w:pPr>
        <w:pStyle w:val="Heading3"/>
        <w:ind w:left="1224" w:hanging="504"/>
        <w:rPr>
          <w:rFonts w:ascii="Calibri" w:hAnsi="Calibri" w:cs="Calibri"/>
          <w:sz w:val="22"/>
          <w:szCs w:val="22"/>
        </w:rPr>
      </w:pPr>
      <w:bookmarkStart w:id="684" w:name="_Toc212474317"/>
      <w:r w:rsidRPr="00973E39">
        <w:rPr>
          <w:rFonts w:ascii="Calibri" w:hAnsi="Calibri" w:cs="Calibri"/>
          <w:color w:val="auto"/>
          <w:sz w:val="22"/>
          <w:szCs w:val="22"/>
        </w:rPr>
        <w:t>Proposed Solution Specification</w:t>
      </w:r>
      <w:bookmarkEnd w:id="684"/>
    </w:p>
    <w:p w14:paraId="41A1E491" w14:textId="13BC73C3" w:rsidR="005739DA" w:rsidRPr="00973E39" w:rsidRDefault="005739DA" w:rsidP="005739DA">
      <w:pPr>
        <w:pStyle w:val="Caption"/>
        <w:keepNext/>
        <w:jc w:val="center"/>
        <w:rPr>
          <w:rFonts w:ascii="Calibri" w:hAnsi="Calibri" w:cs="Calibri"/>
          <w:sz w:val="22"/>
          <w:szCs w:val="22"/>
        </w:rPr>
      </w:pPr>
      <w:bookmarkStart w:id="685" w:name="_Toc214441228"/>
      <w:r w:rsidRPr="00973E39">
        <w:rPr>
          <w:rFonts w:ascii="Calibri" w:hAnsi="Calibri" w:cs="Calibri"/>
          <w:sz w:val="22"/>
          <w:szCs w:val="22"/>
        </w:rPr>
        <w:t xml:space="preserve">Table </w:t>
      </w:r>
      <w:r w:rsidRPr="00973E39">
        <w:rPr>
          <w:rFonts w:ascii="Calibri" w:hAnsi="Calibri" w:cs="Calibri"/>
          <w:sz w:val="22"/>
          <w:szCs w:val="22"/>
        </w:rPr>
        <w:fldChar w:fldCharType="begin"/>
      </w:r>
      <w:r w:rsidRPr="00973E39">
        <w:rPr>
          <w:rFonts w:ascii="Calibri" w:hAnsi="Calibri" w:cs="Calibri"/>
          <w:sz w:val="22"/>
          <w:szCs w:val="22"/>
        </w:rPr>
        <w:instrText xml:space="preserve"> SEQ Table \* ARABIC </w:instrText>
      </w:r>
      <w:r w:rsidRPr="00973E39">
        <w:rPr>
          <w:rFonts w:ascii="Calibri" w:hAnsi="Calibri" w:cs="Calibri"/>
          <w:sz w:val="22"/>
          <w:szCs w:val="22"/>
        </w:rPr>
        <w:fldChar w:fldCharType="separate"/>
      </w:r>
      <w:r w:rsidR="008042E5">
        <w:rPr>
          <w:rFonts w:ascii="Calibri" w:hAnsi="Calibri" w:cs="Calibri"/>
          <w:noProof/>
          <w:sz w:val="22"/>
          <w:szCs w:val="22"/>
        </w:rPr>
        <w:t>5</w:t>
      </w:r>
      <w:r w:rsidRPr="00973E39">
        <w:rPr>
          <w:rFonts w:ascii="Calibri" w:hAnsi="Calibri" w:cs="Calibri"/>
          <w:sz w:val="22"/>
          <w:szCs w:val="22"/>
        </w:rPr>
        <w:fldChar w:fldCharType="end"/>
      </w:r>
      <w:r>
        <w:rPr>
          <w:rFonts w:ascii="Calibri" w:hAnsi="Calibri" w:cs="Calibri"/>
          <w:sz w:val="22"/>
          <w:szCs w:val="22"/>
        </w:rPr>
        <w:t>.</w:t>
      </w:r>
      <w:r w:rsidRPr="00973E39">
        <w:rPr>
          <w:rFonts w:ascii="Calibri" w:hAnsi="Calibri" w:cs="Calibri"/>
          <w:sz w:val="22"/>
          <w:szCs w:val="22"/>
        </w:rPr>
        <w:t xml:space="preserve"> </w:t>
      </w:r>
      <w:r w:rsidR="00694C7C">
        <w:rPr>
          <w:rFonts w:ascii="Calibri" w:hAnsi="Calibri" w:cs="Calibri"/>
          <w:sz w:val="22"/>
          <w:szCs w:val="22"/>
        </w:rPr>
        <w:t>ETR</w:t>
      </w:r>
      <w:r w:rsidR="00EC13D3">
        <w:rPr>
          <w:rFonts w:ascii="Calibri" w:hAnsi="Calibri" w:cs="Calibri"/>
          <w:sz w:val="22"/>
          <w:szCs w:val="22"/>
        </w:rPr>
        <w:t>EN</w:t>
      </w:r>
      <w:r w:rsidRPr="00973E39">
        <w:rPr>
          <w:rFonts w:ascii="Calibri" w:hAnsi="Calibri" w:cs="Calibri"/>
          <w:sz w:val="22"/>
          <w:szCs w:val="22"/>
        </w:rPr>
        <w:t>.PC.0</w:t>
      </w:r>
      <w:r w:rsidR="00D066E9">
        <w:rPr>
          <w:rFonts w:ascii="Calibri" w:hAnsi="Calibri" w:cs="Calibri"/>
          <w:sz w:val="22"/>
          <w:szCs w:val="22"/>
        </w:rPr>
        <w:t>5</w:t>
      </w:r>
      <w:r w:rsidRPr="00973E39">
        <w:rPr>
          <w:rFonts w:ascii="Calibri" w:hAnsi="Calibri" w:cs="Calibri"/>
          <w:sz w:val="22"/>
          <w:szCs w:val="22"/>
        </w:rPr>
        <w:t xml:space="preserve"> Product Capabilities Specification</w:t>
      </w:r>
      <w:bookmarkEnd w:id="685"/>
    </w:p>
    <w:p w14:paraId="3B438E51" w14:textId="77777777" w:rsidR="00B72638" w:rsidRPr="00B72638" w:rsidRDefault="00B72638" w:rsidP="00B72638"/>
    <w:tbl>
      <w:tblPr>
        <w:tblW w:w="89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80"/>
        <w:gridCol w:w="6935"/>
      </w:tblGrid>
      <w:tr w:rsidR="005739DA" w:rsidRPr="00973E39" w14:paraId="715498B3" w14:textId="77777777" w:rsidTr="00C37806">
        <w:trPr>
          <w:cantSplit/>
          <w:trHeight w:val="863"/>
          <w:tblHeader/>
        </w:trPr>
        <w:tc>
          <w:tcPr>
            <w:tcW w:w="1980" w:type="dxa"/>
            <w:shd w:val="clear" w:color="auto" w:fill="4C8B3F" w:themeFill="background2"/>
            <w:hideMark/>
          </w:tcPr>
          <w:p w14:paraId="7ACA7207" w14:textId="77777777" w:rsidR="005739DA" w:rsidRPr="00973E39" w:rsidRDefault="005739DA" w:rsidP="00C37806">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 ID</w:t>
            </w:r>
          </w:p>
        </w:tc>
        <w:tc>
          <w:tcPr>
            <w:tcW w:w="6935" w:type="dxa"/>
            <w:shd w:val="clear" w:color="auto" w:fill="4C8B3F" w:themeFill="background2"/>
          </w:tcPr>
          <w:p w14:paraId="43857133" w14:textId="77777777" w:rsidR="005739DA" w:rsidRPr="00973E39" w:rsidRDefault="005739DA" w:rsidP="00C37806">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w:t>
            </w:r>
          </w:p>
        </w:tc>
      </w:tr>
      <w:tr w:rsidR="005D1BD7" w:rsidRPr="00973E39" w14:paraId="2B3F2888" w14:textId="77777777" w:rsidTr="00C37806">
        <w:trPr>
          <w:cantSplit/>
          <w:trHeight w:val="350"/>
        </w:trPr>
        <w:tc>
          <w:tcPr>
            <w:tcW w:w="1980" w:type="dxa"/>
            <w:shd w:val="clear" w:color="auto" w:fill="FFFFFF" w:themeFill="background1"/>
          </w:tcPr>
          <w:p w14:paraId="55730FCD" w14:textId="1C920CE8" w:rsidR="00694C7C" w:rsidRPr="00253FF4" w:rsidRDefault="00694C7C" w:rsidP="00253FF4">
            <w:pPr>
              <w:contextualSpacing/>
              <w:rPr>
                <w:rFonts w:ascii="Calibri" w:hAnsi="Calibri" w:cs="Calibri"/>
                <w:sz w:val="22"/>
                <w:szCs w:val="22"/>
              </w:rPr>
            </w:pPr>
            <w:r w:rsidRPr="003E24A3">
              <w:rPr>
                <w:rFonts w:ascii="Calibri" w:hAnsi="Calibri" w:cs="Calibri"/>
                <w:color w:val="060808" w:themeColor="text1"/>
                <w:sz w:val="22"/>
                <w:szCs w:val="22"/>
              </w:rPr>
              <w:t>ETREN.PCS.0</w:t>
            </w:r>
            <w:r w:rsidR="00D066E9">
              <w:rPr>
                <w:rFonts w:ascii="Calibri" w:hAnsi="Calibri" w:cs="Calibri"/>
                <w:color w:val="060808" w:themeColor="text1"/>
                <w:sz w:val="22"/>
                <w:szCs w:val="22"/>
              </w:rPr>
              <w:t>5</w:t>
            </w:r>
            <w:r w:rsidRPr="003E24A3">
              <w:rPr>
                <w:rFonts w:ascii="Calibri" w:hAnsi="Calibri" w:cs="Calibri"/>
                <w:color w:val="060808" w:themeColor="text1"/>
                <w:sz w:val="22"/>
                <w:szCs w:val="22"/>
              </w:rPr>
              <w:t>.01</w:t>
            </w:r>
          </w:p>
        </w:tc>
        <w:tc>
          <w:tcPr>
            <w:tcW w:w="6935" w:type="dxa"/>
            <w:shd w:val="clear" w:color="auto" w:fill="FFFFFF" w:themeFill="background1"/>
          </w:tcPr>
          <w:p w14:paraId="3A320038" w14:textId="3427E353" w:rsidR="005D1BD7" w:rsidRPr="00253FF4" w:rsidRDefault="005D1BD7" w:rsidP="00253FF4">
            <w:pPr>
              <w:contextualSpacing/>
              <w:rPr>
                <w:rFonts w:ascii="Calibri" w:hAnsi="Calibri" w:cs="Calibri"/>
                <w:sz w:val="22"/>
                <w:szCs w:val="22"/>
              </w:rPr>
            </w:pPr>
            <w:r w:rsidRPr="00253FF4">
              <w:rPr>
                <w:rFonts w:ascii="Calibri" w:hAnsi="Calibri" w:cs="Calibri"/>
                <w:sz w:val="22"/>
                <w:szCs w:val="22"/>
              </w:rPr>
              <w:t xml:space="preserve">The system shall trigger </w:t>
            </w:r>
            <w:r w:rsidR="00253FF4" w:rsidRPr="00253FF4">
              <w:rPr>
                <w:rFonts w:ascii="Calibri" w:hAnsi="Calibri" w:cs="Calibri"/>
                <w:sz w:val="22"/>
                <w:szCs w:val="22"/>
              </w:rPr>
              <w:t xml:space="preserve">the </w:t>
            </w:r>
            <w:r w:rsidR="002F7DDF" w:rsidRPr="002F7DDF">
              <w:rPr>
                <w:rFonts w:ascii="Calibri" w:hAnsi="Calibri" w:cs="Calibri"/>
                <w:sz w:val="22"/>
                <w:szCs w:val="22"/>
              </w:rPr>
              <w:t>Adverse Action</w:t>
            </w:r>
            <w:r w:rsidR="002F7DDF">
              <w:rPr>
                <w:rFonts w:ascii="Calibri" w:hAnsi="Calibri" w:cs="Calibri"/>
                <w:sz w:val="22"/>
                <w:szCs w:val="22"/>
              </w:rPr>
              <w:t xml:space="preserve"> </w:t>
            </w:r>
            <w:r w:rsidR="00813469">
              <w:rPr>
                <w:rFonts w:ascii="Calibri" w:hAnsi="Calibri" w:cs="Calibri"/>
                <w:sz w:val="22"/>
                <w:szCs w:val="22"/>
              </w:rPr>
              <w:t>Warning Notice</w:t>
            </w:r>
            <w:r w:rsidR="002F7DDF">
              <w:rPr>
                <w:rFonts w:ascii="Calibri" w:hAnsi="Calibri" w:cs="Calibri"/>
                <w:sz w:val="22"/>
                <w:szCs w:val="22"/>
              </w:rPr>
              <w:t xml:space="preserve"> </w:t>
            </w:r>
            <w:r w:rsidRPr="00253FF4">
              <w:rPr>
                <w:rFonts w:ascii="Calibri" w:hAnsi="Calibri" w:cs="Calibri"/>
                <w:sz w:val="22"/>
                <w:szCs w:val="22"/>
              </w:rPr>
              <w:t>XML at the application level based on rules</w:t>
            </w:r>
            <w:r w:rsidR="008002A6">
              <w:rPr>
                <w:rFonts w:ascii="Calibri" w:hAnsi="Calibri" w:cs="Calibri"/>
                <w:sz w:val="22"/>
                <w:szCs w:val="22"/>
              </w:rPr>
              <w:t xml:space="preserve"> and trigger</w:t>
            </w:r>
            <w:r w:rsidRPr="00253FF4">
              <w:rPr>
                <w:rFonts w:ascii="Calibri" w:hAnsi="Calibri" w:cs="Calibri"/>
                <w:sz w:val="22"/>
                <w:szCs w:val="22"/>
              </w:rPr>
              <w:t xml:space="preserve"> defined in </w:t>
            </w:r>
            <w:hyperlink w:anchor="Noticetemplate" w:history="1">
              <w:r w:rsidRPr="008002A6">
                <w:rPr>
                  <w:rFonts w:ascii="Calibri" w:hAnsi="Calibri" w:cs="Calibri"/>
                  <w:color w:val="0079C1" w:themeColor="accent4"/>
                  <w:sz w:val="22"/>
                  <w:szCs w:val="22"/>
                  <w:u w:val="single"/>
                </w:rPr>
                <w:t>notice template</w:t>
              </w:r>
            </w:hyperlink>
            <w:r w:rsidRPr="00253FF4">
              <w:rPr>
                <w:rFonts w:ascii="Calibri" w:hAnsi="Calibri" w:cs="Calibri"/>
                <w:sz w:val="22"/>
                <w:szCs w:val="22"/>
              </w:rPr>
              <w:t xml:space="preserve">. </w:t>
            </w:r>
          </w:p>
        </w:tc>
      </w:tr>
      <w:tr w:rsidR="005D1BD7" w:rsidRPr="00973E39" w14:paraId="52949FEB" w14:textId="77777777" w:rsidTr="00253FF4">
        <w:trPr>
          <w:cantSplit/>
          <w:trHeight w:val="578"/>
        </w:trPr>
        <w:tc>
          <w:tcPr>
            <w:tcW w:w="1980" w:type="dxa"/>
            <w:shd w:val="clear" w:color="auto" w:fill="FFFFFF" w:themeFill="background1"/>
          </w:tcPr>
          <w:p w14:paraId="3102A81F" w14:textId="4014A30F" w:rsidR="005D1BD7" w:rsidRPr="00253FF4" w:rsidRDefault="00694C7C" w:rsidP="00253FF4">
            <w:pPr>
              <w:contextualSpacing/>
              <w:rPr>
                <w:rFonts w:ascii="Calibri" w:hAnsi="Calibri" w:cs="Calibri"/>
                <w:sz w:val="22"/>
                <w:szCs w:val="22"/>
              </w:rPr>
            </w:pPr>
            <w:r w:rsidRPr="003E24A3">
              <w:rPr>
                <w:rFonts w:ascii="Calibri" w:hAnsi="Calibri" w:cs="Calibri"/>
                <w:color w:val="060808" w:themeColor="text1"/>
                <w:sz w:val="22"/>
                <w:szCs w:val="22"/>
              </w:rPr>
              <w:t>ETREN.PCS.0</w:t>
            </w:r>
            <w:r w:rsidR="00D066E9">
              <w:rPr>
                <w:rFonts w:ascii="Calibri" w:hAnsi="Calibri" w:cs="Calibri"/>
                <w:color w:val="060808" w:themeColor="text1"/>
                <w:sz w:val="22"/>
                <w:szCs w:val="22"/>
              </w:rPr>
              <w:t>5</w:t>
            </w:r>
            <w:r w:rsidRPr="003E24A3">
              <w:rPr>
                <w:rFonts w:ascii="Calibri" w:hAnsi="Calibri" w:cs="Calibri"/>
                <w:color w:val="060808" w:themeColor="text1"/>
                <w:sz w:val="22"/>
                <w:szCs w:val="22"/>
              </w:rPr>
              <w:t>.0</w:t>
            </w:r>
            <w:r>
              <w:rPr>
                <w:rFonts w:ascii="Calibri" w:hAnsi="Calibri" w:cs="Calibri"/>
                <w:color w:val="060808" w:themeColor="text1"/>
                <w:sz w:val="22"/>
                <w:szCs w:val="22"/>
              </w:rPr>
              <w:t>2</w:t>
            </w:r>
          </w:p>
        </w:tc>
        <w:tc>
          <w:tcPr>
            <w:tcW w:w="6935" w:type="dxa"/>
            <w:shd w:val="clear" w:color="auto" w:fill="FFFFFF" w:themeFill="background1"/>
          </w:tcPr>
          <w:p w14:paraId="4DF88860" w14:textId="7948AF3B" w:rsidR="005D1BD7" w:rsidRPr="00253FF4" w:rsidRDefault="005D1BD7" w:rsidP="00253FF4">
            <w:pPr>
              <w:contextualSpacing/>
              <w:rPr>
                <w:rFonts w:ascii="Calibri" w:hAnsi="Calibri" w:cs="Calibri"/>
                <w:sz w:val="22"/>
                <w:szCs w:val="22"/>
              </w:rPr>
            </w:pPr>
            <w:r w:rsidRPr="00253FF4">
              <w:rPr>
                <w:rFonts w:ascii="Calibri" w:hAnsi="Calibri" w:cs="Calibri"/>
                <w:sz w:val="22"/>
                <w:szCs w:val="22"/>
              </w:rPr>
              <w:t xml:space="preserve">The system shall send the </w:t>
            </w:r>
            <w:r w:rsidR="002F7DDF" w:rsidRPr="002F7DDF">
              <w:rPr>
                <w:rFonts w:ascii="Calibri" w:hAnsi="Calibri" w:cs="Calibri"/>
                <w:sz w:val="22"/>
                <w:szCs w:val="22"/>
              </w:rPr>
              <w:t>Adverse Action</w:t>
            </w:r>
            <w:r w:rsidR="002F7DDF">
              <w:rPr>
                <w:rFonts w:ascii="Calibri" w:hAnsi="Calibri" w:cs="Calibri"/>
                <w:sz w:val="22"/>
                <w:szCs w:val="22"/>
              </w:rPr>
              <w:t xml:space="preserve"> </w:t>
            </w:r>
            <w:r w:rsidR="00813469">
              <w:rPr>
                <w:rFonts w:ascii="Calibri" w:hAnsi="Calibri" w:cs="Calibri"/>
                <w:sz w:val="22"/>
                <w:szCs w:val="22"/>
              </w:rPr>
              <w:t>Warning Notice</w:t>
            </w:r>
            <w:r w:rsidR="002F7DDF">
              <w:rPr>
                <w:rFonts w:ascii="Calibri" w:hAnsi="Calibri" w:cs="Calibri"/>
                <w:sz w:val="22"/>
                <w:szCs w:val="22"/>
              </w:rPr>
              <w:t xml:space="preserve"> </w:t>
            </w:r>
            <w:r w:rsidR="00253FF4" w:rsidRPr="00253FF4">
              <w:rPr>
                <w:rFonts w:ascii="Calibri" w:hAnsi="Calibri" w:cs="Calibri"/>
                <w:sz w:val="22"/>
                <w:szCs w:val="22"/>
              </w:rPr>
              <w:t xml:space="preserve">XML </w:t>
            </w:r>
            <w:r w:rsidRPr="00253FF4">
              <w:rPr>
                <w:rFonts w:ascii="Calibri" w:hAnsi="Calibri" w:cs="Calibri"/>
                <w:sz w:val="22"/>
                <w:szCs w:val="22"/>
              </w:rPr>
              <w:t xml:space="preserve">with the data elements identified in the </w:t>
            </w:r>
            <w:hyperlink w:anchor="Dataelementmappingsheet" w:history="1">
              <w:r w:rsidRPr="008002A6">
                <w:rPr>
                  <w:rFonts w:ascii="Calibri" w:hAnsi="Calibri" w:cs="Calibri"/>
                  <w:color w:val="0079C1" w:themeColor="accent4"/>
                  <w:sz w:val="22"/>
                  <w:szCs w:val="22"/>
                  <w:u w:val="single"/>
                </w:rPr>
                <w:t>Medicaid Data element mapping sheet</w:t>
              </w:r>
            </w:hyperlink>
            <w:r w:rsidR="00253FF4" w:rsidRPr="00253FF4">
              <w:rPr>
                <w:rFonts w:ascii="Calibri" w:hAnsi="Calibri" w:cs="Calibri"/>
                <w:sz w:val="22"/>
                <w:szCs w:val="22"/>
              </w:rPr>
              <w:t>.</w:t>
            </w:r>
          </w:p>
        </w:tc>
      </w:tr>
    </w:tbl>
    <w:p w14:paraId="5E7E51D8" w14:textId="77777777" w:rsidR="005739DA" w:rsidRPr="00973E39" w:rsidRDefault="005739DA" w:rsidP="005739DA">
      <w:pPr>
        <w:rPr>
          <w:sz w:val="22"/>
          <w:szCs w:val="22"/>
        </w:rPr>
      </w:pPr>
    </w:p>
    <w:p w14:paraId="2F16A2FD" w14:textId="77777777" w:rsidR="005739DA" w:rsidRDefault="005739DA" w:rsidP="005739DA">
      <w:pPr>
        <w:pStyle w:val="Heading3"/>
        <w:rPr>
          <w:rFonts w:ascii="Calibri" w:hAnsi="Calibri" w:cs="Calibri"/>
          <w:color w:val="auto"/>
          <w:sz w:val="22"/>
          <w:szCs w:val="22"/>
        </w:rPr>
      </w:pPr>
      <w:bookmarkStart w:id="686" w:name="_Toc212474318"/>
      <w:r w:rsidRPr="00973E39">
        <w:rPr>
          <w:rFonts w:ascii="Calibri" w:hAnsi="Calibri" w:cs="Calibri"/>
          <w:color w:val="auto"/>
          <w:sz w:val="22"/>
          <w:szCs w:val="22"/>
        </w:rPr>
        <w:t>UI/UX</w:t>
      </w:r>
      <w:bookmarkEnd w:id="686"/>
    </w:p>
    <w:p w14:paraId="3F14744B" w14:textId="77161073" w:rsidR="005739DA" w:rsidRPr="00973E39" w:rsidRDefault="005739DA" w:rsidP="00275037">
      <w:pPr>
        <w:ind w:firstLine="720"/>
        <w:rPr>
          <w:rFonts w:ascii="Calibri" w:hAnsi="Calibri" w:cs="Calibri"/>
          <w:sz w:val="22"/>
          <w:szCs w:val="22"/>
        </w:rPr>
      </w:pPr>
      <w:r w:rsidRPr="005739DA">
        <w:rPr>
          <w:rFonts w:ascii="Calibri" w:hAnsi="Calibri" w:cs="Calibri"/>
          <w:sz w:val="22"/>
          <w:szCs w:val="22"/>
        </w:rPr>
        <w:t>Not Applicable</w:t>
      </w:r>
    </w:p>
    <w:p w14:paraId="0EBE2702" w14:textId="77777777" w:rsidR="005739DA" w:rsidRPr="00973E39" w:rsidRDefault="005739DA" w:rsidP="005739DA">
      <w:pPr>
        <w:rPr>
          <w:rFonts w:ascii="Calibri" w:eastAsiaTheme="majorEastAsia" w:hAnsi="Calibri" w:cs="Calibri"/>
          <w:b/>
          <w:sz w:val="22"/>
          <w:szCs w:val="22"/>
        </w:rPr>
      </w:pPr>
    </w:p>
    <w:p w14:paraId="2FEB2F53" w14:textId="77777777" w:rsidR="005739DA" w:rsidRPr="00973E39" w:rsidRDefault="005739DA" w:rsidP="005739DA">
      <w:pPr>
        <w:pStyle w:val="Heading3"/>
        <w:ind w:left="1224" w:hanging="504"/>
        <w:rPr>
          <w:rFonts w:ascii="Calibri" w:hAnsi="Calibri" w:cs="Calibri"/>
          <w:sz w:val="22"/>
          <w:szCs w:val="22"/>
        </w:rPr>
      </w:pPr>
      <w:bookmarkStart w:id="687" w:name="_Toc212474319"/>
      <w:r w:rsidRPr="00973E39">
        <w:rPr>
          <w:rFonts w:ascii="Calibri" w:hAnsi="Calibri" w:cs="Calibri"/>
          <w:color w:val="auto"/>
          <w:sz w:val="22"/>
          <w:szCs w:val="22"/>
        </w:rPr>
        <w:t>Special Design Consideration &amp; Transaction Information</w:t>
      </w:r>
      <w:bookmarkEnd w:id="687"/>
    </w:p>
    <w:p w14:paraId="464754A9" w14:textId="340A4988" w:rsidR="00241271" w:rsidRPr="00973E39" w:rsidRDefault="005739DA" w:rsidP="00006F9C">
      <w:pPr>
        <w:ind w:firstLine="720"/>
        <w:rPr>
          <w:rFonts w:ascii="Calibri" w:hAnsi="Calibri" w:cs="Calibri"/>
          <w:sz w:val="22"/>
          <w:szCs w:val="22"/>
        </w:rPr>
      </w:pPr>
      <w:r>
        <w:rPr>
          <w:rFonts w:ascii="Calibri" w:hAnsi="Calibri" w:cs="Calibri"/>
          <w:sz w:val="22"/>
          <w:szCs w:val="22"/>
        </w:rPr>
        <w:t>Not Applicable</w:t>
      </w:r>
    </w:p>
    <w:p w14:paraId="53B9A2A8" w14:textId="1B5A71F6" w:rsidR="00AA181D" w:rsidRPr="00747B75" w:rsidRDefault="00275037" w:rsidP="00275037">
      <w:pPr>
        <w:rPr>
          <w:rFonts w:ascii="Calibri" w:hAnsi="Calibri" w:cs="Calibri"/>
        </w:rPr>
      </w:pPr>
      <w:r>
        <w:rPr>
          <w:rFonts w:ascii="Calibri" w:hAnsi="Calibri" w:cs="Calibri"/>
        </w:rPr>
        <w:br w:type="page"/>
      </w:r>
    </w:p>
    <w:p w14:paraId="3C04A3D2" w14:textId="2E92139D" w:rsidR="00E7527B" w:rsidRPr="003E5BA5" w:rsidRDefault="00E7527B" w:rsidP="00E7527B">
      <w:pPr>
        <w:pStyle w:val="ListParagraph"/>
        <w:keepNext/>
        <w:numPr>
          <w:ilvl w:val="1"/>
          <w:numId w:val="12"/>
        </w:numPr>
        <w:spacing w:before="200" w:after="60" w:line="276" w:lineRule="auto"/>
        <w:outlineLvl w:val="1"/>
        <w:rPr>
          <w:rFonts w:ascii="Calibri" w:hAnsi="Calibri" w:cs="Calibri"/>
          <w:b/>
          <w:sz w:val="22"/>
          <w:szCs w:val="22"/>
        </w:rPr>
      </w:pPr>
      <w:r>
        <w:rPr>
          <w:rFonts w:ascii="Calibri" w:hAnsi="Calibri" w:cs="Calibri"/>
          <w:b/>
          <w:sz w:val="22"/>
          <w:szCs w:val="22"/>
        </w:rPr>
        <w:t>ETREN</w:t>
      </w:r>
      <w:r w:rsidRPr="00103806">
        <w:rPr>
          <w:rFonts w:ascii="Calibri" w:hAnsi="Calibri" w:cs="Calibri"/>
          <w:b/>
          <w:sz w:val="22"/>
          <w:szCs w:val="22"/>
        </w:rPr>
        <w:t>.PC0</w:t>
      </w:r>
      <w:r>
        <w:rPr>
          <w:rFonts w:ascii="Calibri" w:hAnsi="Calibri" w:cs="Calibri"/>
          <w:b/>
          <w:sz w:val="22"/>
          <w:szCs w:val="22"/>
        </w:rPr>
        <w:t>6</w:t>
      </w:r>
      <w:r w:rsidRPr="00103806">
        <w:rPr>
          <w:rFonts w:ascii="Calibri" w:hAnsi="Calibri" w:cs="Calibri"/>
          <w:b/>
          <w:sz w:val="22"/>
          <w:szCs w:val="22"/>
        </w:rPr>
        <w:t xml:space="preserve"> </w:t>
      </w:r>
      <w:r w:rsidRPr="003E5BA5">
        <w:rPr>
          <w:rFonts w:ascii="Calibri" w:hAnsi="Calibri" w:cs="Calibri"/>
          <w:b/>
          <w:sz w:val="22"/>
          <w:szCs w:val="22"/>
        </w:rPr>
        <w:t xml:space="preserve">– </w:t>
      </w:r>
      <w:r w:rsidR="00B55BA4" w:rsidRPr="00B55BA4">
        <w:rPr>
          <w:rFonts w:ascii="Calibri" w:hAnsi="Calibri" w:cs="Calibri"/>
          <w:b/>
          <w:sz w:val="22"/>
          <w:szCs w:val="22"/>
        </w:rPr>
        <w:t>Provide a configurable ability to enable the agent portal user to verify the RFI during select circumstances</w:t>
      </w:r>
    </w:p>
    <w:p w14:paraId="190D7ABF" w14:textId="77777777" w:rsidR="00E7527B" w:rsidRPr="00747B75" w:rsidRDefault="00E7527B" w:rsidP="00E7527B">
      <w:pPr>
        <w:pStyle w:val="ListParagraph"/>
        <w:keepNext/>
        <w:keepLines/>
        <w:pageBreakBefore/>
        <w:numPr>
          <w:ilvl w:val="1"/>
          <w:numId w:val="2"/>
        </w:numPr>
        <w:pBdr>
          <w:bottom w:val="single" w:sz="12" w:space="1" w:color="4C8B3F" w:themeColor="background2"/>
        </w:pBdr>
        <w:spacing w:after="240"/>
        <w:outlineLvl w:val="0"/>
        <w:rPr>
          <w:rFonts w:ascii="Calibri" w:eastAsiaTheme="majorEastAsia" w:hAnsi="Calibri" w:cs="Calibri"/>
          <w:b/>
          <w:vanish/>
          <w:sz w:val="28"/>
          <w:szCs w:val="26"/>
        </w:rPr>
      </w:pPr>
    </w:p>
    <w:p w14:paraId="352AA17E" w14:textId="77777777" w:rsidR="00E7527B" w:rsidRPr="00973E39" w:rsidRDefault="00E7527B" w:rsidP="00E7527B">
      <w:pPr>
        <w:pStyle w:val="Heading3"/>
        <w:ind w:left="1224" w:hanging="504"/>
        <w:rPr>
          <w:rFonts w:ascii="Calibri" w:hAnsi="Calibri" w:cs="Calibri"/>
          <w:color w:val="auto"/>
          <w:sz w:val="22"/>
          <w:szCs w:val="22"/>
        </w:rPr>
      </w:pPr>
      <w:r w:rsidRPr="00973E39">
        <w:rPr>
          <w:rFonts w:ascii="Calibri" w:hAnsi="Calibri" w:cs="Calibri"/>
          <w:color w:val="auto"/>
          <w:sz w:val="22"/>
          <w:szCs w:val="22"/>
        </w:rPr>
        <w:t>Description</w:t>
      </w:r>
    </w:p>
    <w:p w14:paraId="3B534C2C" w14:textId="4DFF146C" w:rsidR="00751D4F" w:rsidRDefault="00E7527B" w:rsidP="00751D4F">
      <w:pPr>
        <w:ind w:left="720"/>
        <w:rPr>
          <w:rFonts w:ascii="Calibri" w:hAnsi="Calibri" w:cs="Calibri"/>
          <w:sz w:val="22"/>
          <w:szCs w:val="22"/>
        </w:rPr>
      </w:pPr>
      <w:r w:rsidRPr="000C7E27">
        <w:rPr>
          <w:rFonts w:ascii="Calibri" w:hAnsi="Calibri" w:cs="Calibri"/>
          <w:sz w:val="22"/>
          <w:szCs w:val="22"/>
        </w:rPr>
        <w:t>This product capability defines the requiremen</w:t>
      </w:r>
      <w:r w:rsidR="00B55BA4">
        <w:rPr>
          <w:rFonts w:ascii="Calibri" w:hAnsi="Calibri" w:cs="Calibri"/>
          <w:sz w:val="22"/>
          <w:szCs w:val="22"/>
        </w:rPr>
        <w:t xml:space="preserve">t to provide </w:t>
      </w:r>
      <w:r w:rsidR="0026470C">
        <w:rPr>
          <w:rFonts w:ascii="Calibri" w:hAnsi="Calibri" w:cs="Calibri"/>
          <w:sz w:val="22"/>
          <w:szCs w:val="22"/>
        </w:rPr>
        <w:t xml:space="preserve">configuration to enable the agent portal user to verify any RFI for any household member when the application </w:t>
      </w:r>
      <w:r w:rsidR="006008EE">
        <w:rPr>
          <w:rFonts w:ascii="Calibri" w:hAnsi="Calibri" w:cs="Calibri"/>
          <w:sz w:val="22"/>
          <w:szCs w:val="22"/>
        </w:rPr>
        <w:t>is being processed through the QHP &amp; Mixed HH renewal process or Medicaid renewal process</w:t>
      </w:r>
      <w:r w:rsidR="00751D4F">
        <w:rPr>
          <w:rFonts w:ascii="Calibri" w:hAnsi="Calibri" w:cs="Calibri"/>
          <w:sz w:val="22"/>
          <w:szCs w:val="22"/>
        </w:rPr>
        <w:t xml:space="preserve"> in below circumstances.</w:t>
      </w:r>
    </w:p>
    <w:p w14:paraId="34EBF5A1" w14:textId="77777777" w:rsidR="00751D4F" w:rsidRDefault="00751D4F" w:rsidP="00751D4F">
      <w:pPr>
        <w:ind w:left="720"/>
        <w:rPr>
          <w:rFonts w:ascii="Calibri" w:hAnsi="Calibri" w:cs="Calibri"/>
          <w:sz w:val="22"/>
          <w:szCs w:val="22"/>
        </w:rPr>
      </w:pPr>
    </w:p>
    <w:p w14:paraId="3BD3D376" w14:textId="1A1560BB" w:rsidR="00751D4F" w:rsidRPr="00EB3C9E" w:rsidRDefault="003B2904" w:rsidP="00EB3C9E">
      <w:pPr>
        <w:pStyle w:val="ListParagraph"/>
        <w:numPr>
          <w:ilvl w:val="3"/>
          <w:numId w:val="41"/>
        </w:numPr>
        <w:ind w:left="990"/>
        <w:rPr>
          <w:rFonts w:ascii="Calibri" w:hAnsi="Calibri" w:cs="Calibri"/>
          <w:sz w:val="22"/>
          <w:szCs w:val="22"/>
        </w:rPr>
      </w:pPr>
      <w:r w:rsidRPr="00EB3C9E">
        <w:rPr>
          <w:rFonts w:ascii="Calibri" w:hAnsi="Calibri" w:cs="Calibri"/>
          <w:sz w:val="22"/>
          <w:szCs w:val="22"/>
        </w:rPr>
        <w:t xml:space="preserve">When either of the </w:t>
      </w:r>
      <w:r w:rsidR="00EB3C9E" w:rsidRPr="00EB3C9E">
        <w:rPr>
          <w:rFonts w:ascii="Calibri" w:hAnsi="Calibri" w:cs="Calibri"/>
          <w:sz w:val="22"/>
          <w:szCs w:val="22"/>
        </w:rPr>
        <w:t>conditions below</w:t>
      </w:r>
      <w:r w:rsidRPr="00EB3C9E">
        <w:rPr>
          <w:rFonts w:ascii="Calibri" w:hAnsi="Calibri" w:cs="Calibri"/>
          <w:sz w:val="22"/>
          <w:szCs w:val="22"/>
        </w:rPr>
        <w:t xml:space="preserve"> </w:t>
      </w:r>
      <w:r w:rsidR="00EB3C9E" w:rsidRPr="00EB3C9E">
        <w:rPr>
          <w:rFonts w:ascii="Calibri" w:hAnsi="Calibri" w:cs="Calibri"/>
          <w:sz w:val="22"/>
          <w:szCs w:val="22"/>
        </w:rPr>
        <w:t>satisfies d</w:t>
      </w:r>
      <w:r w:rsidR="00751D4F" w:rsidRPr="00EB3C9E">
        <w:rPr>
          <w:rFonts w:ascii="Calibri" w:hAnsi="Calibri" w:cs="Calibri"/>
          <w:sz w:val="22"/>
          <w:szCs w:val="22"/>
        </w:rPr>
        <w:t>uring QHP &amp; Mixed H</w:t>
      </w:r>
      <w:r w:rsidRPr="00EB3C9E">
        <w:rPr>
          <w:rFonts w:ascii="Calibri" w:hAnsi="Calibri" w:cs="Calibri"/>
          <w:sz w:val="22"/>
          <w:szCs w:val="22"/>
        </w:rPr>
        <w:t xml:space="preserve">H </w:t>
      </w:r>
      <w:r w:rsidR="00EB3C9E" w:rsidRPr="00EB3C9E">
        <w:rPr>
          <w:rFonts w:ascii="Calibri" w:hAnsi="Calibri" w:cs="Calibri"/>
          <w:sz w:val="22"/>
          <w:szCs w:val="22"/>
        </w:rPr>
        <w:t>renewal:</w:t>
      </w:r>
    </w:p>
    <w:p w14:paraId="70B01DBF" w14:textId="12DB77B7" w:rsidR="00EB3C9E" w:rsidRPr="00421817" w:rsidRDefault="00EB3C9E" w:rsidP="00EB3C9E">
      <w:pPr>
        <w:pStyle w:val="ListParagraph"/>
        <w:numPr>
          <w:ilvl w:val="0"/>
          <w:numId w:val="60"/>
        </w:numPr>
        <w:ind w:left="2160"/>
        <w:rPr>
          <w:rFonts w:ascii="Calibri" w:hAnsi="Calibri" w:cs="Calibri"/>
          <w:sz w:val="22"/>
          <w:szCs w:val="22"/>
        </w:rPr>
      </w:pPr>
      <w:r>
        <w:rPr>
          <w:rFonts w:ascii="Calibri" w:hAnsi="Calibri" w:cs="Calibri"/>
          <w:sz w:val="22"/>
          <w:szCs w:val="22"/>
        </w:rPr>
        <w:t>Preliminary</w:t>
      </w:r>
      <w:r w:rsidRPr="00421817">
        <w:rPr>
          <w:rFonts w:ascii="Calibri" w:hAnsi="Calibri" w:cs="Calibri"/>
          <w:sz w:val="22"/>
          <w:szCs w:val="22"/>
        </w:rPr>
        <w:t xml:space="preserve"> eligibility is created with PPF.</w:t>
      </w:r>
    </w:p>
    <w:p w14:paraId="2F721B41" w14:textId="14C2A739" w:rsidR="00EB3C9E" w:rsidRDefault="00EB3C9E" w:rsidP="00EB3C9E">
      <w:pPr>
        <w:pStyle w:val="ListParagraph"/>
        <w:numPr>
          <w:ilvl w:val="0"/>
          <w:numId w:val="60"/>
        </w:numPr>
        <w:ind w:left="2160"/>
        <w:rPr>
          <w:rFonts w:ascii="Calibri" w:hAnsi="Calibri" w:cs="Calibri"/>
          <w:sz w:val="22"/>
          <w:szCs w:val="22"/>
        </w:rPr>
      </w:pPr>
      <w:r>
        <w:rPr>
          <w:rFonts w:ascii="Calibri" w:hAnsi="Calibri" w:cs="Calibri"/>
          <w:sz w:val="22"/>
          <w:szCs w:val="22"/>
        </w:rPr>
        <w:t>Pr</w:t>
      </w:r>
      <w:r w:rsidRPr="00421817">
        <w:rPr>
          <w:rFonts w:ascii="Calibri" w:hAnsi="Calibri" w:cs="Calibri"/>
          <w:sz w:val="22"/>
          <w:szCs w:val="22"/>
        </w:rPr>
        <w:t xml:space="preserve">eliminary eligibility is created and </w:t>
      </w:r>
      <w:r>
        <w:rPr>
          <w:rFonts w:ascii="Calibri" w:hAnsi="Calibri" w:cs="Calibri"/>
          <w:sz w:val="22"/>
          <w:szCs w:val="22"/>
        </w:rPr>
        <w:t xml:space="preserve">there is </w:t>
      </w:r>
      <w:r w:rsidRPr="00421817">
        <w:rPr>
          <w:rFonts w:ascii="Calibri" w:hAnsi="Calibri" w:cs="Calibri"/>
          <w:sz w:val="22"/>
          <w:szCs w:val="22"/>
        </w:rPr>
        <w:t xml:space="preserve">at least one </w:t>
      </w:r>
      <w:r>
        <w:rPr>
          <w:rFonts w:ascii="Calibri" w:hAnsi="Calibri" w:cs="Calibri"/>
          <w:sz w:val="22"/>
          <w:szCs w:val="22"/>
        </w:rPr>
        <w:t xml:space="preserve">Medicaid Pend </w:t>
      </w:r>
      <w:r w:rsidRPr="00421817">
        <w:rPr>
          <w:rFonts w:ascii="Calibri" w:hAnsi="Calibri" w:cs="Calibri"/>
          <w:sz w:val="22"/>
          <w:szCs w:val="22"/>
        </w:rPr>
        <w:t xml:space="preserve">member </w:t>
      </w:r>
      <w:r>
        <w:rPr>
          <w:rFonts w:ascii="Calibri" w:hAnsi="Calibri" w:cs="Calibri"/>
          <w:sz w:val="22"/>
          <w:szCs w:val="22"/>
        </w:rPr>
        <w:t xml:space="preserve">present in the </w:t>
      </w:r>
      <w:r w:rsidRPr="00421817">
        <w:rPr>
          <w:rFonts w:ascii="Calibri" w:hAnsi="Calibri" w:cs="Calibri"/>
          <w:sz w:val="22"/>
          <w:szCs w:val="22"/>
        </w:rPr>
        <w:t>current year’s eligibility.</w:t>
      </w:r>
    </w:p>
    <w:p w14:paraId="10E2A277" w14:textId="6EC6DD7F" w:rsidR="00EB3C9E" w:rsidRDefault="00EB3C9E" w:rsidP="00EB3C9E">
      <w:pPr>
        <w:pStyle w:val="ListParagraph"/>
        <w:numPr>
          <w:ilvl w:val="0"/>
          <w:numId w:val="41"/>
        </w:numPr>
        <w:rPr>
          <w:rFonts w:ascii="Calibri" w:hAnsi="Calibri" w:cs="Calibri"/>
          <w:sz w:val="22"/>
          <w:szCs w:val="22"/>
        </w:rPr>
      </w:pPr>
      <w:r>
        <w:rPr>
          <w:rFonts w:ascii="Calibri" w:hAnsi="Calibri" w:cs="Calibri"/>
          <w:sz w:val="22"/>
          <w:szCs w:val="22"/>
        </w:rPr>
        <w:t xml:space="preserve">When the application is being processed through any stage </w:t>
      </w:r>
      <w:r w:rsidRPr="00BA3B2B">
        <w:rPr>
          <w:rFonts w:ascii="Calibri" w:hAnsi="Calibri" w:cs="Calibri"/>
          <w:sz w:val="22"/>
          <w:szCs w:val="22"/>
        </w:rPr>
        <w:t>during Medicaid renewals</w:t>
      </w:r>
      <w:r>
        <w:rPr>
          <w:rFonts w:ascii="Calibri" w:hAnsi="Calibri" w:cs="Calibri"/>
          <w:sz w:val="22"/>
          <w:szCs w:val="22"/>
        </w:rPr>
        <w:t xml:space="preserve"> Process.</w:t>
      </w:r>
    </w:p>
    <w:p w14:paraId="2A41F9CE" w14:textId="77777777" w:rsidR="00650B61" w:rsidRPr="00650B61" w:rsidRDefault="00650B61" w:rsidP="00650B61">
      <w:pPr>
        <w:pStyle w:val="ListParagraph"/>
        <w:numPr>
          <w:ilvl w:val="0"/>
          <w:numId w:val="41"/>
        </w:numPr>
        <w:rPr>
          <w:rFonts w:ascii="Calibri" w:hAnsi="Calibri" w:cs="Calibri"/>
          <w:sz w:val="22"/>
          <w:szCs w:val="22"/>
        </w:rPr>
      </w:pPr>
      <w:r w:rsidRPr="00650B61">
        <w:rPr>
          <w:rFonts w:ascii="Calibri" w:hAnsi="Calibri" w:cs="Calibri"/>
          <w:sz w:val="22"/>
          <w:szCs w:val="22"/>
        </w:rPr>
        <w:t>When the Medicaid renewal time clock is in progress due to reinstatement process initiated through change address screen.</w:t>
      </w:r>
    </w:p>
    <w:p w14:paraId="7F898A4F" w14:textId="77777777" w:rsidR="00E7527B" w:rsidRPr="00973E39" w:rsidRDefault="00E7527B" w:rsidP="00E7527B">
      <w:pPr>
        <w:ind w:left="720"/>
        <w:rPr>
          <w:rFonts w:ascii="Calibri" w:hAnsi="Calibri" w:cs="Calibri"/>
          <w:sz w:val="22"/>
          <w:szCs w:val="22"/>
        </w:rPr>
      </w:pPr>
    </w:p>
    <w:p w14:paraId="5A8C02CA" w14:textId="77777777" w:rsidR="00E7527B" w:rsidRPr="008456FC" w:rsidRDefault="00E7527B" w:rsidP="00E7527B">
      <w:pPr>
        <w:pStyle w:val="Heading3"/>
        <w:ind w:left="1224" w:hanging="504"/>
        <w:rPr>
          <w:rFonts w:ascii="Calibri" w:hAnsi="Calibri" w:cs="Calibri"/>
          <w:color w:val="auto"/>
          <w:sz w:val="22"/>
          <w:szCs w:val="22"/>
        </w:rPr>
      </w:pPr>
      <w:r w:rsidRPr="00973E39">
        <w:rPr>
          <w:rFonts w:ascii="Calibri" w:hAnsi="Calibri" w:cs="Calibri"/>
          <w:color w:val="auto"/>
          <w:sz w:val="22"/>
          <w:szCs w:val="22"/>
        </w:rPr>
        <w:t>Current System Behavior</w:t>
      </w:r>
    </w:p>
    <w:p w14:paraId="088AFAB8" w14:textId="55909D7C" w:rsidR="00872AAC" w:rsidRDefault="00E7527B" w:rsidP="00A37672">
      <w:pPr>
        <w:ind w:left="720"/>
        <w:rPr>
          <w:rFonts w:ascii="Calibri" w:hAnsi="Calibri" w:cs="Calibri"/>
          <w:sz w:val="22"/>
          <w:szCs w:val="22"/>
        </w:rPr>
      </w:pPr>
      <w:r w:rsidRPr="00C2076E">
        <w:rPr>
          <w:rFonts w:ascii="Calibri" w:hAnsi="Calibri" w:cs="Calibri"/>
          <w:sz w:val="22"/>
          <w:szCs w:val="22"/>
        </w:rPr>
        <w:t xml:space="preserve">Currently, the HIX system </w:t>
      </w:r>
      <w:r w:rsidR="00A37672">
        <w:rPr>
          <w:rFonts w:ascii="Calibri" w:hAnsi="Calibri" w:cs="Calibri"/>
          <w:sz w:val="22"/>
          <w:szCs w:val="22"/>
        </w:rPr>
        <w:t xml:space="preserve">does not </w:t>
      </w:r>
      <w:r w:rsidR="003100F6">
        <w:rPr>
          <w:rFonts w:ascii="Calibri" w:hAnsi="Calibri" w:cs="Calibri"/>
          <w:sz w:val="22"/>
          <w:szCs w:val="22"/>
        </w:rPr>
        <w:t xml:space="preserve">allow the agent portal user to verify the RFI </w:t>
      </w:r>
      <w:r w:rsidR="005507F9">
        <w:rPr>
          <w:rFonts w:ascii="Calibri" w:hAnsi="Calibri" w:cs="Calibri"/>
          <w:sz w:val="22"/>
          <w:szCs w:val="22"/>
        </w:rPr>
        <w:t xml:space="preserve">in the </w:t>
      </w:r>
      <w:r w:rsidR="0036524D">
        <w:rPr>
          <w:rFonts w:ascii="Calibri" w:hAnsi="Calibri" w:cs="Calibri"/>
          <w:sz w:val="22"/>
          <w:szCs w:val="22"/>
        </w:rPr>
        <w:t>circumstances below:</w:t>
      </w:r>
    </w:p>
    <w:p w14:paraId="5827FEAF" w14:textId="6D704EC6" w:rsidR="00E7527B" w:rsidRDefault="003100F6" w:rsidP="00A37672">
      <w:pPr>
        <w:ind w:left="720"/>
        <w:rPr>
          <w:rFonts w:ascii="Calibri" w:hAnsi="Calibri" w:cs="Calibri"/>
          <w:sz w:val="22"/>
          <w:szCs w:val="22"/>
        </w:rPr>
      </w:pPr>
      <w:r>
        <w:rPr>
          <w:rFonts w:ascii="Calibri" w:hAnsi="Calibri" w:cs="Calibri"/>
          <w:sz w:val="22"/>
          <w:szCs w:val="22"/>
        </w:rPr>
        <w:t xml:space="preserve"> </w:t>
      </w:r>
    </w:p>
    <w:p w14:paraId="3231632F" w14:textId="48939629" w:rsidR="00872AAC" w:rsidRPr="00EB3C9E" w:rsidRDefault="00872AAC" w:rsidP="00872AAC">
      <w:pPr>
        <w:pStyle w:val="ListParagraph"/>
        <w:numPr>
          <w:ilvl w:val="3"/>
          <w:numId w:val="41"/>
        </w:numPr>
        <w:ind w:left="990"/>
        <w:rPr>
          <w:rFonts w:ascii="Calibri" w:hAnsi="Calibri" w:cs="Calibri"/>
          <w:sz w:val="22"/>
          <w:szCs w:val="22"/>
        </w:rPr>
      </w:pPr>
      <w:r w:rsidRPr="00EB3C9E">
        <w:rPr>
          <w:rFonts w:ascii="Calibri" w:hAnsi="Calibri" w:cs="Calibri"/>
          <w:sz w:val="22"/>
          <w:szCs w:val="22"/>
        </w:rPr>
        <w:t xml:space="preserve">When </w:t>
      </w:r>
      <w:r>
        <w:rPr>
          <w:rFonts w:ascii="Calibri" w:hAnsi="Calibri" w:cs="Calibri"/>
          <w:sz w:val="22"/>
          <w:szCs w:val="22"/>
        </w:rPr>
        <w:t xml:space="preserve">the application is being processed through QHP &amp; Mixed HH renewal process and </w:t>
      </w:r>
      <w:r w:rsidRPr="00EB3C9E">
        <w:rPr>
          <w:rFonts w:ascii="Calibri" w:hAnsi="Calibri" w:cs="Calibri"/>
          <w:sz w:val="22"/>
          <w:szCs w:val="22"/>
        </w:rPr>
        <w:t xml:space="preserve">either of the conditions below </w:t>
      </w:r>
      <w:r w:rsidR="0036524D" w:rsidRPr="00EB3C9E">
        <w:rPr>
          <w:rFonts w:ascii="Calibri" w:hAnsi="Calibri" w:cs="Calibri"/>
          <w:sz w:val="22"/>
          <w:szCs w:val="22"/>
        </w:rPr>
        <w:t>satisfy</w:t>
      </w:r>
      <w:r w:rsidRPr="00EB3C9E">
        <w:rPr>
          <w:rFonts w:ascii="Calibri" w:hAnsi="Calibri" w:cs="Calibri"/>
          <w:sz w:val="22"/>
          <w:szCs w:val="22"/>
        </w:rPr>
        <w:t>:</w:t>
      </w:r>
    </w:p>
    <w:p w14:paraId="2BB6BE51" w14:textId="77777777" w:rsidR="00872AAC" w:rsidRPr="00421817" w:rsidRDefault="00872AAC" w:rsidP="00872AAC">
      <w:pPr>
        <w:pStyle w:val="ListParagraph"/>
        <w:numPr>
          <w:ilvl w:val="0"/>
          <w:numId w:val="60"/>
        </w:numPr>
        <w:ind w:left="2160"/>
        <w:rPr>
          <w:rFonts w:ascii="Calibri" w:hAnsi="Calibri" w:cs="Calibri"/>
          <w:sz w:val="22"/>
          <w:szCs w:val="22"/>
        </w:rPr>
      </w:pPr>
      <w:r>
        <w:rPr>
          <w:rFonts w:ascii="Calibri" w:hAnsi="Calibri" w:cs="Calibri"/>
          <w:sz w:val="22"/>
          <w:szCs w:val="22"/>
        </w:rPr>
        <w:t>Preliminary</w:t>
      </w:r>
      <w:r w:rsidRPr="00421817">
        <w:rPr>
          <w:rFonts w:ascii="Calibri" w:hAnsi="Calibri" w:cs="Calibri"/>
          <w:sz w:val="22"/>
          <w:szCs w:val="22"/>
        </w:rPr>
        <w:t xml:space="preserve"> eligibility is created with PPF.</w:t>
      </w:r>
    </w:p>
    <w:p w14:paraId="1CB004C4" w14:textId="77777777" w:rsidR="00872AAC" w:rsidRDefault="00872AAC" w:rsidP="00872AAC">
      <w:pPr>
        <w:pStyle w:val="ListParagraph"/>
        <w:numPr>
          <w:ilvl w:val="0"/>
          <w:numId w:val="60"/>
        </w:numPr>
        <w:ind w:left="2160"/>
        <w:rPr>
          <w:rFonts w:ascii="Calibri" w:hAnsi="Calibri" w:cs="Calibri"/>
          <w:sz w:val="22"/>
          <w:szCs w:val="22"/>
        </w:rPr>
      </w:pPr>
      <w:r>
        <w:rPr>
          <w:rFonts w:ascii="Calibri" w:hAnsi="Calibri" w:cs="Calibri"/>
          <w:sz w:val="22"/>
          <w:szCs w:val="22"/>
        </w:rPr>
        <w:t>Pr</w:t>
      </w:r>
      <w:r w:rsidRPr="00421817">
        <w:rPr>
          <w:rFonts w:ascii="Calibri" w:hAnsi="Calibri" w:cs="Calibri"/>
          <w:sz w:val="22"/>
          <w:szCs w:val="22"/>
        </w:rPr>
        <w:t xml:space="preserve">eliminary eligibility is created and </w:t>
      </w:r>
      <w:r>
        <w:rPr>
          <w:rFonts w:ascii="Calibri" w:hAnsi="Calibri" w:cs="Calibri"/>
          <w:sz w:val="22"/>
          <w:szCs w:val="22"/>
        </w:rPr>
        <w:t xml:space="preserve">there is </w:t>
      </w:r>
      <w:r w:rsidRPr="00421817">
        <w:rPr>
          <w:rFonts w:ascii="Calibri" w:hAnsi="Calibri" w:cs="Calibri"/>
          <w:sz w:val="22"/>
          <w:szCs w:val="22"/>
        </w:rPr>
        <w:t xml:space="preserve">at least one </w:t>
      </w:r>
      <w:r>
        <w:rPr>
          <w:rFonts w:ascii="Calibri" w:hAnsi="Calibri" w:cs="Calibri"/>
          <w:sz w:val="22"/>
          <w:szCs w:val="22"/>
        </w:rPr>
        <w:t xml:space="preserve">Medicaid Pend </w:t>
      </w:r>
      <w:r w:rsidRPr="00421817">
        <w:rPr>
          <w:rFonts w:ascii="Calibri" w:hAnsi="Calibri" w:cs="Calibri"/>
          <w:sz w:val="22"/>
          <w:szCs w:val="22"/>
        </w:rPr>
        <w:t xml:space="preserve">member </w:t>
      </w:r>
      <w:r>
        <w:rPr>
          <w:rFonts w:ascii="Calibri" w:hAnsi="Calibri" w:cs="Calibri"/>
          <w:sz w:val="22"/>
          <w:szCs w:val="22"/>
        </w:rPr>
        <w:t xml:space="preserve">present in the </w:t>
      </w:r>
      <w:r w:rsidRPr="00421817">
        <w:rPr>
          <w:rFonts w:ascii="Calibri" w:hAnsi="Calibri" w:cs="Calibri"/>
          <w:sz w:val="22"/>
          <w:szCs w:val="22"/>
        </w:rPr>
        <w:t>current year’s eligibility.</w:t>
      </w:r>
    </w:p>
    <w:p w14:paraId="27B396CA" w14:textId="45C4A525" w:rsidR="00872AAC" w:rsidRDefault="00872AAC" w:rsidP="0036524D">
      <w:pPr>
        <w:pStyle w:val="ListParagraph"/>
        <w:numPr>
          <w:ilvl w:val="3"/>
          <w:numId w:val="41"/>
        </w:numPr>
        <w:ind w:left="990"/>
        <w:rPr>
          <w:rFonts w:ascii="Calibri" w:hAnsi="Calibri" w:cs="Calibri"/>
          <w:sz w:val="22"/>
          <w:szCs w:val="22"/>
        </w:rPr>
      </w:pPr>
      <w:r w:rsidRPr="0036524D">
        <w:rPr>
          <w:rFonts w:ascii="Calibri" w:hAnsi="Calibri" w:cs="Calibri"/>
          <w:sz w:val="22"/>
          <w:szCs w:val="22"/>
        </w:rPr>
        <w:t>When the application is being processed through any stage during Medicaid renewals Process.</w:t>
      </w:r>
    </w:p>
    <w:p w14:paraId="70812359" w14:textId="4DD9887A" w:rsidR="00AF10E1" w:rsidRPr="0036524D" w:rsidRDefault="00AF10E1" w:rsidP="00AF10E1">
      <w:pPr>
        <w:pStyle w:val="ListParagraph"/>
        <w:numPr>
          <w:ilvl w:val="3"/>
          <w:numId w:val="41"/>
        </w:numPr>
        <w:ind w:left="990"/>
        <w:rPr>
          <w:rFonts w:ascii="Calibri" w:hAnsi="Calibri" w:cs="Calibri"/>
          <w:sz w:val="22"/>
          <w:szCs w:val="22"/>
        </w:rPr>
      </w:pPr>
      <w:r w:rsidRPr="0036524D">
        <w:rPr>
          <w:rFonts w:ascii="Calibri" w:hAnsi="Calibri" w:cs="Calibri"/>
          <w:sz w:val="22"/>
          <w:szCs w:val="22"/>
        </w:rPr>
        <w:t xml:space="preserve">When the </w:t>
      </w:r>
      <w:r>
        <w:rPr>
          <w:rFonts w:ascii="Calibri" w:hAnsi="Calibri" w:cs="Calibri"/>
          <w:sz w:val="22"/>
          <w:szCs w:val="22"/>
        </w:rPr>
        <w:t xml:space="preserve">Medicaid renewal </w:t>
      </w:r>
      <w:r w:rsidR="00650B61">
        <w:rPr>
          <w:rFonts w:ascii="Calibri" w:hAnsi="Calibri" w:cs="Calibri"/>
          <w:sz w:val="22"/>
          <w:szCs w:val="22"/>
        </w:rPr>
        <w:t>time clock</w:t>
      </w:r>
      <w:r>
        <w:rPr>
          <w:rFonts w:ascii="Calibri" w:hAnsi="Calibri" w:cs="Calibri"/>
          <w:sz w:val="22"/>
          <w:szCs w:val="22"/>
        </w:rPr>
        <w:t xml:space="preserve"> is in progress due to reinstatement process</w:t>
      </w:r>
      <w:r w:rsidR="00650B61">
        <w:rPr>
          <w:rFonts w:ascii="Calibri" w:hAnsi="Calibri" w:cs="Calibri"/>
          <w:sz w:val="22"/>
          <w:szCs w:val="22"/>
        </w:rPr>
        <w:t xml:space="preserve"> initiated through change address screen.</w:t>
      </w:r>
    </w:p>
    <w:p w14:paraId="4C47908C" w14:textId="77777777" w:rsidR="00AF10E1" w:rsidRPr="0036524D" w:rsidRDefault="00AF10E1" w:rsidP="00AF10E1">
      <w:pPr>
        <w:pStyle w:val="ListParagraph"/>
        <w:ind w:left="990"/>
        <w:rPr>
          <w:rFonts w:ascii="Calibri" w:hAnsi="Calibri" w:cs="Calibri"/>
          <w:sz w:val="22"/>
          <w:szCs w:val="22"/>
        </w:rPr>
      </w:pPr>
    </w:p>
    <w:p w14:paraId="045AD134" w14:textId="77777777" w:rsidR="00E7527B" w:rsidRPr="00973E39" w:rsidRDefault="00E7527B" w:rsidP="00E7527B">
      <w:pPr>
        <w:pStyle w:val="Heading3"/>
        <w:ind w:left="1224" w:hanging="504"/>
        <w:rPr>
          <w:rFonts w:ascii="Calibri" w:hAnsi="Calibri" w:cs="Calibri"/>
          <w:color w:val="auto"/>
          <w:sz w:val="22"/>
          <w:szCs w:val="22"/>
        </w:rPr>
      </w:pPr>
      <w:r w:rsidRPr="00973E39">
        <w:rPr>
          <w:rFonts w:ascii="Calibri" w:hAnsi="Calibri" w:cs="Calibri"/>
          <w:color w:val="auto"/>
          <w:sz w:val="22"/>
          <w:szCs w:val="22"/>
        </w:rPr>
        <w:t>Actor(s)</w:t>
      </w:r>
    </w:p>
    <w:p w14:paraId="2B185DE2" w14:textId="77777777" w:rsidR="00E7527B" w:rsidRDefault="00E7527B" w:rsidP="0007735C">
      <w:pPr>
        <w:pStyle w:val="ListParagraph"/>
        <w:numPr>
          <w:ilvl w:val="0"/>
          <w:numId w:val="97"/>
        </w:numPr>
        <w:contextualSpacing/>
        <w:rPr>
          <w:rFonts w:ascii="Calibri" w:hAnsi="Calibri" w:cs="Calibri"/>
          <w:sz w:val="22"/>
          <w:szCs w:val="22"/>
        </w:rPr>
      </w:pPr>
      <w:r w:rsidRPr="00973E39">
        <w:rPr>
          <w:rFonts w:ascii="Calibri" w:hAnsi="Calibri" w:cs="Calibri"/>
          <w:sz w:val="22"/>
          <w:szCs w:val="22"/>
        </w:rPr>
        <w:t>HIX System</w:t>
      </w:r>
    </w:p>
    <w:p w14:paraId="004D9775" w14:textId="64B6C542" w:rsidR="00787D23" w:rsidRPr="00973E39" w:rsidRDefault="00787D23" w:rsidP="0007735C">
      <w:pPr>
        <w:pStyle w:val="ListParagraph"/>
        <w:numPr>
          <w:ilvl w:val="0"/>
          <w:numId w:val="97"/>
        </w:numPr>
        <w:contextualSpacing/>
        <w:rPr>
          <w:rFonts w:ascii="Calibri" w:hAnsi="Calibri" w:cs="Calibri"/>
          <w:sz w:val="22"/>
          <w:szCs w:val="22"/>
        </w:rPr>
      </w:pPr>
      <w:r>
        <w:rPr>
          <w:rFonts w:ascii="Calibri" w:hAnsi="Calibri" w:cs="Calibri"/>
          <w:sz w:val="22"/>
          <w:szCs w:val="22"/>
        </w:rPr>
        <w:t>The agent portal user(s)</w:t>
      </w:r>
    </w:p>
    <w:p w14:paraId="60D65E19" w14:textId="77777777" w:rsidR="00E7527B" w:rsidRPr="00973E39" w:rsidRDefault="00E7527B" w:rsidP="00E7527B">
      <w:pPr>
        <w:ind w:left="1440"/>
        <w:rPr>
          <w:rFonts w:ascii="Calibri" w:hAnsi="Calibri" w:cs="Calibri"/>
          <w:sz w:val="22"/>
          <w:szCs w:val="22"/>
        </w:rPr>
      </w:pPr>
    </w:p>
    <w:p w14:paraId="1AE4CB5D" w14:textId="77777777" w:rsidR="00E7527B" w:rsidRPr="00973E39" w:rsidRDefault="00E7527B" w:rsidP="00E7527B">
      <w:pPr>
        <w:pStyle w:val="Heading3"/>
        <w:ind w:left="1224" w:hanging="504"/>
        <w:rPr>
          <w:rFonts w:ascii="Calibri" w:hAnsi="Calibri" w:cs="Calibri"/>
          <w:color w:val="auto"/>
          <w:sz w:val="22"/>
          <w:szCs w:val="22"/>
        </w:rPr>
      </w:pPr>
      <w:r w:rsidRPr="00973E39">
        <w:rPr>
          <w:rFonts w:ascii="Calibri" w:hAnsi="Calibri" w:cs="Calibri"/>
          <w:color w:val="auto"/>
          <w:sz w:val="22"/>
          <w:szCs w:val="22"/>
        </w:rPr>
        <w:t>Trigger(s)</w:t>
      </w:r>
    </w:p>
    <w:p w14:paraId="565A5FF0" w14:textId="20B09DAC" w:rsidR="00E7527B" w:rsidRDefault="00787D23" w:rsidP="0007735C">
      <w:pPr>
        <w:pStyle w:val="ListParagraph"/>
        <w:numPr>
          <w:ilvl w:val="0"/>
          <w:numId w:val="95"/>
        </w:numPr>
        <w:rPr>
          <w:rFonts w:ascii="Calibri" w:hAnsi="Calibri" w:cs="Calibri"/>
          <w:sz w:val="22"/>
          <w:szCs w:val="22"/>
        </w:rPr>
      </w:pPr>
      <w:r w:rsidRPr="00787D23">
        <w:rPr>
          <w:rFonts w:ascii="Calibri" w:hAnsi="Calibri" w:cs="Calibri"/>
          <w:sz w:val="22"/>
          <w:szCs w:val="22"/>
        </w:rPr>
        <w:t>The agent portal user verifies any RFI for any member through document verification feature</w:t>
      </w:r>
    </w:p>
    <w:p w14:paraId="641F5A05" w14:textId="77777777" w:rsidR="00E7527B" w:rsidRPr="00973E39" w:rsidRDefault="00E7527B" w:rsidP="00E7527B">
      <w:pPr>
        <w:pStyle w:val="ListParagraph"/>
        <w:ind w:left="1080"/>
        <w:rPr>
          <w:rFonts w:ascii="Calibri" w:hAnsi="Calibri" w:cs="Calibri"/>
          <w:sz w:val="22"/>
          <w:szCs w:val="22"/>
        </w:rPr>
      </w:pPr>
    </w:p>
    <w:p w14:paraId="21CD57DF" w14:textId="77777777" w:rsidR="00E7527B" w:rsidRPr="00973E39" w:rsidRDefault="00E7527B" w:rsidP="00E7527B">
      <w:pPr>
        <w:pStyle w:val="Heading3"/>
        <w:ind w:left="1224" w:hanging="504"/>
        <w:rPr>
          <w:rFonts w:ascii="Calibri" w:hAnsi="Calibri" w:cs="Calibri"/>
          <w:color w:val="auto"/>
          <w:sz w:val="22"/>
          <w:szCs w:val="22"/>
        </w:rPr>
      </w:pPr>
      <w:r w:rsidRPr="00973E39">
        <w:rPr>
          <w:rFonts w:ascii="Calibri" w:hAnsi="Calibri" w:cs="Calibri"/>
          <w:color w:val="auto"/>
          <w:sz w:val="22"/>
          <w:szCs w:val="22"/>
        </w:rPr>
        <w:t>Precondition(s)</w:t>
      </w:r>
    </w:p>
    <w:p w14:paraId="0F234578" w14:textId="0A39A6AF" w:rsidR="0013203E" w:rsidRPr="00973E39" w:rsidRDefault="003161AE" w:rsidP="0007735C">
      <w:pPr>
        <w:pStyle w:val="ListParagraph"/>
        <w:numPr>
          <w:ilvl w:val="0"/>
          <w:numId w:val="96"/>
        </w:numPr>
        <w:tabs>
          <w:tab w:val="left" w:pos="1080"/>
        </w:tabs>
        <w:rPr>
          <w:rFonts w:ascii="Calibri" w:hAnsi="Calibri" w:cs="Calibri"/>
          <w:sz w:val="22"/>
          <w:szCs w:val="22"/>
        </w:rPr>
      </w:pPr>
      <w:r>
        <w:rPr>
          <w:rFonts w:ascii="Calibri" w:hAnsi="Calibri" w:cs="Calibri"/>
          <w:sz w:val="22"/>
          <w:szCs w:val="22"/>
        </w:rPr>
        <w:t xml:space="preserve">There is an application that exists in the HIX system. </w:t>
      </w:r>
    </w:p>
    <w:p w14:paraId="620D67F5" w14:textId="77777777" w:rsidR="00E7527B" w:rsidRPr="00987A5C" w:rsidRDefault="00E7527B" w:rsidP="00E7527B">
      <w:pPr>
        <w:tabs>
          <w:tab w:val="left" w:pos="1080"/>
        </w:tabs>
        <w:rPr>
          <w:rFonts w:ascii="Calibri" w:hAnsi="Calibri" w:cs="Calibri"/>
          <w:sz w:val="22"/>
          <w:szCs w:val="22"/>
        </w:rPr>
      </w:pPr>
    </w:p>
    <w:p w14:paraId="375A06EF" w14:textId="77777777" w:rsidR="00E7527B" w:rsidRPr="00973E39" w:rsidRDefault="00E7527B" w:rsidP="00E7527B">
      <w:pPr>
        <w:pStyle w:val="Heading3"/>
        <w:ind w:left="1224" w:hanging="504"/>
        <w:rPr>
          <w:rFonts w:ascii="Calibri" w:hAnsi="Calibri" w:cs="Calibri"/>
          <w:color w:val="auto"/>
          <w:sz w:val="22"/>
          <w:szCs w:val="22"/>
        </w:rPr>
      </w:pPr>
      <w:r w:rsidRPr="00973E39">
        <w:rPr>
          <w:rFonts w:ascii="Calibri" w:hAnsi="Calibri" w:cs="Calibri"/>
          <w:color w:val="auto"/>
          <w:sz w:val="22"/>
          <w:szCs w:val="22"/>
        </w:rPr>
        <w:t>Postcondition(s)</w:t>
      </w:r>
    </w:p>
    <w:p w14:paraId="13C8CC01" w14:textId="16647719" w:rsidR="00E7527B" w:rsidRDefault="00E7527B" w:rsidP="0007735C">
      <w:pPr>
        <w:pStyle w:val="ListParagraph"/>
        <w:numPr>
          <w:ilvl w:val="0"/>
          <w:numId w:val="98"/>
        </w:numPr>
        <w:rPr>
          <w:rFonts w:ascii="Calibri" w:hAnsi="Calibri" w:cs="Calibri"/>
          <w:sz w:val="22"/>
          <w:szCs w:val="22"/>
        </w:rPr>
      </w:pPr>
      <w:r w:rsidRPr="00973E39">
        <w:rPr>
          <w:rFonts w:ascii="Calibri" w:hAnsi="Calibri" w:cs="Calibri"/>
          <w:sz w:val="22"/>
          <w:szCs w:val="22"/>
        </w:rPr>
        <w:t xml:space="preserve">The </w:t>
      </w:r>
      <w:r w:rsidR="006240A5">
        <w:rPr>
          <w:rFonts w:ascii="Calibri" w:hAnsi="Calibri" w:cs="Calibri"/>
          <w:sz w:val="22"/>
          <w:szCs w:val="22"/>
        </w:rPr>
        <w:t xml:space="preserve">system provides </w:t>
      </w:r>
      <w:r w:rsidR="00786BC8">
        <w:rPr>
          <w:rFonts w:ascii="Calibri" w:hAnsi="Calibri" w:cs="Calibri"/>
          <w:sz w:val="22"/>
          <w:szCs w:val="22"/>
        </w:rPr>
        <w:t>“Allow</w:t>
      </w:r>
      <w:r w:rsidR="006240A5">
        <w:rPr>
          <w:rFonts w:ascii="Calibri" w:hAnsi="Calibri" w:cs="Calibri"/>
          <w:sz w:val="22"/>
          <w:szCs w:val="22"/>
        </w:rPr>
        <w:t xml:space="preserve"> RFI verification” </w:t>
      </w:r>
      <w:r w:rsidR="00AE798E">
        <w:rPr>
          <w:rFonts w:ascii="Calibri" w:hAnsi="Calibri" w:cs="Calibri"/>
          <w:sz w:val="22"/>
          <w:szCs w:val="22"/>
        </w:rPr>
        <w:t xml:space="preserve">configuration to enable the </w:t>
      </w:r>
      <w:r w:rsidR="00527E46">
        <w:rPr>
          <w:rFonts w:ascii="Calibri" w:hAnsi="Calibri" w:cs="Calibri"/>
          <w:sz w:val="22"/>
          <w:szCs w:val="22"/>
        </w:rPr>
        <w:t xml:space="preserve">agent portal </w:t>
      </w:r>
      <w:r w:rsidR="0061388C">
        <w:rPr>
          <w:rFonts w:ascii="Calibri" w:hAnsi="Calibri" w:cs="Calibri"/>
          <w:sz w:val="22"/>
          <w:szCs w:val="22"/>
        </w:rPr>
        <w:t>user to</w:t>
      </w:r>
      <w:r w:rsidR="00527E46">
        <w:rPr>
          <w:rFonts w:ascii="Calibri" w:hAnsi="Calibri" w:cs="Calibri"/>
          <w:sz w:val="22"/>
          <w:szCs w:val="22"/>
        </w:rPr>
        <w:t xml:space="preserve"> verify the </w:t>
      </w:r>
      <w:r w:rsidR="00786BC8">
        <w:rPr>
          <w:rFonts w:ascii="Calibri" w:hAnsi="Calibri" w:cs="Calibri"/>
          <w:sz w:val="22"/>
          <w:szCs w:val="22"/>
        </w:rPr>
        <w:t>RFI when</w:t>
      </w:r>
      <w:r w:rsidR="001E2607">
        <w:rPr>
          <w:rFonts w:ascii="Calibri" w:hAnsi="Calibri" w:cs="Calibri"/>
          <w:sz w:val="22"/>
          <w:szCs w:val="22"/>
        </w:rPr>
        <w:t xml:space="preserve"> the preliminary eligibility is created </w:t>
      </w:r>
      <w:r w:rsidR="0061388C">
        <w:rPr>
          <w:rFonts w:ascii="Calibri" w:hAnsi="Calibri" w:cs="Calibri"/>
          <w:sz w:val="22"/>
          <w:szCs w:val="22"/>
        </w:rPr>
        <w:t xml:space="preserve">with PPF during QHP &amp; mixed HH renewal process. </w:t>
      </w:r>
      <w:r w:rsidR="006240A5">
        <w:rPr>
          <w:rFonts w:ascii="Calibri" w:hAnsi="Calibri" w:cs="Calibri"/>
          <w:sz w:val="22"/>
          <w:szCs w:val="22"/>
        </w:rPr>
        <w:t xml:space="preserve"> </w:t>
      </w:r>
    </w:p>
    <w:p w14:paraId="23CF7567" w14:textId="57DDCE64" w:rsidR="00786BC8" w:rsidRDefault="00786BC8" w:rsidP="00786BC8">
      <w:pPr>
        <w:pStyle w:val="ListParagraph"/>
        <w:numPr>
          <w:ilvl w:val="0"/>
          <w:numId w:val="98"/>
        </w:numPr>
        <w:rPr>
          <w:rFonts w:ascii="Calibri" w:hAnsi="Calibri" w:cs="Calibri"/>
          <w:sz w:val="22"/>
          <w:szCs w:val="22"/>
        </w:rPr>
      </w:pPr>
      <w:r w:rsidRPr="00973E39">
        <w:rPr>
          <w:rFonts w:ascii="Calibri" w:hAnsi="Calibri" w:cs="Calibri"/>
          <w:sz w:val="22"/>
          <w:szCs w:val="22"/>
        </w:rPr>
        <w:t xml:space="preserve">The </w:t>
      </w:r>
      <w:r>
        <w:rPr>
          <w:rFonts w:ascii="Calibri" w:hAnsi="Calibri" w:cs="Calibri"/>
          <w:sz w:val="22"/>
          <w:szCs w:val="22"/>
        </w:rPr>
        <w:t xml:space="preserve">system provides “Allow RFI verification” configuration to enable the agent portal user to verify the RFI when the preliminary eligibility is created during QHP &amp; mixed HH renewal process </w:t>
      </w:r>
      <w:r w:rsidRPr="00E84A29">
        <w:rPr>
          <w:rFonts w:ascii="Calibri" w:hAnsi="Calibri" w:cs="Calibri"/>
          <w:sz w:val="22"/>
          <w:szCs w:val="22"/>
        </w:rPr>
        <w:t>and there is at least one Medicaid Pend member present in the current year’s eligibility</w:t>
      </w:r>
      <w:r>
        <w:rPr>
          <w:rFonts w:ascii="Calibri" w:hAnsi="Calibri" w:cs="Calibri"/>
          <w:sz w:val="22"/>
          <w:szCs w:val="22"/>
        </w:rPr>
        <w:t xml:space="preserve">.  </w:t>
      </w:r>
    </w:p>
    <w:p w14:paraId="0A8D715D" w14:textId="6B4B18B8" w:rsidR="00786BC8" w:rsidRDefault="00786BC8" w:rsidP="00786BC8">
      <w:pPr>
        <w:pStyle w:val="ListParagraph"/>
        <w:numPr>
          <w:ilvl w:val="0"/>
          <w:numId w:val="98"/>
        </w:numPr>
        <w:rPr>
          <w:rFonts w:ascii="Calibri" w:hAnsi="Calibri" w:cs="Calibri"/>
          <w:sz w:val="22"/>
          <w:szCs w:val="22"/>
        </w:rPr>
      </w:pPr>
      <w:r w:rsidRPr="00973E39">
        <w:rPr>
          <w:rFonts w:ascii="Calibri" w:hAnsi="Calibri" w:cs="Calibri"/>
          <w:sz w:val="22"/>
          <w:szCs w:val="22"/>
        </w:rPr>
        <w:t xml:space="preserve">The </w:t>
      </w:r>
      <w:r>
        <w:rPr>
          <w:rFonts w:ascii="Calibri" w:hAnsi="Calibri" w:cs="Calibri"/>
          <w:sz w:val="22"/>
          <w:szCs w:val="22"/>
        </w:rPr>
        <w:t xml:space="preserve">system provides “Allow RFI verification” configuration to enable the agent portal user to verify the RFI when </w:t>
      </w:r>
      <w:r w:rsidRPr="00E84A29">
        <w:rPr>
          <w:rFonts w:ascii="Calibri" w:hAnsi="Calibri" w:cs="Calibri"/>
          <w:sz w:val="22"/>
          <w:szCs w:val="22"/>
        </w:rPr>
        <w:t>the application is being processed through any stage during Medicaid renewals Process</w:t>
      </w:r>
      <w:r>
        <w:rPr>
          <w:rFonts w:ascii="Calibri" w:hAnsi="Calibri" w:cs="Calibri"/>
          <w:sz w:val="22"/>
          <w:szCs w:val="22"/>
        </w:rPr>
        <w:t xml:space="preserve">.  </w:t>
      </w:r>
    </w:p>
    <w:p w14:paraId="2BEF7791" w14:textId="087C1225" w:rsidR="00786BC8" w:rsidRDefault="00786BC8" w:rsidP="00786BC8">
      <w:pPr>
        <w:pStyle w:val="ListParagraph"/>
        <w:numPr>
          <w:ilvl w:val="0"/>
          <w:numId w:val="98"/>
        </w:numPr>
        <w:rPr>
          <w:rFonts w:ascii="Calibri" w:hAnsi="Calibri" w:cs="Calibri"/>
          <w:sz w:val="22"/>
          <w:szCs w:val="22"/>
        </w:rPr>
      </w:pPr>
      <w:r w:rsidRPr="00973E39">
        <w:rPr>
          <w:rFonts w:ascii="Calibri" w:hAnsi="Calibri" w:cs="Calibri"/>
          <w:sz w:val="22"/>
          <w:szCs w:val="22"/>
        </w:rPr>
        <w:t xml:space="preserve">The </w:t>
      </w:r>
      <w:r>
        <w:rPr>
          <w:rFonts w:ascii="Calibri" w:hAnsi="Calibri" w:cs="Calibri"/>
          <w:sz w:val="22"/>
          <w:szCs w:val="22"/>
        </w:rPr>
        <w:t xml:space="preserve">system provides “Allow RFI verification” configuration to enable the agent portal user to verify the RFI when </w:t>
      </w:r>
      <w:r w:rsidRPr="006240A5">
        <w:rPr>
          <w:rFonts w:ascii="Calibri" w:hAnsi="Calibri" w:cs="Calibri"/>
          <w:sz w:val="22"/>
          <w:szCs w:val="22"/>
        </w:rPr>
        <w:t>Medicaid renewal time clock is in progress due to reinstatement process initiated through change address screen</w:t>
      </w:r>
      <w:r>
        <w:rPr>
          <w:rFonts w:ascii="Calibri" w:hAnsi="Calibri" w:cs="Calibri"/>
          <w:sz w:val="22"/>
          <w:szCs w:val="22"/>
        </w:rPr>
        <w:t xml:space="preserve">.  </w:t>
      </w:r>
    </w:p>
    <w:p w14:paraId="1946F94A" w14:textId="77777777" w:rsidR="00E7527B" w:rsidRPr="003A6C46" w:rsidRDefault="00E7527B" w:rsidP="00E7527B">
      <w:pPr>
        <w:pStyle w:val="ListParagraph"/>
        <w:ind w:left="1080"/>
        <w:rPr>
          <w:rFonts w:ascii="Calibri" w:hAnsi="Calibri" w:cs="Calibri"/>
          <w:sz w:val="22"/>
          <w:szCs w:val="22"/>
        </w:rPr>
      </w:pPr>
    </w:p>
    <w:p w14:paraId="52D644D4" w14:textId="77777777" w:rsidR="00E7527B" w:rsidRPr="00987A5C" w:rsidRDefault="00E7527B" w:rsidP="00E7527B">
      <w:pPr>
        <w:pStyle w:val="Heading3"/>
        <w:ind w:left="1224" w:hanging="504"/>
        <w:rPr>
          <w:rFonts w:ascii="Calibri" w:hAnsi="Calibri" w:cs="Calibri"/>
          <w:sz w:val="22"/>
          <w:szCs w:val="22"/>
        </w:rPr>
      </w:pPr>
      <w:r w:rsidRPr="00973E39">
        <w:rPr>
          <w:rFonts w:ascii="Calibri" w:hAnsi="Calibri" w:cs="Calibri"/>
          <w:color w:val="auto"/>
          <w:sz w:val="22"/>
          <w:szCs w:val="22"/>
        </w:rPr>
        <w:t>Proposed Solution Specification</w:t>
      </w:r>
    </w:p>
    <w:p w14:paraId="011B54A8" w14:textId="47AC6EC9" w:rsidR="00E7527B" w:rsidRPr="00973E39" w:rsidRDefault="00E7527B" w:rsidP="00E7527B">
      <w:pPr>
        <w:pStyle w:val="Caption"/>
        <w:keepNext/>
        <w:jc w:val="center"/>
        <w:rPr>
          <w:rFonts w:ascii="Calibri" w:hAnsi="Calibri" w:cs="Calibri"/>
          <w:sz w:val="22"/>
          <w:szCs w:val="22"/>
        </w:rPr>
      </w:pPr>
      <w:bookmarkStart w:id="688" w:name="_Toc214441229"/>
      <w:r w:rsidRPr="00973E39">
        <w:rPr>
          <w:rFonts w:ascii="Calibri" w:hAnsi="Calibri" w:cs="Calibri"/>
          <w:sz w:val="22"/>
          <w:szCs w:val="22"/>
        </w:rPr>
        <w:t xml:space="preserve">Table </w:t>
      </w:r>
      <w:r w:rsidRPr="00973E39">
        <w:rPr>
          <w:rFonts w:ascii="Calibri" w:hAnsi="Calibri" w:cs="Calibri"/>
          <w:sz w:val="22"/>
          <w:szCs w:val="22"/>
        </w:rPr>
        <w:fldChar w:fldCharType="begin"/>
      </w:r>
      <w:r w:rsidRPr="00973E39">
        <w:rPr>
          <w:rFonts w:ascii="Calibri" w:hAnsi="Calibri" w:cs="Calibri"/>
          <w:sz w:val="22"/>
          <w:szCs w:val="22"/>
        </w:rPr>
        <w:instrText xml:space="preserve"> SEQ Table \* ARABIC </w:instrText>
      </w:r>
      <w:r w:rsidRPr="00973E39">
        <w:rPr>
          <w:rFonts w:ascii="Calibri" w:hAnsi="Calibri" w:cs="Calibri"/>
          <w:sz w:val="22"/>
          <w:szCs w:val="22"/>
        </w:rPr>
        <w:fldChar w:fldCharType="separate"/>
      </w:r>
      <w:r w:rsidR="008042E5">
        <w:rPr>
          <w:rFonts w:ascii="Calibri" w:hAnsi="Calibri" w:cs="Calibri"/>
          <w:noProof/>
          <w:sz w:val="22"/>
          <w:szCs w:val="22"/>
        </w:rPr>
        <w:t>6</w:t>
      </w:r>
      <w:r w:rsidRPr="00973E39">
        <w:rPr>
          <w:rFonts w:ascii="Calibri" w:hAnsi="Calibri" w:cs="Calibri"/>
          <w:sz w:val="22"/>
          <w:szCs w:val="22"/>
        </w:rPr>
        <w:fldChar w:fldCharType="end"/>
      </w:r>
      <w:r>
        <w:rPr>
          <w:rFonts w:ascii="Calibri" w:hAnsi="Calibri" w:cs="Calibri"/>
          <w:sz w:val="22"/>
          <w:szCs w:val="22"/>
        </w:rPr>
        <w:t>.</w:t>
      </w:r>
      <w:r w:rsidRPr="00973E39">
        <w:rPr>
          <w:rFonts w:ascii="Calibri" w:hAnsi="Calibri" w:cs="Calibri"/>
          <w:sz w:val="22"/>
          <w:szCs w:val="22"/>
        </w:rPr>
        <w:t xml:space="preserve"> </w:t>
      </w:r>
      <w:r>
        <w:rPr>
          <w:rFonts w:ascii="Calibri" w:hAnsi="Calibri" w:cs="Calibri"/>
          <w:sz w:val="22"/>
          <w:szCs w:val="22"/>
        </w:rPr>
        <w:t>ETREN</w:t>
      </w:r>
      <w:r w:rsidRPr="00973E39">
        <w:rPr>
          <w:rFonts w:ascii="Calibri" w:hAnsi="Calibri" w:cs="Calibri"/>
          <w:sz w:val="22"/>
          <w:szCs w:val="22"/>
        </w:rPr>
        <w:t>.PC.0</w:t>
      </w:r>
      <w:r w:rsidR="00A47C89">
        <w:rPr>
          <w:rFonts w:ascii="Calibri" w:hAnsi="Calibri" w:cs="Calibri"/>
          <w:sz w:val="22"/>
          <w:szCs w:val="22"/>
        </w:rPr>
        <w:t>6</w:t>
      </w:r>
      <w:r w:rsidRPr="00973E39">
        <w:rPr>
          <w:rFonts w:ascii="Calibri" w:hAnsi="Calibri" w:cs="Calibri"/>
          <w:sz w:val="22"/>
          <w:szCs w:val="22"/>
        </w:rPr>
        <w:t xml:space="preserve"> Product Capabilities Specification</w:t>
      </w:r>
      <w:bookmarkEnd w:id="688"/>
    </w:p>
    <w:p w14:paraId="108B6A21" w14:textId="77777777" w:rsidR="00E7527B" w:rsidRPr="00B72638" w:rsidRDefault="00E7527B" w:rsidP="00E7527B"/>
    <w:tbl>
      <w:tblPr>
        <w:tblW w:w="89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80"/>
        <w:gridCol w:w="6935"/>
      </w:tblGrid>
      <w:tr w:rsidR="00E7527B" w:rsidRPr="00973E39" w14:paraId="77A67D74" w14:textId="77777777">
        <w:trPr>
          <w:cantSplit/>
          <w:trHeight w:val="863"/>
          <w:tblHeader/>
        </w:trPr>
        <w:tc>
          <w:tcPr>
            <w:tcW w:w="1980" w:type="dxa"/>
            <w:shd w:val="clear" w:color="auto" w:fill="4C8B3F" w:themeFill="background2"/>
            <w:hideMark/>
          </w:tcPr>
          <w:p w14:paraId="4F733733" w14:textId="77777777" w:rsidR="00E7527B" w:rsidRPr="00973E39" w:rsidRDefault="00E7527B">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 ID</w:t>
            </w:r>
          </w:p>
        </w:tc>
        <w:tc>
          <w:tcPr>
            <w:tcW w:w="6935" w:type="dxa"/>
            <w:shd w:val="clear" w:color="auto" w:fill="4C8B3F" w:themeFill="background2"/>
          </w:tcPr>
          <w:p w14:paraId="12198240" w14:textId="77777777" w:rsidR="00E7527B" w:rsidRPr="00973E39" w:rsidRDefault="00E7527B">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w:t>
            </w:r>
          </w:p>
        </w:tc>
      </w:tr>
      <w:tr w:rsidR="00E7527B" w:rsidRPr="00973E39" w14:paraId="21859F70" w14:textId="77777777">
        <w:trPr>
          <w:cantSplit/>
          <w:trHeight w:val="350"/>
        </w:trPr>
        <w:tc>
          <w:tcPr>
            <w:tcW w:w="1980" w:type="dxa"/>
            <w:shd w:val="clear" w:color="auto" w:fill="FFFFFF" w:themeFill="background1"/>
          </w:tcPr>
          <w:p w14:paraId="4927D1C9" w14:textId="578E6395" w:rsidR="00E7527B" w:rsidRPr="00253FF4" w:rsidRDefault="00E7527B">
            <w:pPr>
              <w:contextualSpacing/>
              <w:rPr>
                <w:rFonts w:ascii="Calibri" w:hAnsi="Calibri" w:cs="Calibri"/>
                <w:sz w:val="22"/>
                <w:szCs w:val="22"/>
              </w:rPr>
            </w:pPr>
            <w:r w:rsidRPr="003E24A3">
              <w:rPr>
                <w:rFonts w:ascii="Calibri" w:hAnsi="Calibri" w:cs="Calibri"/>
                <w:color w:val="060808" w:themeColor="text1"/>
                <w:sz w:val="22"/>
                <w:szCs w:val="22"/>
              </w:rPr>
              <w:t>ETREN.PCS.0</w:t>
            </w:r>
            <w:r w:rsidR="00A365C9">
              <w:rPr>
                <w:rFonts w:ascii="Calibri" w:hAnsi="Calibri" w:cs="Calibri"/>
                <w:color w:val="060808" w:themeColor="text1"/>
                <w:sz w:val="22"/>
                <w:szCs w:val="22"/>
              </w:rPr>
              <w:t>6</w:t>
            </w:r>
            <w:r w:rsidRPr="003E24A3">
              <w:rPr>
                <w:rFonts w:ascii="Calibri" w:hAnsi="Calibri" w:cs="Calibri"/>
                <w:color w:val="060808" w:themeColor="text1"/>
                <w:sz w:val="22"/>
                <w:szCs w:val="22"/>
              </w:rPr>
              <w:t>.01</w:t>
            </w:r>
          </w:p>
        </w:tc>
        <w:tc>
          <w:tcPr>
            <w:tcW w:w="6935" w:type="dxa"/>
            <w:shd w:val="clear" w:color="auto" w:fill="FFFFFF" w:themeFill="background1"/>
          </w:tcPr>
          <w:p w14:paraId="1E3C431C" w14:textId="6529C32E" w:rsidR="00E84A29" w:rsidRPr="00E84A29" w:rsidRDefault="003161AE" w:rsidP="00E84A29">
            <w:pPr>
              <w:contextualSpacing/>
              <w:rPr>
                <w:rFonts w:ascii="Calibri" w:hAnsi="Calibri" w:cs="Calibri"/>
                <w:sz w:val="22"/>
                <w:szCs w:val="22"/>
              </w:rPr>
            </w:pPr>
            <w:r>
              <w:rPr>
                <w:rFonts w:ascii="Calibri" w:hAnsi="Calibri" w:cs="Calibri"/>
                <w:sz w:val="22"/>
                <w:szCs w:val="22"/>
              </w:rPr>
              <w:t>The system shall provide a</w:t>
            </w:r>
            <w:r w:rsidR="0065731F">
              <w:rPr>
                <w:rFonts w:ascii="Calibri" w:hAnsi="Calibri" w:cs="Calibri"/>
                <w:sz w:val="22"/>
                <w:szCs w:val="22"/>
              </w:rPr>
              <w:t xml:space="preserve"> configuration</w:t>
            </w:r>
            <w:r w:rsidR="00A47496">
              <w:rPr>
                <w:rFonts w:ascii="Calibri" w:hAnsi="Calibri" w:cs="Calibri"/>
                <w:sz w:val="22"/>
                <w:szCs w:val="22"/>
              </w:rPr>
              <w:t xml:space="preserve"> “Allow RF</w:t>
            </w:r>
            <w:r w:rsidR="00E84A29">
              <w:rPr>
                <w:rFonts w:ascii="Calibri" w:hAnsi="Calibri" w:cs="Calibri"/>
                <w:sz w:val="22"/>
                <w:szCs w:val="22"/>
              </w:rPr>
              <w:t>I</w:t>
            </w:r>
            <w:r w:rsidR="00A47496">
              <w:rPr>
                <w:rFonts w:ascii="Calibri" w:hAnsi="Calibri" w:cs="Calibri"/>
                <w:sz w:val="22"/>
                <w:szCs w:val="22"/>
              </w:rPr>
              <w:t xml:space="preserve"> verification</w:t>
            </w:r>
            <w:r w:rsidR="00E84A29">
              <w:rPr>
                <w:rFonts w:ascii="Calibri" w:hAnsi="Calibri" w:cs="Calibri"/>
                <w:sz w:val="22"/>
                <w:szCs w:val="22"/>
              </w:rPr>
              <w:t>”</w:t>
            </w:r>
            <w:r w:rsidR="00A47496">
              <w:rPr>
                <w:rFonts w:ascii="Calibri" w:hAnsi="Calibri" w:cs="Calibri"/>
                <w:sz w:val="22"/>
                <w:szCs w:val="22"/>
              </w:rPr>
              <w:t xml:space="preserve"> </w:t>
            </w:r>
            <w:r w:rsidR="00D06004">
              <w:rPr>
                <w:rFonts w:ascii="Calibri" w:hAnsi="Calibri" w:cs="Calibri"/>
                <w:sz w:val="22"/>
                <w:szCs w:val="22"/>
              </w:rPr>
              <w:t xml:space="preserve">to </w:t>
            </w:r>
            <w:r w:rsidR="00DE528B">
              <w:rPr>
                <w:rFonts w:ascii="Calibri" w:hAnsi="Calibri" w:cs="Calibri"/>
                <w:sz w:val="22"/>
                <w:szCs w:val="22"/>
              </w:rPr>
              <w:t>enable the</w:t>
            </w:r>
            <w:r w:rsidR="00D06004">
              <w:rPr>
                <w:rFonts w:ascii="Calibri" w:hAnsi="Calibri" w:cs="Calibri"/>
                <w:sz w:val="22"/>
                <w:szCs w:val="22"/>
              </w:rPr>
              <w:t xml:space="preserve"> </w:t>
            </w:r>
            <w:r w:rsidR="00144252">
              <w:rPr>
                <w:rFonts w:ascii="Calibri" w:hAnsi="Calibri" w:cs="Calibri"/>
                <w:sz w:val="22"/>
                <w:szCs w:val="22"/>
              </w:rPr>
              <w:t xml:space="preserve">agent portal user to verify the RFI </w:t>
            </w:r>
            <w:r w:rsidR="00E84A29" w:rsidRPr="00E84A29">
              <w:rPr>
                <w:rFonts w:ascii="Calibri" w:hAnsi="Calibri" w:cs="Calibri"/>
                <w:sz w:val="22"/>
                <w:szCs w:val="22"/>
              </w:rPr>
              <w:t>when the application is being processed through the QHP &amp; Mixed HH renewal process or Medicaid renewal process in below circumstances.</w:t>
            </w:r>
          </w:p>
          <w:p w14:paraId="08E74DF6" w14:textId="77777777" w:rsidR="00E84A29" w:rsidRPr="00E84A29" w:rsidRDefault="00E84A29" w:rsidP="00E84A29">
            <w:pPr>
              <w:contextualSpacing/>
              <w:rPr>
                <w:rFonts w:ascii="Calibri" w:hAnsi="Calibri" w:cs="Calibri"/>
                <w:sz w:val="22"/>
                <w:szCs w:val="22"/>
              </w:rPr>
            </w:pPr>
          </w:p>
          <w:p w14:paraId="2CA6801B" w14:textId="618791EA" w:rsidR="00E84A29" w:rsidRPr="00E84A29" w:rsidRDefault="00E84A29" w:rsidP="0007735C">
            <w:pPr>
              <w:pStyle w:val="ListParagraph"/>
              <w:numPr>
                <w:ilvl w:val="3"/>
                <w:numId w:val="98"/>
              </w:numPr>
              <w:ind w:left="347"/>
              <w:contextualSpacing/>
              <w:rPr>
                <w:rFonts w:ascii="Calibri" w:hAnsi="Calibri" w:cs="Calibri"/>
                <w:sz w:val="22"/>
                <w:szCs w:val="22"/>
              </w:rPr>
            </w:pPr>
            <w:r w:rsidRPr="00E84A29">
              <w:rPr>
                <w:rFonts w:ascii="Calibri" w:hAnsi="Calibri" w:cs="Calibri"/>
                <w:sz w:val="22"/>
                <w:szCs w:val="22"/>
              </w:rPr>
              <w:t>When either of the conditions below satisfies during QHP &amp; Mixed HH renewal:</w:t>
            </w:r>
          </w:p>
          <w:p w14:paraId="0A8D45F5" w14:textId="4E9CD8B7" w:rsidR="00E84A29" w:rsidRPr="00E84A29" w:rsidRDefault="00E84A29" w:rsidP="0007735C">
            <w:pPr>
              <w:pStyle w:val="ListParagraph"/>
              <w:numPr>
                <w:ilvl w:val="0"/>
                <w:numId w:val="99"/>
              </w:numPr>
              <w:contextualSpacing/>
              <w:rPr>
                <w:rFonts w:ascii="Calibri" w:hAnsi="Calibri" w:cs="Calibri"/>
                <w:sz w:val="22"/>
                <w:szCs w:val="22"/>
              </w:rPr>
            </w:pPr>
            <w:r w:rsidRPr="00E84A29">
              <w:rPr>
                <w:rFonts w:ascii="Calibri" w:hAnsi="Calibri" w:cs="Calibri"/>
                <w:sz w:val="22"/>
                <w:szCs w:val="22"/>
              </w:rPr>
              <w:t>Preliminary eligibility is created with PPF.</w:t>
            </w:r>
          </w:p>
          <w:p w14:paraId="68C179AE" w14:textId="59C0A666" w:rsidR="00E84A29" w:rsidRPr="00E84A29" w:rsidRDefault="00E84A29" w:rsidP="0007735C">
            <w:pPr>
              <w:pStyle w:val="ListParagraph"/>
              <w:numPr>
                <w:ilvl w:val="0"/>
                <w:numId w:val="99"/>
              </w:numPr>
              <w:contextualSpacing/>
              <w:rPr>
                <w:rFonts w:ascii="Calibri" w:hAnsi="Calibri" w:cs="Calibri"/>
                <w:sz w:val="22"/>
                <w:szCs w:val="22"/>
              </w:rPr>
            </w:pPr>
            <w:r w:rsidRPr="00E84A29">
              <w:rPr>
                <w:rFonts w:ascii="Calibri" w:hAnsi="Calibri" w:cs="Calibri"/>
                <w:sz w:val="22"/>
                <w:szCs w:val="22"/>
              </w:rPr>
              <w:t>Preliminary eligibility is created and there is at least one Medicaid Pend member present in the current year’s eligibility.</w:t>
            </w:r>
          </w:p>
          <w:p w14:paraId="127742A2" w14:textId="76FBB8C1" w:rsidR="006240A5" w:rsidRPr="00773E5B" w:rsidRDefault="00E84A29" w:rsidP="00773E5B">
            <w:pPr>
              <w:pStyle w:val="ListParagraph"/>
              <w:numPr>
                <w:ilvl w:val="3"/>
                <w:numId w:val="98"/>
              </w:numPr>
              <w:ind w:left="347"/>
              <w:contextualSpacing/>
              <w:rPr>
                <w:rFonts w:ascii="Calibri" w:hAnsi="Calibri" w:cs="Calibri"/>
                <w:sz w:val="22"/>
                <w:szCs w:val="22"/>
              </w:rPr>
            </w:pPr>
            <w:r w:rsidRPr="00773E5B">
              <w:rPr>
                <w:rFonts w:ascii="Calibri" w:hAnsi="Calibri" w:cs="Calibri"/>
                <w:sz w:val="22"/>
                <w:szCs w:val="22"/>
              </w:rPr>
              <w:t>When the application is being processed through any stage during Medicaid renewals Process.</w:t>
            </w:r>
          </w:p>
          <w:p w14:paraId="4BDDB1DC" w14:textId="54177F38" w:rsidR="006240A5" w:rsidRPr="00773E5B" w:rsidRDefault="006240A5" w:rsidP="00773E5B">
            <w:pPr>
              <w:pStyle w:val="ListParagraph"/>
              <w:numPr>
                <w:ilvl w:val="3"/>
                <w:numId w:val="98"/>
              </w:numPr>
              <w:ind w:left="347"/>
              <w:contextualSpacing/>
              <w:rPr>
                <w:rFonts w:ascii="Calibri" w:hAnsi="Calibri" w:cs="Calibri"/>
                <w:sz w:val="22"/>
                <w:szCs w:val="22"/>
              </w:rPr>
            </w:pPr>
            <w:r w:rsidRPr="00773E5B">
              <w:rPr>
                <w:rFonts w:ascii="Calibri" w:hAnsi="Calibri" w:cs="Calibri"/>
                <w:sz w:val="22"/>
                <w:szCs w:val="22"/>
              </w:rPr>
              <w:t>When the Medicaid renewal time clock is in progress due to reinstatement process initiated through change address screen.</w:t>
            </w:r>
          </w:p>
          <w:p w14:paraId="3D79EDBD" w14:textId="77777777" w:rsidR="006240A5" w:rsidRDefault="006240A5" w:rsidP="006240A5">
            <w:pPr>
              <w:pStyle w:val="ListParagraph"/>
              <w:ind w:left="347"/>
              <w:contextualSpacing/>
              <w:rPr>
                <w:rFonts w:ascii="Calibri" w:hAnsi="Calibri" w:cs="Calibri"/>
                <w:sz w:val="22"/>
                <w:szCs w:val="22"/>
              </w:rPr>
            </w:pPr>
          </w:p>
          <w:p w14:paraId="096ACF78" w14:textId="77777777" w:rsidR="00846105" w:rsidRDefault="00846105" w:rsidP="00846105">
            <w:pPr>
              <w:contextualSpacing/>
              <w:rPr>
                <w:rFonts w:ascii="Calibri" w:hAnsi="Calibri" w:cs="Calibri"/>
                <w:sz w:val="22"/>
                <w:szCs w:val="22"/>
              </w:rPr>
            </w:pPr>
          </w:p>
          <w:p w14:paraId="2F538407" w14:textId="6CEE08C1" w:rsidR="00E84A29" w:rsidRPr="00E84A29" w:rsidRDefault="00E84A29" w:rsidP="00E84A29">
            <w:pPr>
              <w:contextualSpacing/>
              <w:rPr>
                <w:rFonts w:ascii="Calibri" w:hAnsi="Calibri" w:cs="Calibri"/>
                <w:sz w:val="22"/>
                <w:szCs w:val="22"/>
              </w:rPr>
            </w:pPr>
            <w:r>
              <w:rPr>
                <w:rFonts w:ascii="Calibri" w:hAnsi="Calibri" w:cs="Calibri"/>
                <w:sz w:val="22"/>
                <w:szCs w:val="22"/>
              </w:rPr>
              <w:t>Note- Refer to the Special Design Consideration for configuration details</w:t>
            </w:r>
          </w:p>
          <w:p w14:paraId="17A7F599" w14:textId="630C29CA" w:rsidR="000010B5" w:rsidRPr="00253FF4" w:rsidRDefault="000010B5">
            <w:pPr>
              <w:contextualSpacing/>
              <w:rPr>
                <w:rFonts w:ascii="Calibri" w:hAnsi="Calibri" w:cs="Calibri"/>
                <w:sz w:val="22"/>
                <w:szCs w:val="22"/>
              </w:rPr>
            </w:pPr>
          </w:p>
        </w:tc>
      </w:tr>
    </w:tbl>
    <w:p w14:paraId="0C04341C" w14:textId="77777777" w:rsidR="00E7527B" w:rsidRPr="00973E39" w:rsidRDefault="00E7527B" w:rsidP="00E7527B">
      <w:pPr>
        <w:rPr>
          <w:sz w:val="22"/>
          <w:szCs w:val="22"/>
        </w:rPr>
      </w:pPr>
    </w:p>
    <w:p w14:paraId="184FBB0A" w14:textId="17DD24A4" w:rsidR="00E7527B" w:rsidRDefault="00E7527B" w:rsidP="00E7527B">
      <w:pPr>
        <w:pStyle w:val="Heading3"/>
        <w:rPr>
          <w:rFonts w:ascii="Calibri" w:hAnsi="Calibri" w:cs="Calibri"/>
          <w:color w:val="auto"/>
          <w:sz w:val="22"/>
          <w:szCs w:val="22"/>
        </w:rPr>
      </w:pPr>
      <w:r w:rsidRPr="00973E39">
        <w:rPr>
          <w:rFonts w:ascii="Calibri" w:hAnsi="Calibri" w:cs="Calibri"/>
          <w:color w:val="auto"/>
          <w:sz w:val="22"/>
          <w:szCs w:val="22"/>
        </w:rPr>
        <w:t>UI/UX</w:t>
      </w:r>
      <w:r w:rsidR="003100F6">
        <w:rPr>
          <w:rFonts w:ascii="Calibri" w:hAnsi="Calibri" w:cs="Calibri"/>
          <w:color w:val="auto"/>
          <w:sz w:val="22"/>
          <w:szCs w:val="22"/>
        </w:rPr>
        <w:t xml:space="preserve"> </w:t>
      </w:r>
    </w:p>
    <w:p w14:paraId="45C73032" w14:textId="77777777" w:rsidR="00E7527B" w:rsidRPr="00253FF4" w:rsidRDefault="00E7527B" w:rsidP="00E7527B">
      <w:pPr>
        <w:ind w:firstLine="720"/>
        <w:rPr>
          <w:rFonts w:ascii="Calibri" w:hAnsi="Calibri" w:cs="Calibri"/>
          <w:sz w:val="22"/>
          <w:szCs w:val="22"/>
        </w:rPr>
      </w:pPr>
      <w:r w:rsidRPr="005739DA">
        <w:rPr>
          <w:rFonts w:ascii="Calibri" w:hAnsi="Calibri" w:cs="Calibri"/>
          <w:sz w:val="22"/>
          <w:szCs w:val="22"/>
        </w:rPr>
        <w:t>Not Applicable</w:t>
      </w:r>
    </w:p>
    <w:p w14:paraId="1DF6C44E" w14:textId="77777777" w:rsidR="00E7527B" w:rsidRPr="00973E39" w:rsidRDefault="00E7527B" w:rsidP="00E7527B">
      <w:pPr>
        <w:rPr>
          <w:rFonts w:ascii="Calibri" w:eastAsiaTheme="majorEastAsia" w:hAnsi="Calibri" w:cs="Calibri"/>
          <w:b/>
          <w:sz w:val="22"/>
          <w:szCs w:val="22"/>
        </w:rPr>
      </w:pPr>
    </w:p>
    <w:p w14:paraId="1ED5AC45" w14:textId="77777777" w:rsidR="00E7527B" w:rsidRPr="00973E39" w:rsidRDefault="00E7527B" w:rsidP="00E7527B">
      <w:pPr>
        <w:pStyle w:val="Heading3"/>
        <w:ind w:left="1224" w:hanging="504"/>
        <w:rPr>
          <w:rFonts w:ascii="Calibri" w:hAnsi="Calibri" w:cs="Calibri"/>
          <w:sz w:val="22"/>
          <w:szCs w:val="22"/>
        </w:rPr>
      </w:pPr>
      <w:r w:rsidRPr="00973E39">
        <w:rPr>
          <w:rFonts w:ascii="Calibri" w:hAnsi="Calibri" w:cs="Calibri"/>
          <w:color w:val="auto"/>
          <w:sz w:val="22"/>
          <w:szCs w:val="22"/>
        </w:rPr>
        <w:t>Special Design Consideration &amp; Transaction Information</w:t>
      </w:r>
    </w:p>
    <w:p w14:paraId="0735853B" w14:textId="77777777" w:rsidR="00CC05F9" w:rsidRDefault="00CC05F9" w:rsidP="008042E5">
      <w:pPr>
        <w:pStyle w:val="Caption"/>
        <w:keepNext/>
        <w:jc w:val="center"/>
      </w:pPr>
    </w:p>
    <w:p w14:paraId="7B356BFA" w14:textId="77CB835E" w:rsidR="008042E5" w:rsidRDefault="008042E5" w:rsidP="008042E5">
      <w:pPr>
        <w:pStyle w:val="Caption"/>
        <w:keepNext/>
        <w:jc w:val="center"/>
      </w:pPr>
      <w:bookmarkStart w:id="689" w:name="_Toc214441230"/>
      <w:r>
        <w:t xml:space="preserve">Table </w:t>
      </w:r>
      <w:r>
        <w:fldChar w:fldCharType="begin"/>
      </w:r>
      <w:r>
        <w:instrText xml:space="preserve"> SEQ Table \* ARABIC </w:instrText>
      </w:r>
      <w:r>
        <w:fldChar w:fldCharType="separate"/>
      </w:r>
      <w:r>
        <w:rPr>
          <w:noProof/>
        </w:rPr>
        <w:t>7</w:t>
      </w:r>
      <w:r>
        <w:fldChar w:fldCharType="end"/>
      </w:r>
      <w:r w:rsidR="008716CB">
        <w:t>.</w:t>
      </w:r>
      <w:r>
        <w:t xml:space="preserve"> </w:t>
      </w:r>
      <w:r w:rsidRPr="00D5470C">
        <w:t>E</w:t>
      </w:r>
      <w:r>
        <w:t>TREN</w:t>
      </w:r>
      <w:r w:rsidRPr="00D5470C">
        <w:t>.PC.0</w:t>
      </w:r>
      <w:r>
        <w:t>6</w:t>
      </w:r>
      <w:r w:rsidRPr="00D5470C">
        <w:t>- Configuration Details</w:t>
      </w:r>
      <w:bookmarkEnd w:id="689"/>
    </w:p>
    <w:tbl>
      <w:tblPr>
        <w:tblW w:w="9459" w:type="dxa"/>
        <w:tblInd w:w="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760"/>
        <w:gridCol w:w="3060"/>
        <w:gridCol w:w="1924"/>
      </w:tblGrid>
      <w:tr w:rsidR="00E52040" w:rsidRPr="00973E39" w14:paraId="7ED887CF" w14:textId="77777777" w:rsidTr="00D61939">
        <w:trPr>
          <w:trHeight w:val="602"/>
          <w:tblHeader/>
        </w:trPr>
        <w:tc>
          <w:tcPr>
            <w:tcW w:w="715" w:type="dxa"/>
            <w:shd w:val="clear" w:color="auto" w:fill="4C8B3F" w:themeFill="background2"/>
            <w:noWrap/>
            <w:hideMark/>
          </w:tcPr>
          <w:p w14:paraId="622F25F9" w14:textId="77777777" w:rsidR="00E52040" w:rsidRPr="00973E39" w:rsidRDefault="00E52040">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S.N.</w:t>
            </w:r>
          </w:p>
        </w:tc>
        <w:tc>
          <w:tcPr>
            <w:tcW w:w="3760" w:type="dxa"/>
            <w:shd w:val="clear" w:color="auto" w:fill="4C8B3F" w:themeFill="background2"/>
            <w:noWrap/>
            <w:hideMark/>
          </w:tcPr>
          <w:p w14:paraId="45D09E85" w14:textId="77777777" w:rsidR="00E52040" w:rsidRPr="00973E39" w:rsidRDefault="00E52040">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Description</w:t>
            </w:r>
          </w:p>
        </w:tc>
        <w:tc>
          <w:tcPr>
            <w:tcW w:w="3060" w:type="dxa"/>
            <w:shd w:val="clear" w:color="auto" w:fill="4C8B3F" w:themeFill="background2"/>
            <w:noWrap/>
            <w:hideMark/>
          </w:tcPr>
          <w:p w14:paraId="6F5E2D1B" w14:textId="77777777" w:rsidR="00E52040" w:rsidRPr="00973E39" w:rsidRDefault="00E52040">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Configuration Required</w:t>
            </w:r>
          </w:p>
        </w:tc>
        <w:tc>
          <w:tcPr>
            <w:tcW w:w="1924" w:type="dxa"/>
            <w:shd w:val="clear" w:color="auto" w:fill="4C8B3F" w:themeFill="background2"/>
            <w:noWrap/>
            <w:hideMark/>
          </w:tcPr>
          <w:p w14:paraId="0AF54804" w14:textId="77777777" w:rsidR="00E52040" w:rsidRPr="00973E39" w:rsidRDefault="00E52040">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Default</w:t>
            </w:r>
          </w:p>
        </w:tc>
      </w:tr>
      <w:tr w:rsidR="00E52040" w:rsidRPr="00973E39" w14:paraId="74A57A2B" w14:textId="77777777" w:rsidTr="00D61939">
        <w:trPr>
          <w:trHeight w:val="458"/>
        </w:trPr>
        <w:tc>
          <w:tcPr>
            <w:tcW w:w="715" w:type="dxa"/>
          </w:tcPr>
          <w:p w14:paraId="53DEFF8B" w14:textId="77777777" w:rsidR="00E52040" w:rsidRPr="00973E39" w:rsidRDefault="00E52040">
            <w:pPr>
              <w:rPr>
                <w:rFonts w:ascii="Calibri" w:hAnsi="Calibri" w:cs="Calibri"/>
                <w:color w:val="000000"/>
                <w:sz w:val="22"/>
                <w:szCs w:val="22"/>
              </w:rPr>
            </w:pPr>
            <w:r w:rsidRPr="00973E39">
              <w:rPr>
                <w:rFonts w:ascii="Calibri" w:hAnsi="Calibri" w:cs="Calibri"/>
                <w:color w:val="000000"/>
                <w:sz w:val="22"/>
                <w:szCs w:val="22"/>
              </w:rPr>
              <w:t>1</w:t>
            </w:r>
          </w:p>
        </w:tc>
        <w:tc>
          <w:tcPr>
            <w:tcW w:w="3760" w:type="dxa"/>
          </w:tcPr>
          <w:p w14:paraId="2CFE4E57" w14:textId="37DBC364" w:rsidR="00E52040" w:rsidRPr="00973E39" w:rsidRDefault="00DB4BBD">
            <w:pPr>
              <w:pStyle w:val="Hints"/>
              <w:spacing w:after="200"/>
              <w:rPr>
                <w:rFonts w:ascii="Calibri" w:eastAsia="Calibri" w:hAnsi="Calibri" w:cs="Calibri"/>
                <w:color w:val="auto"/>
                <w:sz w:val="22"/>
                <w:szCs w:val="22"/>
              </w:rPr>
            </w:pPr>
            <w:r>
              <w:rPr>
                <w:rFonts w:ascii="Calibri" w:eastAsia="Calibri" w:hAnsi="Calibri" w:cs="Calibri"/>
                <w:color w:val="auto"/>
                <w:sz w:val="22"/>
                <w:szCs w:val="22"/>
              </w:rPr>
              <w:t xml:space="preserve">“Allow RFI Verification” </w:t>
            </w:r>
            <w:r w:rsidR="0073282F">
              <w:rPr>
                <w:rFonts w:ascii="Calibri" w:eastAsia="Calibri" w:hAnsi="Calibri" w:cs="Calibri"/>
                <w:color w:val="auto"/>
                <w:sz w:val="22"/>
                <w:szCs w:val="22"/>
              </w:rPr>
              <w:t xml:space="preserve">defines the </w:t>
            </w:r>
            <w:r w:rsidR="00CC0C56">
              <w:rPr>
                <w:rFonts w:ascii="Calibri" w:eastAsia="Calibri" w:hAnsi="Calibri" w:cs="Calibri"/>
                <w:color w:val="auto"/>
                <w:sz w:val="22"/>
                <w:szCs w:val="22"/>
              </w:rPr>
              <w:t xml:space="preserve">agent portal user </w:t>
            </w:r>
            <w:r w:rsidR="0073282F">
              <w:rPr>
                <w:rFonts w:ascii="Calibri" w:eastAsia="Calibri" w:hAnsi="Calibri" w:cs="Calibri"/>
                <w:color w:val="auto"/>
                <w:sz w:val="22"/>
                <w:szCs w:val="22"/>
              </w:rPr>
              <w:t xml:space="preserve">ability to </w:t>
            </w:r>
            <w:r w:rsidR="00CC0C56">
              <w:rPr>
                <w:rFonts w:ascii="Calibri" w:eastAsia="Calibri" w:hAnsi="Calibri" w:cs="Calibri"/>
                <w:color w:val="auto"/>
                <w:sz w:val="22"/>
                <w:szCs w:val="22"/>
              </w:rPr>
              <w:t xml:space="preserve">verify the </w:t>
            </w:r>
            <w:r w:rsidR="00BD34BD">
              <w:rPr>
                <w:rFonts w:ascii="Calibri" w:eastAsia="Calibri" w:hAnsi="Calibri" w:cs="Calibri"/>
                <w:color w:val="auto"/>
                <w:sz w:val="22"/>
                <w:szCs w:val="22"/>
              </w:rPr>
              <w:t xml:space="preserve">RFI when the application is being processed through Medicaid </w:t>
            </w:r>
            <w:r w:rsidR="00DE528B">
              <w:rPr>
                <w:rFonts w:ascii="Calibri" w:eastAsia="Calibri" w:hAnsi="Calibri" w:cs="Calibri"/>
                <w:color w:val="auto"/>
                <w:sz w:val="22"/>
                <w:szCs w:val="22"/>
              </w:rPr>
              <w:t xml:space="preserve">renewals or QHP &amp; Mixed HH renewal process in select circumstances defined in </w:t>
            </w:r>
            <w:r w:rsidR="00DE528B" w:rsidRPr="003E24A3">
              <w:rPr>
                <w:rFonts w:ascii="Calibri" w:hAnsi="Calibri" w:cs="Calibri"/>
                <w:color w:val="060808" w:themeColor="text1"/>
                <w:sz w:val="22"/>
                <w:szCs w:val="22"/>
              </w:rPr>
              <w:t>ETREN.PCS.0</w:t>
            </w:r>
            <w:r w:rsidR="00DE528B">
              <w:rPr>
                <w:rFonts w:ascii="Calibri" w:hAnsi="Calibri" w:cs="Calibri"/>
                <w:color w:val="060808" w:themeColor="text1"/>
                <w:sz w:val="22"/>
                <w:szCs w:val="22"/>
              </w:rPr>
              <w:t>6</w:t>
            </w:r>
            <w:r w:rsidR="00DE528B" w:rsidRPr="003E24A3">
              <w:rPr>
                <w:rFonts w:ascii="Calibri" w:hAnsi="Calibri" w:cs="Calibri"/>
                <w:color w:val="060808" w:themeColor="text1"/>
                <w:sz w:val="22"/>
                <w:szCs w:val="22"/>
              </w:rPr>
              <w:t>.01</w:t>
            </w:r>
          </w:p>
        </w:tc>
        <w:tc>
          <w:tcPr>
            <w:tcW w:w="3060" w:type="dxa"/>
            <w:noWrap/>
          </w:tcPr>
          <w:p w14:paraId="32184728" w14:textId="77777777" w:rsidR="00E52040" w:rsidRDefault="00E52040">
            <w:pPr>
              <w:pStyle w:val="Hints"/>
              <w:spacing w:after="200"/>
              <w:rPr>
                <w:rFonts w:ascii="Calibri" w:eastAsia="Calibri" w:hAnsi="Calibri" w:cs="Calibri"/>
                <w:color w:val="auto"/>
                <w:sz w:val="22"/>
                <w:szCs w:val="22"/>
              </w:rPr>
            </w:pPr>
            <w:r>
              <w:rPr>
                <w:rFonts w:ascii="Calibri" w:eastAsia="Calibri" w:hAnsi="Calibri" w:cs="Calibri"/>
                <w:color w:val="auto"/>
                <w:sz w:val="22"/>
                <w:szCs w:val="22"/>
              </w:rPr>
              <w:t>ON/OFF</w:t>
            </w:r>
          </w:p>
          <w:p w14:paraId="1CD74194" w14:textId="4C7C9571" w:rsidR="00DE528B" w:rsidRDefault="00DE528B">
            <w:pPr>
              <w:pStyle w:val="Hints"/>
              <w:spacing w:after="200"/>
              <w:rPr>
                <w:rFonts w:ascii="Calibri" w:hAnsi="Calibri" w:cs="Calibri"/>
                <w:sz w:val="22"/>
                <w:szCs w:val="22"/>
              </w:rPr>
            </w:pPr>
            <w:r>
              <w:rPr>
                <w:rFonts w:ascii="Calibri" w:eastAsia="Calibri" w:hAnsi="Calibri" w:cs="Calibri"/>
                <w:color w:val="auto"/>
                <w:sz w:val="22"/>
                <w:szCs w:val="22"/>
              </w:rPr>
              <w:t xml:space="preserve">ON- </w:t>
            </w:r>
            <w:r w:rsidRPr="00DE528B">
              <w:rPr>
                <w:rFonts w:ascii="Calibri" w:eastAsia="Calibri" w:hAnsi="Calibri" w:cs="Calibri"/>
                <w:color w:val="auto"/>
                <w:sz w:val="22"/>
                <w:szCs w:val="22"/>
              </w:rPr>
              <w:t xml:space="preserve">Follow the rules mentioned in PC-01, PC-02, PC-03 to enable the </w:t>
            </w:r>
            <w:r w:rsidR="00FA1759">
              <w:rPr>
                <w:rFonts w:ascii="Calibri" w:eastAsia="Calibri" w:hAnsi="Calibri" w:cs="Calibri"/>
                <w:color w:val="auto"/>
                <w:sz w:val="22"/>
                <w:szCs w:val="22"/>
              </w:rPr>
              <w:t>agent portal</w:t>
            </w:r>
            <w:r w:rsidRPr="00DE528B">
              <w:rPr>
                <w:rFonts w:ascii="Calibri" w:eastAsia="Calibri" w:hAnsi="Calibri" w:cs="Calibri"/>
                <w:color w:val="auto"/>
                <w:sz w:val="22"/>
                <w:szCs w:val="22"/>
              </w:rPr>
              <w:t xml:space="preserve"> user to verify the RFI</w:t>
            </w:r>
            <w:r w:rsidR="001650FD">
              <w:rPr>
                <w:rFonts w:ascii="Calibri" w:eastAsia="Calibri" w:hAnsi="Calibri" w:cs="Calibri"/>
                <w:color w:val="auto"/>
                <w:sz w:val="22"/>
                <w:szCs w:val="22"/>
              </w:rPr>
              <w:t xml:space="preserve"> in select circumstances defined in </w:t>
            </w:r>
            <w:r w:rsidR="001650FD" w:rsidRPr="003E24A3">
              <w:rPr>
                <w:rFonts w:ascii="Calibri" w:hAnsi="Calibri" w:cs="Calibri"/>
                <w:color w:val="060808" w:themeColor="text1"/>
                <w:sz w:val="22"/>
                <w:szCs w:val="22"/>
              </w:rPr>
              <w:t>ETREN.PCS.0</w:t>
            </w:r>
            <w:r w:rsidR="001650FD">
              <w:rPr>
                <w:rFonts w:ascii="Calibri" w:hAnsi="Calibri" w:cs="Calibri"/>
                <w:color w:val="060808" w:themeColor="text1"/>
                <w:sz w:val="22"/>
                <w:szCs w:val="22"/>
              </w:rPr>
              <w:t>6</w:t>
            </w:r>
            <w:r w:rsidR="001650FD" w:rsidRPr="003E24A3">
              <w:rPr>
                <w:rFonts w:ascii="Calibri" w:hAnsi="Calibri" w:cs="Calibri"/>
                <w:color w:val="060808" w:themeColor="text1"/>
                <w:sz w:val="22"/>
                <w:szCs w:val="22"/>
              </w:rPr>
              <w:t>.01</w:t>
            </w:r>
            <w:r w:rsidRPr="00DE528B">
              <w:rPr>
                <w:rFonts w:ascii="Calibri" w:eastAsia="Calibri" w:hAnsi="Calibri" w:cs="Calibri"/>
                <w:color w:val="auto"/>
                <w:sz w:val="22"/>
                <w:szCs w:val="22"/>
              </w:rPr>
              <w:t>.</w:t>
            </w:r>
          </w:p>
          <w:p w14:paraId="0107B2FD" w14:textId="44373404" w:rsidR="00DE528B" w:rsidRDefault="00DE528B" w:rsidP="00DE528B">
            <w:pPr>
              <w:contextualSpacing/>
              <w:rPr>
                <w:rFonts w:ascii="Calibri" w:hAnsi="Calibri" w:cs="Calibri"/>
                <w:sz w:val="22"/>
                <w:szCs w:val="22"/>
              </w:rPr>
            </w:pPr>
            <w:r>
              <w:rPr>
                <w:rFonts w:ascii="Calibri" w:hAnsi="Calibri" w:cs="Calibri"/>
                <w:sz w:val="22"/>
                <w:szCs w:val="22"/>
              </w:rPr>
              <w:t xml:space="preserve">OFF- System will continue to </w:t>
            </w:r>
            <w:r w:rsidRPr="00DE528B">
              <w:rPr>
                <w:rFonts w:ascii="Calibri" w:hAnsi="Calibri" w:cs="Calibri"/>
                <w:b/>
                <w:bCs/>
                <w:sz w:val="22"/>
                <w:szCs w:val="22"/>
              </w:rPr>
              <w:t>not</w:t>
            </w:r>
            <w:r>
              <w:rPr>
                <w:rFonts w:ascii="Calibri" w:hAnsi="Calibri" w:cs="Calibri"/>
                <w:sz w:val="22"/>
                <w:szCs w:val="22"/>
              </w:rPr>
              <w:t xml:space="preserve"> allow the agent portal </w:t>
            </w:r>
            <w:r w:rsidR="00214C8E">
              <w:rPr>
                <w:rFonts w:ascii="Calibri" w:hAnsi="Calibri" w:cs="Calibri"/>
                <w:sz w:val="22"/>
                <w:szCs w:val="22"/>
              </w:rPr>
              <w:t xml:space="preserve">user </w:t>
            </w:r>
            <w:r>
              <w:rPr>
                <w:rFonts w:ascii="Calibri" w:hAnsi="Calibri" w:cs="Calibri"/>
                <w:sz w:val="22"/>
                <w:szCs w:val="22"/>
              </w:rPr>
              <w:t>to verify the RFI in any of the circumstances mentioned in ETREN.PCS</w:t>
            </w:r>
            <w:r w:rsidRPr="003E24A3">
              <w:rPr>
                <w:rFonts w:ascii="Calibri" w:hAnsi="Calibri" w:cs="Calibri"/>
                <w:color w:val="060808" w:themeColor="text1"/>
                <w:sz w:val="22"/>
                <w:szCs w:val="22"/>
              </w:rPr>
              <w:t>.0</w:t>
            </w:r>
            <w:r>
              <w:rPr>
                <w:rFonts w:ascii="Calibri" w:hAnsi="Calibri" w:cs="Calibri"/>
                <w:color w:val="060808" w:themeColor="text1"/>
                <w:sz w:val="22"/>
                <w:szCs w:val="22"/>
              </w:rPr>
              <w:t>6</w:t>
            </w:r>
            <w:r w:rsidRPr="003E24A3">
              <w:rPr>
                <w:rFonts w:ascii="Calibri" w:hAnsi="Calibri" w:cs="Calibri"/>
                <w:color w:val="060808" w:themeColor="text1"/>
                <w:sz w:val="22"/>
                <w:szCs w:val="22"/>
              </w:rPr>
              <w:t>.01</w:t>
            </w:r>
          </w:p>
          <w:p w14:paraId="65E9EEFA" w14:textId="1F6A406B" w:rsidR="00DE528B" w:rsidRDefault="00DE528B">
            <w:pPr>
              <w:pStyle w:val="Hints"/>
              <w:spacing w:after="200"/>
              <w:rPr>
                <w:rFonts w:ascii="Calibri" w:hAnsi="Calibri" w:cs="Calibri"/>
                <w:sz w:val="22"/>
                <w:szCs w:val="22"/>
              </w:rPr>
            </w:pPr>
          </w:p>
          <w:p w14:paraId="33102717" w14:textId="58656C27" w:rsidR="00DE528B" w:rsidRPr="00973E39" w:rsidRDefault="00DE528B">
            <w:pPr>
              <w:pStyle w:val="Hints"/>
              <w:spacing w:after="200"/>
              <w:rPr>
                <w:rFonts w:ascii="Calibri" w:eastAsia="Calibri" w:hAnsi="Calibri" w:cs="Calibri"/>
                <w:color w:val="auto"/>
                <w:sz w:val="22"/>
                <w:szCs w:val="22"/>
              </w:rPr>
            </w:pPr>
          </w:p>
        </w:tc>
        <w:tc>
          <w:tcPr>
            <w:tcW w:w="1924" w:type="dxa"/>
            <w:noWrap/>
          </w:tcPr>
          <w:p w14:paraId="0DB85BC6" w14:textId="44ED73CD" w:rsidR="00E52040" w:rsidRPr="00973E39" w:rsidRDefault="00DE528B">
            <w:pPr>
              <w:pStyle w:val="Hints"/>
              <w:spacing w:after="200"/>
              <w:rPr>
                <w:rFonts w:ascii="Calibri" w:eastAsia="Calibri" w:hAnsi="Calibri" w:cs="Calibri"/>
                <w:color w:val="auto"/>
                <w:sz w:val="22"/>
                <w:szCs w:val="22"/>
              </w:rPr>
            </w:pPr>
            <w:r>
              <w:rPr>
                <w:rFonts w:ascii="Calibri" w:eastAsia="Calibri" w:hAnsi="Calibri" w:cs="Calibri"/>
                <w:color w:val="auto"/>
                <w:sz w:val="22"/>
                <w:szCs w:val="22"/>
              </w:rPr>
              <w:t>OFF</w:t>
            </w:r>
          </w:p>
        </w:tc>
      </w:tr>
    </w:tbl>
    <w:p w14:paraId="063E94EF" w14:textId="1A552D5A" w:rsidR="00E7527B" w:rsidRPr="00973E39" w:rsidRDefault="00E7527B" w:rsidP="00E7527B">
      <w:pPr>
        <w:ind w:firstLine="720"/>
        <w:rPr>
          <w:rFonts w:ascii="Calibri" w:hAnsi="Calibri" w:cs="Calibri"/>
          <w:sz w:val="22"/>
          <w:szCs w:val="22"/>
        </w:rPr>
      </w:pPr>
    </w:p>
    <w:p w14:paraId="22C4CE28" w14:textId="3953AA7B" w:rsidR="00275037" w:rsidRDefault="00275037">
      <w:pPr>
        <w:rPr>
          <w:rFonts w:ascii="Calibri" w:hAnsi="Calibri" w:cs="Calibri"/>
        </w:rPr>
      </w:pPr>
      <w:r>
        <w:rPr>
          <w:rFonts w:ascii="Calibri" w:hAnsi="Calibri" w:cs="Calibri"/>
        </w:rPr>
        <w:br w:type="page"/>
      </w:r>
    </w:p>
    <w:p w14:paraId="317B8B87" w14:textId="27DF5AB9" w:rsidR="00275037" w:rsidRPr="003E5BA5" w:rsidRDefault="00275037" w:rsidP="00275037">
      <w:pPr>
        <w:pStyle w:val="ListParagraph"/>
        <w:keepNext/>
        <w:numPr>
          <w:ilvl w:val="1"/>
          <w:numId w:val="12"/>
        </w:numPr>
        <w:spacing w:before="200" w:after="60" w:line="276" w:lineRule="auto"/>
        <w:outlineLvl w:val="1"/>
        <w:rPr>
          <w:rFonts w:ascii="Calibri" w:hAnsi="Calibri" w:cs="Calibri"/>
          <w:b/>
          <w:sz w:val="22"/>
          <w:szCs w:val="22"/>
        </w:rPr>
      </w:pPr>
      <w:r>
        <w:rPr>
          <w:rFonts w:ascii="Calibri" w:hAnsi="Calibri" w:cs="Calibri"/>
          <w:b/>
          <w:sz w:val="22"/>
          <w:szCs w:val="22"/>
        </w:rPr>
        <w:t>ETREN</w:t>
      </w:r>
      <w:r w:rsidRPr="00103806">
        <w:rPr>
          <w:rFonts w:ascii="Calibri" w:hAnsi="Calibri" w:cs="Calibri"/>
          <w:b/>
          <w:sz w:val="22"/>
          <w:szCs w:val="22"/>
        </w:rPr>
        <w:t>.PC0</w:t>
      </w:r>
      <w:r w:rsidR="00C95D34">
        <w:rPr>
          <w:rFonts w:ascii="Calibri" w:hAnsi="Calibri" w:cs="Calibri"/>
          <w:b/>
          <w:sz w:val="22"/>
          <w:szCs w:val="22"/>
        </w:rPr>
        <w:t>7</w:t>
      </w:r>
      <w:r w:rsidRPr="00103806">
        <w:rPr>
          <w:rFonts w:ascii="Calibri" w:hAnsi="Calibri" w:cs="Calibri"/>
          <w:b/>
          <w:sz w:val="22"/>
          <w:szCs w:val="22"/>
        </w:rPr>
        <w:t xml:space="preserve"> </w:t>
      </w:r>
      <w:r w:rsidRPr="003E5BA5">
        <w:rPr>
          <w:rFonts w:ascii="Calibri" w:hAnsi="Calibri" w:cs="Calibri"/>
          <w:b/>
          <w:sz w:val="22"/>
          <w:szCs w:val="22"/>
        </w:rPr>
        <w:t xml:space="preserve">– </w:t>
      </w:r>
      <w:r>
        <w:rPr>
          <w:rFonts w:ascii="Calibri" w:hAnsi="Calibri" w:cs="Calibri"/>
          <w:b/>
          <w:sz w:val="22"/>
          <w:szCs w:val="22"/>
        </w:rPr>
        <w:t xml:space="preserve">Send new tags in </w:t>
      </w:r>
      <w:r w:rsidR="000042E9">
        <w:rPr>
          <w:rFonts w:ascii="Calibri" w:hAnsi="Calibri" w:cs="Calibri"/>
          <w:b/>
          <w:sz w:val="22"/>
          <w:szCs w:val="22"/>
        </w:rPr>
        <w:t xml:space="preserve">Medicaid </w:t>
      </w:r>
      <w:r>
        <w:rPr>
          <w:rFonts w:ascii="Calibri" w:hAnsi="Calibri" w:cs="Calibri"/>
          <w:b/>
          <w:sz w:val="22"/>
          <w:szCs w:val="22"/>
        </w:rPr>
        <w:t>Non-Auto renewals notice XML</w:t>
      </w:r>
    </w:p>
    <w:p w14:paraId="6BA48F89" w14:textId="77777777" w:rsidR="00275037" w:rsidRPr="00747B75" w:rsidRDefault="00275037" w:rsidP="00275037">
      <w:pPr>
        <w:pStyle w:val="ListParagraph"/>
        <w:keepNext/>
        <w:keepLines/>
        <w:pageBreakBefore/>
        <w:numPr>
          <w:ilvl w:val="1"/>
          <w:numId w:val="2"/>
        </w:numPr>
        <w:pBdr>
          <w:bottom w:val="single" w:sz="12" w:space="1" w:color="4C8B3F" w:themeColor="background2"/>
        </w:pBdr>
        <w:spacing w:after="240"/>
        <w:outlineLvl w:val="0"/>
        <w:rPr>
          <w:rFonts w:ascii="Calibri" w:eastAsiaTheme="majorEastAsia" w:hAnsi="Calibri" w:cs="Calibri"/>
          <w:b/>
          <w:vanish/>
          <w:sz w:val="28"/>
          <w:szCs w:val="26"/>
        </w:rPr>
      </w:pPr>
    </w:p>
    <w:p w14:paraId="23235E47" w14:textId="77777777" w:rsidR="00275037" w:rsidRPr="00973E39" w:rsidRDefault="00275037" w:rsidP="00275037">
      <w:pPr>
        <w:pStyle w:val="Heading3"/>
        <w:ind w:left="1224" w:hanging="504"/>
        <w:rPr>
          <w:rFonts w:ascii="Calibri" w:hAnsi="Calibri" w:cs="Calibri"/>
          <w:color w:val="auto"/>
          <w:sz w:val="22"/>
          <w:szCs w:val="22"/>
        </w:rPr>
      </w:pPr>
      <w:r w:rsidRPr="00973E39">
        <w:rPr>
          <w:rFonts w:ascii="Calibri" w:hAnsi="Calibri" w:cs="Calibri"/>
          <w:color w:val="auto"/>
          <w:sz w:val="22"/>
          <w:szCs w:val="22"/>
        </w:rPr>
        <w:t>Description</w:t>
      </w:r>
    </w:p>
    <w:p w14:paraId="4954C203" w14:textId="49FB4ED5" w:rsidR="007C7BC9" w:rsidRDefault="007C7BC9" w:rsidP="007C7BC9">
      <w:pPr>
        <w:ind w:left="720"/>
        <w:rPr>
          <w:rFonts w:ascii="Calibri" w:hAnsi="Calibri" w:cs="Calibri"/>
          <w:sz w:val="22"/>
          <w:szCs w:val="22"/>
        </w:rPr>
      </w:pPr>
      <w:r w:rsidRPr="00B379F9">
        <w:rPr>
          <w:rFonts w:ascii="Calibri" w:hAnsi="Calibri" w:cs="Calibri"/>
          <w:sz w:val="22"/>
          <w:szCs w:val="22"/>
        </w:rPr>
        <w:t xml:space="preserve">The purpose of this use case is to define the requirement to send additional tags in </w:t>
      </w:r>
      <w:r>
        <w:rPr>
          <w:rFonts w:ascii="Calibri" w:hAnsi="Calibri" w:cs="Calibri"/>
          <w:sz w:val="22"/>
          <w:szCs w:val="22"/>
        </w:rPr>
        <w:t xml:space="preserve">the Medicaid </w:t>
      </w:r>
      <w:r w:rsidR="00580562">
        <w:rPr>
          <w:rFonts w:ascii="Calibri" w:hAnsi="Calibri" w:cs="Calibri"/>
          <w:sz w:val="22"/>
          <w:szCs w:val="22"/>
        </w:rPr>
        <w:t>Non</w:t>
      </w:r>
      <w:r w:rsidR="00AA191B">
        <w:rPr>
          <w:rFonts w:ascii="Calibri" w:hAnsi="Calibri" w:cs="Calibri"/>
          <w:sz w:val="22"/>
          <w:szCs w:val="22"/>
        </w:rPr>
        <w:t>-</w:t>
      </w:r>
      <w:r w:rsidR="00580562">
        <w:rPr>
          <w:rFonts w:ascii="Calibri" w:hAnsi="Calibri" w:cs="Calibri"/>
          <w:sz w:val="22"/>
          <w:szCs w:val="22"/>
        </w:rPr>
        <w:t>Auto renewal</w:t>
      </w:r>
      <w:r>
        <w:rPr>
          <w:rFonts w:ascii="Calibri" w:hAnsi="Calibri" w:cs="Calibri"/>
          <w:sz w:val="22"/>
          <w:szCs w:val="22"/>
        </w:rPr>
        <w:t xml:space="preserve"> notice XMLs to identify:</w:t>
      </w:r>
    </w:p>
    <w:p w14:paraId="5AF3B11B" w14:textId="706D4EEF" w:rsidR="00AE335B" w:rsidRDefault="00D54F7B" w:rsidP="00AE335B">
      <w:pPr>
        <w:pStyle w:val="ListParagraph"/>
        <w:numPr>
          <w:ilvl w:val="0"/>
          <w:numId w:val="112"/>
        </w:numPr>
        <w:rPr>
          <w:rFonts w:ascii="Calibri" w:hAnsi="Calibri" w:cs="Calibri"/>
          <w:sz w:val="22"/>
          <w:szCs w:val="22"/>
        </w:rPr>
      </w:pPr>
      <w:r>
        <w:rPr>
          <w:rFonts w:ascii="Calibri" w:hAnsi="Calibri" w:cs="Calibri"/>
          <w:sz w:val="22"/>
          <w:szCs w:val="22"/>
        </w:rPr>
        <w:t>The</w:t>
      </w:r>
      <w:r w:rsidR="00AE335B" w:rsidRPr="002B543C">
        <w:rPr>
          <w:rFonts w:ascii="Calibri" w:hAnsi="Calibri" w:cs="Calibri"/>
          <w:sz w:val="22"/>
          <w:szCs w:val="22"/>
        </w:rPr>
        <w:t xml:space="preserve"> </w:t>
      </w:r>
      <w:r w:rsidR="00AE335B">
        <w:rPr>
          <w:rFonts w:ascii="Calibri" w:hAnsi="Calibri" w:cs="Calibri"/>
          <w:sz w:val="22"/>
          <w:szCs w:val="22"/>
        </w:rPr>
        <w:t>discrepancy reason for impacted and non-qualified member</w:t>
      </w:r>
    </w:p>
    <w:p w14:paraId="51DE3199" w14:textId="2E7A267C" w:rsidR="00AE335B" w:rsidRPr="00AE335B" w:rsidRDefault="00BC1E6A" w:rsidP="00AE335B">
      <w:pPr>
        <w:pStyle w:val="ListParagraph"/>
        <w:numPr>
          <w:ilvl w:val="0"/>
          <w:numId w:val="112"/>
        </w:numPr>
        <w:rPr>
          <w:rFonts w:ascii="Calibri" w:hAnsi="Calibri" w:cs="Calibri"/>
          <w:sz w:val="22"/>
          <w:szCs w:val="22"/>
        </w:rPr>
      </w:pPr>
      <w:ins w:id="690" w:author="-, Anshuman" w:date="2026-01-14T11:46:00Z" w16du:dateUtc="2026-01-14T16:46:00Z">
        <w:r>
          <w:rPr>
            <w:rFonts w:ascii="Calibri" w:hAnsi="Calibri" w:cs="Calibri"/>
            <w:sz w:val="22"/>
            <w:szCs w:val="22"/>
          </w:rPr>
          <w:t xml:space="preserve">To </w:t>
        </w:r>
      </w:ins>
      <w:del w:id="691" w:author="-, Anshuman" w:date="2026-01-14T11:46:00Z" w16du:dateUtc="2026-01-14T16:46:00Z">
        <w:r w:rsidR="00AE335B" w:rsidRPr="00AE335B" w:rsidDel="00BC1E6A">
          <w:rPr>
            <w:rFonts w:ascii="Calibri" w:hAnsi="Calibri" w:cs="Calibri"/>
            <w:sz w:val="22"/>
            <w:szCs w:val="22"/>
          </w:rPr>
          <w:delText xml:space="preserve">Medicaid benefit </w:delText>
        </w:r>
      </w:del>
      <w:ins w:id="692" w:author="-, Anshuman" w:date="2026-01-14T11:45:00Z" w16du:dateUtc="2026-01-14T16:45:00Z">
        <w:r w:rsidRPr="009B2856">
          <w:rPr>
            <w:rFonts w:ascii="Calibri" w:hAnsi="Calibri" w:cs="Calibri"/>
            <w:sz w:val="22"/>
            <w:szCs w:val="22"/>
          </w:rPr>
          <w:t xml:space="preserve">indicate whether the </w:t>
        </w:r>
        <w:r>
          <w:rPr>
            <w:rFonts w:ascii="Calibri" w:hAnsi="Calibri" w:cs="Calibri"/>
            <w:sz w:val="22"/>
            <w:szCs w:val="22"/>
          </w:rPr>
          <w:t xml:space="preserve">Qualified </w:t>
        </w:r>
        <w:r w:rsidRPr="009B2856">
          <w:rPr>
            <w:rFonts w:ascii="Calibri" w:hAnsi="Calibri" w:cs="Calibri"/>
            <w:sz w:val="22"/>
            <w:szCs w:val="22"/>
          </w:rPr>
          <w:t>member’s Medicaid benefit</w:t>
        </w:r>
        <w:r>
          <w:rPr>
            <w:rFonts w:ascii="Calibri" w:hAnsi="Calibri" w:cs="Calibri"/>
            <w:sz w:val="22"/>
            <w:szCs w:val="22"/>
          </w:rPr>
          <w:t xml:space="preserve"> is eligible for renewal</w:t>
        </w:r>
      </w:ins>
      <w:ins w:id="693" w:author="-, Anshuman" w:date="2026-01-14T11:46:00Z" w16du:dateUtc="2026-01-14T16:46:00Z">
        <w:r w:rsidR="00266A1B">
          <w:rPr>
            <w:rFonts w:ascii="Calibri" w:hAnsi="Calibri" w:cs="Calibri"/>
            <w:sz w:val="22"/>
            <w:szCs w:val="22"/>
          </w:rPr>
          <w:t xml:space="preserve"> or not</w:t>
        </w:r>
      </w:ins>
      <w:ins w:id="694" w:author="-, Anshuman" w:date="2026-01-14T11:45:00Z" w16du:dateUtc="2026-01-14T16:45:00Z">
        <w:r>
          <w:rPr>
            <w:rFonts w:ascii="Calibri" w:hAnsi="Calibri" w:cs="Calibri"/>
            <w:sz w:val="22"/>
            <w:szCs w:val="22"/>
          </w:rPr>
          <w:t>.</w:t>
        </w:r>
        <w:r w:rsidRPr="009B2856">
          <w:rPr>
            <w:rFonts w:ascii="Calibri" w:hAnsi="Calibri" w:cs="Calibri"/>
            <w:sz w:val="22"/>
            <w:szCs w:val="22"/>
          </w:rPr>
          <w:t xml:space="preserve"> </w:t>
        </w:r>
      </w:ins>
      <w:del w:id="695" w:author="-, Anshuman" w:date="2026-01-14T11:45:00Z" w16du:dateUtc="2026-01-14T16:45:00Z">
        <w:r w:rsidR="00AE335B" w:rsidRPr="00AE335B" w:rsidDel="00BC1E6A">
          <w:rPr>
            <w:rFonts w:ascii="Calibri" w:hAnsi="Calibri" w:cs="Calibri"/>
            <w:sz w:val="22"/>
            <w:szCs w:val="22"/>
          </w:rPr>
          <w:delText>has been downgraded, terminated, or remains unchanged for members whose Medicaid benefit is not eligible for renewal.</w:delText>
        </w:r>
      </w:del>
    </w:p>
    <w:p w14:paraId="3FE88341" w14:textId="3B1620C3" w:rsidR="00275037" w:rsidRPr="00973E39" w:rsidRDefault="00275037" w:rsidP="00275037">
      <w:pPr>
        <w:ind w:left="720"/>
        <w:rPr>
          <w:rFonts w:ascii="Calibri" w:hAnsi="Calibri" w:cs="Calibri"/>
          <w:sz w:val="22"/>
          <w:szCs w:val="22"/>
        </w:rPr>
      </w:pPr>
    </w:p>
    <w:p w14:paraId="56002CCE" w14:textId="77777777" w:rsidR="00275037" w:rsidRPr="008456FC" w:rsidRDefault="00275037" w:rsidP="00275037">
      <w:pPr>
        <w:pStyle w:val="Heading3"/>
        <w:ind w:left="1224" w:hanging="504"/>
        <w:rPr>
          <w:rFonts w:ascii="Calibri" w:hAnsi="Calibri" w:cs="Calibri"/>
          <w:color w:val="auto"/>
          <w:sz w:val="22"/>
          <w:szCs w:val="22"/>
        </w:rPr>
      </w:pPr>
      <w:r w:rsidRPr="00973E39">
        <w:rPr>
          <w:rFonts w:ascii="Calibri" w:hAnsi="Calibri" w:cs="Calibri"/>
          <w:color w:val="auto"/>
          <w:sz w:val="22"/>
          <w:szCs w:val="22"/>
        </w:rPr>
        <w:t>Current System Behavior</w:t>
      </w:r>
    </w:p>
    <w:p w14:paraId="70C3905B" w14:textId="084CBBFE" w:rsidR="00275037" w:rsidRPr="006756B7" w:rsidRDefault="00275037" w:rsidP="00275037">
      <w:pPr>
        <w:ind w:left="720"/>
        <w:rPr>
          <w:rFonts w:ascii="Calibri" w:hAnsi="Calibri" w:cs="Calibri"/>
          <w:sz w:val="22"/>
          <w:szCs w:val="22"/>
        </w:rPr>
      </w:pPr>
      <w:r w:rsidRPr="00C2076E">
        <w:rPr>
          <w:rFonts w:ascii="Calibri" w:hAnsi="Calibri" w:cs="Calibri"/>
          <w:sz w:val="22"/>
          <w:szCs w:val="22"/>
        </w:rPr>
        <w:t xml:space="preserve">Currently, the HIX system </w:t>
      </w:r>
      <w:r w:rsidR="00C54492">
        <w:rPr>
          <w:rFonts w:ascii="Calibri" w:hAnsi="Calibri" w:cs="Calibri"/>
          <w:sz w:val="22"/>
          <w:szCs w:val="22"/>
        </w:rPr>
        <w:t>sends</w:t>
      </w:r>
      <w:r w:rsidR="005C78A1">
        <w:rPr>
          <w:rFonts w:ascii="Calibri" w:hAnsi="Calibri" w:cs="Calibri"/>
          <w:sz w:val="22"/>
          <w:szCs w:val="22"/>
        </w:rPr>
        <w:t xml:space="preserve"> </w:t>
      </w:r>
      <w:r w:rsidR="00E86DFD">
        <w:rPr>
          <w:rFonts w:ascii="Calibri" w:hAnsi="Calibri" w:cs="Calibri"/>
          <w:sz w:val="22"/>
          <w:szCs w:val="22"/>
        </w:rPr>
        <w:t xml:space="preserve">a </w:t>
      </w:r>
      <w:r w:rsidR="005C78A1">
        <w:rPr>
          <w:rFonts w:ascii="Calibri" w:hAnsi="Calibri" w:cs="Calibri"/>
          <w:sz w:val="22"/>
          <w:szCs w:val="22"/>
        </w:rPr>
        <w:t>discrepancy reason for</w:t>
      </w:r>
      <w:r w:rsidR="001D0BB2">
        <w:rPr>
          <w:rFonts w:ascii="Calibri" w:hAnsi="Calibri" w:cs="Calibri"/>
          <w:sz w:val="22"/>
          <w:szCs w:val="22"/>
        </w:rPr>
        <w:t xml:space="preserve"> </w:t>
      </w:r>
      <w:r w:rsidR="00C54492">
        <w:rPr>
          <w:rFonts w:ascii="Calibri" w:hAnsi="Calibri" w:cs="Calibri"/>
          <w:sz w:val="22"/>
          <w:szCs w:val="22"/>
        </w:rPr>
        <w:t xml:space="preserve">qualified member in </w:t>
      </w:r>
      <w:r w:rsidR="00C54492" w:rsidRPr="00C54492">
        <w:rPr>
          <w:rFonts w:ascii="Calibri" w:hAnsi="Calibri" w:cs="Calibri"/>
          <w:sz w:val="22"/>
          <w:szCs w:val="22"/>
        </w:rPr>
        <w:t>Medicaid Non-Auto renewals notice XML</w:t>
      </w:r>
      <w:r w:rsidR="00C54492">
        <w:rPr>
          <w:rFonts w:ascii="Calibri" w:hAnsi="Calibri" w:cs="Calibri"/>
          <w:sz w:val="22"/>
          <w:szCs w:val="22"/>
        </w:rPr>
        <w:t>.</w:t>
      </w:r>
    </w:p>
    <w:p w14:paraId="1985DF68" w14:textId="77777777" w:rsidR="00275037" w:rsidRPr="00973E39" w:rsidRDefault="00275037" w:rsidP="00275037">
      <w:pPr>
        <w:rPr>
          <w:rFonts w:ascii="Calibri" w:hAnsi="Calibri" w:cs="Calibri"/>
          <w:sz w:val="22"/>
          <w:szCs w:val="22"/>
        </w:rPr>
      </w:pPr>
    </w:p>
    <w:p w14:paraId="3FD8656F" w14:textId="77777777" w:rsidR="00275037" w:rsidRPr="00973E39" w:rsidRDefault="00275037" w:rsidP="00275037">
      <w:pPr>
        <w:pStyle w:val="Heading3"/>
        <w:ind w:left="1224" w:hanging="504"/>
        <w:rPr>
          <w:rFonts w:ascii="Calibri" w:hAnsi="Calibri" w:cs="Calibri"/>
          <w:color w:val="auto"/>
          <w:sz w:val="22"/>
          <w:szCs w:val="22"/>
        </w:rPr>
      </w:pPr>
      <w:r w:rsidRPr="00973E39">
        <w:rPr>
          <w:rFonts w:ascii="Calibri" w:hAnsi="Calibri" w:cs="Calibri"/>
          <w:color w:val="auto"/>
          <w:sz w:val="22"/>
          <w:szCs w:val="22"/>
        </w:rPr>
        <w:t>Actor(s)</w:t>
      </w:r>
    </w:p>
    <w:p w14:paraId="6BB82631" w14:textId="77777777" w:rsidR="00275037" w:rsidRPr="00973E39" w:rsidRDefault="00275037" w:rsidP="00D12E11">
      <w:pPr>
        <w:pStyle w:val="ListParagraph"/>
        <w:numPr>
          <w:ilvl w:val="0"/>
          <w:numId w:val="104"/>
        </w:numPr>
        <w:contextualSpacing/>
        <w:rPr>
          <w:rFonts w:ascii="Calibri" w:hAnsi="Calibri" w:cs="Calibri"/>
          <w:sz w:val="22"/>
          <w:szCs w:val="22"/>
        </w:rPr>
      </w:pPr>
      <w:r w:rsidRPr="00973E39">
        <w:rPr>
          <w:rFonts w:ascii="Calibri" w:hAnsi="Calibri" w:cs="Calibri"/>
          <w:sz w:val="22"/>
          <w:szCs w:val="22"/>
        </w:rPr>
        <w:t>HIX System</w:t>
      </w:r>
    </w:p>
    <w:p w14:paraId="129E21F6" w14:textId="77777777" w:rsidR="00275037" w:rsidRPr="00973E39" w:rsidRDefault="00275037" w:rsidP="00275037">
      <w:pPr>
        <w:ind w:left="1440"/>
        <w:rPr>
          <w:rFonts w:ascii="Calibri" w:hAnsi="Calibri" w:cs="Calibri"/>
          <w:sz w:val="22"/>
          <w:szCs w:val="22"/>
        </w:rPr>
      </w:pPr>
    </w:p>
    <w:p w14:paraId="57898D18" w14:textId="77777777" w:rsidR="00275037" w:rsidRPr="00973E39" w:rsidRDefault="00275037" w:rsidP="00275037">
      <w:pPr>
        <w:pStyle w:val="Heading3"/>
        <w:ind w:left="1224" w:hanging="504"/>
        <w:rPr>
          <w:rFonts w:ascii="Calibri" w:hAnsi="Calibri" w:cs="Calibri"/>
          <w:color w:val="auto"/>
          <w:sz w:val="22"/>
          <w:szCs w:val="22"/>
        </w:rPr>
      </w:pPr>
      <w:r w:rsidRPr="00973E39">
        <w:rPr>
          <w:rFonts w:ascii="Calibri" w:hAnsi="Calibri" w:cs="Calibri"/>
          <w:color w:val="auto"/>
          <w:sz w:val="22"/>
          <w:szCs w:val="22"/>
        </w:rPr>
        <w:t>Trigger(s)</w:t>
      </w:r>
    </w:p>
    <w:p w14:paraId="52F6AA6F" w14:textId="77777777" w:rsidR="00275037" w:rsidRDefault="00275037" w:rsidP="00D12E11">
      <w:pPr>
        <w:pStyle w:val="ListParagraph"/>
        <w:numPr>
          <w:ilvl w:val="0"/>
          <w:numId w:val="105"/>
        </w:numPr>
        <w:rPr>
          <w:rFonts w:ascii="Calibri" w:hAnsi="Calibri" w:cs="Calibri"/>
          <w:sz w:val="22"/>
          <w:szCs w:val="22"/>
        </w:rPr>
      </w:pPr>
      <w:r>
        <w:rPr>
          <w:rFonts w:ascii="Calibri" w:hAnsi="Calibri" w:cs="Calibri"/>
          <w:sz w:val="22"/>
          <w:szCs w:val="22"/>
        </w:rPr>
        <w:t>Notice generation process has been initiated.</w:t>
      </w:r>
    </w:p>
    <w:p w14:paraId="5BF5408F" w14:textId="77777777" w:rsidR="00275037" w:rsidRPr="00973E39" w:rsidRDefault="00275037" w:rsidP="00275037">
      <w:pPr>
        <w:pStyle w:val="ListParagraph"/>
        <w:ind w:left="1080"/>
        <w:rPr>
          <w:rFonts w:ascii="Calibri" w:hAnsi="Calibri" w:cs="Calibri"/>
          <w:sz w:val="22"/>
          <w:szCs w:val="22"/>
        </w:rPr>
      </w:pPr>
    </w:p>
    <w:p w14:paraId="6ABA9ECA" w14:textId="77777777" w:rsidR="00275037" w:rsidRPr="00973E39" w:rsidRDefault="00275037" w:rsidP="00275037">
      <w:pPr>
        <w:pStyle w:val="Heading3"/>
        <w:ind w:left="1224" w:hanging="504"/>
        <w:rPr>
          <w:rFonts w:ascii="Calibri" w:hAnsi="Calibri" w:cs="Calibri"/>
          <w:color w:val="auto"/>
          <w:sz w:val="22"/>
          <w:szCs w:val="22"/>
        </w:rPr>
      </w:pPr>
      <w:r w:rsidRPr="00973E39">
        <w:rPr>
          <w:rFonts w:ascii="Calibri" w:hAnsi="Calibri" w:cs="Calibri"/>
          <w:color w:val="auto"/>
          <w:sz w:val="22"/>
          <w:szCs w:val="22"/>
        </w:rPr>
        <w:t>Precondition(s)</w:t>
      </w:r>
    </w:p>
    <w:p w14:paraId="146A9A5B" w14:textId="77777777" w:rsidR="00275037" w:rsidRPr="00973E39" w:rsidRDefault="00275037" w:rsidP="00D12E11">
      <w:pPr>
        <w:pStyle w:val="ListParagraph"/>
        <w:numPr>
          <w:ilvl w:val="0"/>
          <w:numId w:val="106"/>
        </w:numPr>
        <w:tabs>
          <w:tab w:val="left" w:pos="1080"/>
        </w:tabs>
        <w:rPr>
          <w:rFonts w:ascii="Calibri" w:hAnsi="Calibri" w:cs="Calibri"/>
          <w:sz w:val="22"/>
          <w:szCs w:val="22"/>
        </w:rPr>
      </w:pPr>
      <w:r w:rsidRPr="00973E39">
        <w:rPr>
          <w:rFonts w:ascii="Calibri" w:hAnsi="Calibri" w:cs="Calibri"/>
          <w:sz w:val="22"/>
          <w:szCs w:val="22"/>
        </w:rPr>
        <w:t>Preliminary</w:t>
      </w:r>
      <w:r>
        <w:rPr>
          <w:rFonts w:ascii="Calibri" w:hAnsi="Calibri" w:cs="Calibri"/>
          <w:sz w:val="22"/>
          <w:szCs w:val="22"/>
        </w:rPr>
        <w:t xml:space="preserve"> eligibility has been created for an account during QHP and Mixed Household renewals.</w:t>
      </w:r>
    </w:p>
    <w:p w14:paraId="0021F976" w14:textId="5992D9FA" w:rsidR="00EF4F4D" w:rsidRPr="00973E39" w:rsidRDefault="00DC15CF" w:rsidP="00F10C4B">
      <w:pPr>
        <w:pStyle w:val="ListParagraph"/>
        <w:numPr>
          <w:ilvl w:val="0"/>
          <w:numId w:val="106"/>
        </w:numPr>
        <w:rPr>
          <w:rFonts w:ascii="Calibri" w:hAnsi="Calibri" w:cs="Calibri"/>
          <w:sz w:val="22"/>
          <w:szCs w:val="22"/>
        </w:rPr>
      </w:pPr>
      <w:r>
        <w:rPr>
          <w:rFonts w:ascii="Calibri" w:hAnsi="Calibri" w:cs="Calibri"/>
          <w:bCs/>
          <w:sz w:val="22"/>
          <w:szCs w:val="22"/>
        </w:rPr>
        <w:t xml:space="preserve">The Medicaid renewal time clock has been initiated for </w:t>
      </w:r>
      <w:r w:rsidR="00947AB4">
        <w:rPr>
          <w:rFonts w:ascii="Calibri" w:hAnsi="Calibri" w:cs="Calibri"/>
          <w:bCs/>
          <w:sz w:val="22"/>
          <w:szCs w:val="22"/>
        </w:rPr>
        <w:t>an application</w:t>
      </w:r>
      <w:r w:rsidR="00C54492">
        <w:rPr>
          <w:rFonts w:ascii="Calibri" w:hAnsi="Calibri" w:cs="Calibri"/>
          <w:bCs/>
          <w:sz w:val="22"/>
          <w:szCs w:val="22"/>
        </w:rPr>
        <w:t>.</w:t>
      </w:r>
    </w:p>
    <w:p w14:paraId="58B048E8" w14:textId="77777777" w:rsidR="00275037" w:rsidRPr="00987A5C" w:rsidRDefault="00275037" w:rsidP="00275037">
      <w:pPr>
        <w:tabs>
          <w:tab w:val="left" w:pos="1080"/>
        </w:tabs>
        <w:rPr>
          <w:rFonts w:ascii="Calibri" w:hAnsi="Calibri" w:cs="Calibri"/>
          <w:sz w:val="22"/>
          <w:szCs w:val="22"/>
        </w:rPr>
      </w:pPr>
    </w:p>
    <w:p w14:paraId="7DE9E0CB" w14:textId="77777777" w:rsidR="00275037" w:rsidRPr="00973E39" w:rsidRDefault="00275037" w:rsidP="00275037">
      <w:pPr>
        <w:pStyle w:val="Heading3"/>
        <w:ind w:left="1224" w:hanging="504"/>
        <w:rPr>
          <w:rFonts w:ascii="Calibri" w:hAnsi="Calibri" w:cs="Calibri"/>
          <w:color w:val="auto"/>
          <w:sz w:val="22"/>
          <w:szCs w:val="22"/>
        </w:rPr>
      </w:pPr>
      <w:r w:rsidRPr="00973E39">
        <w:rPr>
          <w:rFonts w:ascii="Calibri" w:hAnsi="Calibri" w:cs="Calibri"/>
          <w:color w:val="auto"/>
          <w:sz w:val="22"/>
          <w:szCs w:val="22"/>
        </w:rPr>
        <w:t>Postcondition(s)</w:t>
      </w:r>
    </w:p>
    <w:p w14:paraId="1B840C89" w14:textId="57CFBEF0" w:rsidR="00A54B7F" w:rsidRPr="00191FA1" w:rsidRDefault="00A54B7F" w:rsidP="00A54B7F">
      <w:pPr>
        <w:pStyle w:val="ListParagraph"/>
        <w:ind w:left="1080"/>
        <w:rPr>
          <w:rFonts w:ascii="Calibri" w:hAnsi="Calibri" w:cs="Calibri"/>
          <w:sz w:val="22"/>
          <w:szCs w:val="22"/>
        </w:rPr>
      </w:pPr>
      <w:r w:rsidRPr="00191FA1">
        <w:rPr>
          <w:rFonts w:ascii="Calibri" w:hAnsi="Calibri" w:cs="Calibri"/>
          <w:sz w:val="22"/>
          <w:szCs w:val="22"/>
        </w:rPr>
        <w:t>1.</w:t>
      </w:r>
      <w:r w:rsidRPr="00191FA1">
        <w:rPr>
          <w:rFonts w:ascii="Calibri" w:hAnsi="Calibri" w:cs="Calibri"/>
          <w:sz w:val="22"/>
          <w:szCs w:val="22"/>
        </w:rPr>
        <w:tab/>
        <w:t xml:space="preserve">The system sends </w:t>
      </w:r>
      <w:r w:rsidR="009A5141">
        <w:rPr>
          <w:rFonts w:ascii="Calibri" w:hAnsi="Calibri" w:cs="Calibri"/>
          <w:sz w:val="22"/>
          <w:szCs w:val="22"/>
        </w:rPr>
        <w:t xml:space="preserve">the </w:t>
      </w:r>
      <w:r w:rsidRPr="00191FA1">
        <w:rPr>
          <w:rFonts w:ascii="Calibri" w:hAnsi="Calibri" w:cs="Calibri"/>
          <w:sz w:val="22"/>
          <w:szCs w:val="22"/>
        </w:rPr>
        <w:t>following new tags in the Medicaid Non-Auto Renewal</w:t>
      </w:r>
      <w:r>
        <w:rPr>
          <w:rFonts w:ascii="Calibri" w:hAnsi="Calibri" w:cs="Calibri"/>
          <w:sz w:val="22"/>
          <w:szCs w:val="22"/>
        </w:rPr>
        <w:t xml:space="preserve"> notice</w:t>
      </w:r>
      <w:r w:rsidRPr="00191FA1">
        <w:rPr>
          <w:rFonts w:ascii="Calibri" w:hAnsi="Calibri" w:cs="Calibri"/>
          <w:sz w:val="22"/>
          <w:szCs w:val="22"/>
        </w:rPr>
        <w:t xml:space="preserve"> XML </w:t>
      </w:r>
      <w:r>
        <w:rPr>
          <w:rFonts w:ascii="Calibri" w:hAnsi="Calibri" w:cs="Calibri"/>
          <w:sz w:val="22"/>
          <w:szCs w:val="22"/>
        </w:rPr>
        <w:t>to identify</w:t>
      </w:r>
      <w:r w:rsidRPr="00191FA1">
        <w:rPr>
          <w:rFonts w:ascii="Calibri" w:hAnsi="Calibri" w:cs="Calibri"/>
          <w:sz w:val="22"/>
          <w:szCs w:val="22"/>
        </w:rPr>
        <w:t>:</w:t>
      </w:r>
    </w:p>
    <w:p w14:paraId="6AC36826" w14:textId="0E6190E5" w:rsidR="00AE335B" w:rsidRDefault="00DC15CF" w:rsidP="00AE335B">
      <w:pPr>
        <w:pStyle w:val="ListParagraph"/>
        <w:numPr>
          <w:ilvl w:val="0"/>
          <w:numId w:val="112"/>
        </w:numPr>
        <w:rPr>
          <w:rFonts w:ascii="Calibri" w:hAnsi="Calibri" w:cs="Calibri"/>
          <w:sz w:val="22"/>
          <w:szCs w:val="22"/>
        </w:rPr>
      </w:pPr>
      <w:r w:rsidRPr="002B543C">
        <w:rPr>
          <w:rFonts w:ascii="Calibri" w:hAnsi="Calibri" w:cs="Calibri"/>
          <w:sz w:val="22"/>
          <w:szCs w:val="22"/>
        </w:rPr>
        <w:t xml:space="preserve">If </w:t>
      </w:r>
      <w:r w:rsidR="003A2493">
        <w:rPr>
          <w:rFonts w:ascii="Calibri" w:hAnsi="Calibri" w:cs="Calibri"/>
          <w:sz w:val="22"/>
          <w:szCs w:val="22"/>
        </w:rPr>
        <w:t>the</w:t>
      </w:r>
      <w:r w:rsidRPr="002B543C">
        <w:rPr>
          <w:rFonts w:ascii="Calibri" w:hAnsi="Calibri" w:cs="Calibri"/>
          <w:sz w:val="22"/>
          <w:szCs w:val="22"/>
        </w:rPr>
        <w:t xml:space="preserve"> </w:t>
      </w:r>
      <w:r>
        <w:rPr>
          <w:rFonts w:ascii="Calibri" w:hAnsi="Calibri" w:cs="Calibri"/>
          <w:sz w:val="22"/>
          <w:szCs w:val="22"/>
        </w:rPr>
        <w:t xml:space="preserve">discrepancy reason for </w:t>
      </w:r>
      <w:r w:rsidR="00AE335B">
        <w:rPr>
          <w:rFonts w:ascii="Calibri" w:hAnsi="Calibri" w:cs="Calibri"/>
          <w:sz w:val="22"/>
          <w:szCs w:val="22"/>
        </w:rPr>
        <w:t>impacted and non-qualified member</w:t>
      </w:r>
    </w:p>
    <w:p w14:paraId="5BF8AECC" w14:textId="3E89C8E5" w:rsidR="00AE335B" w:rsidRPr="00AE335B" w:rsidRDefault="00AE335B" w:rsidP="00AE335B">
      <w:pPr>
        <w:pStyle w:val="ListParagraph"/>
        <w:numPr>
          <w:ilvl w:val="0"/>
          <w:numId w:val="112"/>
        </w:numPr>
        <w:rPr>
          <w:rFonts w:ascii="Calibri" w:hAnsi="Calibri" w:cs="Calibri"/>
          <w:sz w:val="22"/>
          <w:szCs w:val="22"/>
        </w:rPr>
      </w:pPr>
      <w:r w:rsidRPr="00AE335B">
        <w:rPr>
          <w:rFonts w:ascii="Calibri" w:hAnsi="Calibri" w:cs="Calibri"/>
          <w:sz w:val="22"/>
          <w:szCs w:val="22"/>
        </w:rPr>
        <w:t>Medicaid benefit has been downgraded, terminated, or remains unchanged for members whose Medicaid benefit is not eligible for renewal.</w:t>
      </w:r>
    </w:p>
    <w:p w14:paraId="0FB23F71" w14:textId="6E569F2C" w:rsidR="00275037" w:rsidRPr="003A6C46" w:rsidRDefault="00275037" w:rsidP="00AE335B">
      <w:pPr>
        <w:pStyle w:val="ListParagraph"/>
        <w:ind w:left="1800"/>
        <w:rPr>
          <w:rFonts w:ascii="Calibri" w:hAnsi="Calibri" w:cs="Calibri"/>
          <w:sz w:val="22"/>
          <w:szCs w:val="22"/>
        </w:rPr>
      </w:pPr>
    </w:p>
    <w:p w14:paraId="44389A22" w14:textId="77777777" w:rsidR="00275037" w:rsidRPr="00987A5C" w:rsidRDefault="00275037" w:rsidP="00275037">
      <w:pPr>
        <w:pStyle w:val="Heading3"/>
        <w:ind w:left="1224" w:hanging="504"/>
        <w:rPr>
          <w:rFonts w:ascii="Calibri" w:hAnsi="Calibri" w:cs="Calibri"/>
          <w:sz w:val="22"/>
          <w:szCs w:val="22"/>
        </w:rPr>
      </w:pPr>
      <w:r w:rsidRPr="00973E39">
        <w:rPr>
          <w:rFonts w:ascii="Calibri" w:hAnsi="Calibri" w:cs="Calibri"/>
          <w:color w:val="auto"/>
          <w:sz w:val="22"/>
          <w:szCs w:val="22"/>
        </w:rPr>
        <w:t>Proposed Solution Specification</w:t>
      </w:r>
    </w:p>
    <w:p w14:paraId="4A7DDA26" w14:textId="4CDCF459" w:rsidR="00275037" w:rsidRPr="00973E39" w:rsidRDefault="00275037" w:rsidP="00275037">
      <w:pPr>
        <w:pStyle w:val="Caption"/>
        <w:keepNext/>
        <w:jc w:val="center"/>
        <w:rPr>
          <w:rFonts w:ascii="Calibri" w:hAnsi="Calibri" w:cs="Calibri"/>
          <w:sz w:val="22"/>
          <w:szCs w:val="22"/>
        </w:rPr>
      </w:pPr>
      <w:bookmarkStart w:id="696" w:name="_Toc214441231"/>
      <w:r w:rsidRPr="00973E39">
        <w:rPr>
          <w:rFonts w:ascii="Calibri" w:hAnsi="Calibri" w:cs="Calibri"/>
          <w:sz w:val="22"/>
          <w:szCs w:val="22"/>
        </w:rPr>
        <w:t xml:space="preserve">Table </w:t>
      </w:r>
      <w:r w:rsidR="000E5DD9">
        <w:rPr>
          <w:rFonts w:ascii="Calibri" w:hAnsi="Calibri" w:cs="Calibri"/>
          <w:sz w:val="22"/>
          <w:szCs w:val="22"/>
        </w:rPr>
        <w:t>7</w:t>
      </w:r>
      <w:r w:rsidRPr="00973E39">
        <w:rPr>
          <w:rFonts w:ascii="Calibri" w:hAnsi="Calibri" w:cs="Calibri"/>
          <w:sz w:val="22"/>
          <w:szCs w:val="22"/>
        </w:rPr>
        <w:t xml:space="preserve"> </w:t>
      </w:r>
      <w:r w:rsidRPr="00973E39">
        <w:rPr>
          <w:rFonts w:ascii="Calibri" w:hAnsi="Calibri" w:cs="Calibri"/>
          <w:sz w:val="22"/>
          <w:szCs w:val="22"/>
        </w:rPr>
        <w:fldChar w:fldCharType="begin"/>
      </w:r>
      <w:r w:rsidRPr="00973E39">
        <w:rPr>
          <w:rFonts w:ascii="Calibri" w:hAnsi="Calibri" w:cs="Calibri"/>
          <w:sz w:val="22"/>
          <w:szCs w:val="22"/>
        </w:rPr>
        <w:instrText xml:space="preserve"> SEQ Table \* ARABIC </w:instrText>
      </w:r>
      <w:r w:rsidRPr="00973E39">
        <w:rPr>
          <w:rFonts w:ascii="Calibri" w:hAnsi="Calibri" w:cs="Calibri"/>
          <w:sz w:val="22"/>
          <w:szCs w:val="22"/>
        </w:rPr>
        <w:fldChar w:fldCharType="separate"/>
      </w:r>
      <w:r w:rsidRPr="00973E39">
        <w:rPr>
          <w:rFonts w:ascii="Calibri" w:hAnsi="Calibri" w:cs="Calibri"/>
          <w:sz w:val="22"/>
          <w:szCs w:val="22"/>
        </w:rPr>
        <w:fldChar w:fldCharType="end"/>
      </w:r>
      <w:r>
        <w:rPr>
          <w:rFonts w:ascii="Calibri" w:hAnsi="Calibri" w:cs="Calibri"/>
          <w:sz w:val="22"/>
          <w:szCs w:val="22"/>
        </w:rPr>
        <w:t>.</w:t>
      </w:r>
      <w:r w:rsidRPr="00973E39">
        <w:rPr>
          <w:rFonts w:ascii="Calibri" w:hAnsi="Calibri" w:cs="Calibri"/>
          <w:sz w:val="22"/>
          <w:szCs w:val="22"/>
        </w:rPr>
        <w:t xml:space="preserve"> </w:t>
      </w:r>
      <w:r>
        <w:rPr>
          <w:rFonts w:ascii="Calibri" w:hAnsi="Calibri" w:cs="Calibri"/>
          <w:sz w:val="22"/>
          <w:szCs w:val="22"/>
        </w:rPr>
        <w:t>ETREN</w:t>
      </w:r>
      <w:r w:rsidRPr="00973E39">
        <w:rPr>
          <w:rFonts w:ascii="Calibri" w:hAnsi="Calibri" w:cs="Calibri"/>
          <w:sz w:val="22"/>
          <w:szCs w:val="22"/>
        </w:rPr>
        <w:t>.PC.0</w:t>
      </w:r>
      <w:r>
        <w:rPr>
          <w:rFonts w:ascii="Calibri" w:hAnsi="Calibri" w:cs="Calibri"/>
          <w:sz w:val="22"/>
          <w:szCs w:val="22"/>
        </w:rPr>
        <w:t>7</w:t>
      </w:r>
      <w:r w:rsidRPr="00973E39">
        <w:rPr>
          <w:rFonts w:ascii="Calibri" w:hAnsi="Calibri" w:cs="Calibri"/>
          <w:sz w:val="22"/>
          <w:szCs w:val="22"/>
        </w:rPr>
        <w:t xml:space="preserve"> Product Capabilities Specification</w:t>
      </w:r>
      <w:bookmarkEnd w:id="696"/>
    </w:p>
    <w:p w14:paraId="5926CECD" w14:textId="77777777" w:rsidR="00275037" w:rsidRPr="00B72638" w:rsidRDefault="00275037" w:rsidP="00275037"/>
    <w:tbl>
      <w:tblPr>
        <w:tblW w:w="89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80"/>
        <w:gridCol w:w="6935"/>
      </w:tblGrid>
      <w:tr w:rsidR="00275037" w:rsidRPr="00973E39" w14:paraId="565A9641" w14:textId="77777777">
        <w:trPr>
          <w:cantSplit/>
          <w:trHeight w:val="863"/>
          <w:tblHeader/>
        </w:trPr>
        <w:tc>
          <w:tcPr>
            <w:tcW w:w="1980" w:type="dxa"/>
            <w:shd w:val="clear" w:color="auto" w:fill="4C8B3F" w:themeFill="background2"/>
            <w:hideMark/>
          </w:tcPr>
          <w:p w14:paraId="40D876FF" w14:textId="77777777" w:rsidR="00275037" w:rsidRPr="00973E39" w:rsidRDefault="00275037">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 ID</w:t>
            </w:r>
          </w:p>
        </w:tc>
        <w:tc>
          <w:tcPr>
            <w:tcW w:w="6935" w:type="dxa"/>
            <w:shd w:val="clear" w:color="auto" w:fill="4C8B3F" w:themeFill="background2"/>
          </w:tcPr>
          <w:p w14:paraId="4B59FD63" w14:textId="77777777" w:rsidR="00275037" w:rsidRPr="00973E39" w:rsidRDefault="00275037">
            <w:pPr>
              <w:jc w:val="center"/>
              <w:rPr>
                <w:rFonts w:ascii="Calibri" w:hAnsi="Calibri" w:cs="Calibri"/>
                <w:b/>
                <w:color w:val="FFFFFF" w:themeColor="background1"/>
                <w:sz w:val="22"/>
                <w:szCs w:val="22"/>
              </w:rPr>
            </w:pPr>
            <w:r w:rsidRPr="00973E39">
              <w:rPr>
                <w:rFonts w:ascii="Calibri" w:hAnsi="Calibri" w:cs="Calibri"/>
                <w:b/>
                <w:color w:val="FFFFFF" w:themeColor="background1"/>
                <w:sz w:val="22"/>
                <w:szCs w:val="22"/>
              </w:rPr>
              <w:t>Product Capability Specification</w:t>
            </w:r>
          </w:p>
        </w:tc>
      </w:tr>
      <w:tr w:rsidR="00275037" w:rsidRPr="00973E39" w14:paraId="76FA80CD" w14:textId="77777777">
        <w:trPr>
          <w:cantSplit/>
          <w:trHeight w:val="350"/>
        </w:trPr>
        <w:tc>
          <w:tcPr>
            <w:tcW w:w="1980" w:type="dxa"/>
            <w:shd w:val="clear" w:color="auto" w:fill="FFFFFF" w:themeFill="background1"/>
          </w:tcPr>
          <w:p w14:paraId="6C432CE7" w14:textId="0DC06695" w:rsidR="00275037" w:rsidRPr="00253FF4" w:rsidRDefault="00275037">
            <w:pPr>
              <w:contextualSpacing/>
              <w:rPr>
                <w:rFonts w:ascii="Calibri" w:hAnsi="Calibri" w:cs="Calibri"/>
                <w:sz w:val="22"/>
                <w:szCs w:val="22"/>
              </w:rPr>
            </w:pPr>
            <w:r w:rsidRPr="003E24A3">
              <w:rPr>
                <w:rFonts w:ascii="Calibri" w:hAnsi="Calibri" w:cs="Calibri"/>
                <w:color w:val="060808" w:themeColor="text1"/>
                <w:sz w:val="22"/>
                <w:szCs w:val="22"/>
              </w:rPr>
              <w:t>ETREN.PCS.0</w:t>
            </w:r>
            <w:r w:rsidR="00C95D34">
              <w:rPr>
                <w:rFonts w:ascii="Calibri" w:hAnsi="Calibri" w:cs="Calibri"/>
                <w:color w:val="060808" w:themeColor="text1"/>
                <w:sz w:val="22"/>
                <w:szCs w:val="22"/>
              </w:rPr>
              <w:t>7</w:t>
            </w:r>
            <w:r w:rsidRPr="003E24A3">
              <w:rPr>
                <w:rFonts w:ascii="Calibri" w:hAnsi="Calibri" w:cs="Calibri"/>
                <w:color w:val="060808" w:themeColor="text1"/>
                <w:sz w:val="22"/>
                <w:szCs w:val="22"/>
              </w:rPr>
              <w:t>.01</w:t>
            </w:r>
          </w:p>
        </w:tc>
        <w:tc>
          <w:tcPr>
            <w:tcW w:w="6935" w:type="dxa"/>
            <w:shd w:val="clear" w:color="auto" w:fill="FFFFFF" w:themeFill="background1"/>
          </w:tcPr>
          <w:p w14:paraId="155BB2E8" w14:textId="1D9D0176" w:rsidR="003D72A5" w:rsidRDefault="0043647C">
            <w:pPr>
              <w:contextualSpacing/>
              <w:rPr>
                <w:ins w:id="697" w:author="-, Anshuman" w:date="2026-01-14T12:25:00Z" w16du:dateUtc="2026-01-14T17:25:00Z"/>
                <w:rFonts w:ascii="Calibri" w:hAnsi="Calibri" w:cs="Calibri"/>
                <w:sz w:val="22"/>
                <w:szCs w:val="22"/>
              </w:rPr>
            </w:pPr>
            <w:r w:rsidRPr="0043647C">
              <w:rPr>
                <w:rFonts w:ascii="Calibri" w:hAnsi="Calibri" w:cs="Calibri"/>
                <w:sz w:val="22"/>
                <w:szCs w:val="22"/>
              </w:rPr>
              <w:t xml:space="preserve">The system shall include </w:t>
            </w:r>
            <w:r w:rsidR="009D5BD3">
              <w:rPr>
                <w:rFonts w:ascii="Calibri" w:hAnsi="Calibri" w:cs="Calibri"/>
                <w:sz w:val="22"/>
                <w:szCs w:val="22"/>
              </w:rPr>
              <w:t>the</w:t>
            </w:r>
            <w:r w:rsidRPr="0043647C">
              <w:rPr>
                <w:rFonts w:ascii="Calibri" w:hAnsi="Calibri" w:cs="Calibri"/>
                <w:sz w:val="22"/>
                <w:szCs w:val="22"/>
              </w:rPr>
              <w:t xml:space="preserve"> </w:t>
            </w:r>
            <w:ins w:id="698" w:author="-, Anshuman" w:date="2026-01-14T12:25:00Z" w16du:dateUtc="2026-01-14T17:25:00Z">
              <w:r w:rsidR="00731162">
                <w:rPr>
                  <w:rFonts w:ascii="Calibri" w:hAnsi="Calibri" w:cs="Calibri"/>
                  <w:sz w:val="22"/>
                  <w:szCs w:val="22"/>
                </w:rPr>
                <w:t>following discrepancy reason</w:t>
              </w:r>
            </w:ins>
            <w:ins w:id="699" w:author="Brar, Charu" w:date="2026-01-15T11:35:00Z" w16du:dateUtc="2026-01-15T16:35:00Z">
              <w:r w:rsidR="00201111">
                <w:rPr>
                  <w:rFonts w:ascii="Calibri" w:hAnsi="Calibri" w:cs="Calibri"/>
                  <w:sz w:val="22"/>
                  <w:szCs w:val="22"/>
                </w:rPr>
                <w:t>(s)</w:t>
              </w:r>
            </w:ins>
            <w:ins w:id="700" w:author="-, Anshuman" w:date="2026-01-14T12:25:00Z" w16du:dateUtc="2026-01-14T17:25:00Z">
              <w:r w:rsidR="00731162">
                <w:rPr>
                  <w:rFonts w:ascii="Calibri" w:hAnsi="Calibri" w:cs="Calibri"/>
                  <w:sz w:val="22"/>
                  <w:szCs w:val="22"/>
                </w:rPr>
                <w:t xml:space="preserve"> for</w:t>
              </w:r>
              <w:del w:id="701" w:author="Brar, Charu" w:date="2026-01-15T11:35:00Z" w16du:dateUtc="2026-01-15T16:35:00Z">
                <w:r w:rsidR="00731162">
                  <w:rPr>
                    <w:rFonts w:ascii="Calibri" w:hAnsi="Calibri" w:cs="Calibri"/>
                    <w:sz w:val="22"/>
                    <w:szCs w:val="22"/>
                  </w:rPr>
                  <w:delText xml:space="preserve"> </w:delText>
                </w:r>
              </w:del>
            </w:ins>
            <w:del w:id="702" w:author="-, Anshuman" w:date="2026-01-14T12:25:00Z" w16du:dateUtc="2026-01-14T17:25:00Z">
              <w:r w:rsidRPr="0043647C" w:rsidDel="00731162">
                <w:rPr>
                  <w:rFonts w:ascii="Calibri" w:hAnsi="Calibri" w:cs="Calibri"/>
                  <w:sz w:val="22"/>
                  <w:szCs w:val="22"/>
                </w:rPr>
                <w:delText xml:space="preserve">the income and disability discrepancy reason </w:delText>
              </w:r>
            </w:del>
            <w:del w:id="703" w:author="-, Anshuman" w:date="2026-01-14T12:26:00Z" w16du:dateUtc="2026-01-14T17:26:00Z">
              <w:r w:rsidRPr="0043647C" w:rsidDel="007F70DA">
                <w:rPr>
                  <w:rFonts w:ascii="Calibri" w:hAnsi="Calibri" w:cs="Calibri"/>
                  <w:sz w:val="22"/>
                  <w:szCs w:val="22"/>
                </w:rPr>
                <w:delText>for</w:delText>
              </w:r>
            </w:del>
            <w:r w:rsidRPr="0043647C">
              <w:rPr>
                <w:rFonts w:ascii="Calibri" w:hAnsi="Calibri" w:cs="Calibri"/>
                <w:sz w:val="22"/>
                <w:szCs w:val="22"/>
              </w:rPr>
              <w:t xml:space="preserve"> </w:t>
            </w:r>
            <w:r w:rsidRPr="00AB4F79">
              <w:rPr>
                <w:rFonts w:ascii="Calibri" w:hAnsi="Calibri" w:cs="Calibri"/>
                <w:b/>
                <w:bCs/>
                <w:sz w:val="22"/>
                <w:szCs w:val="22"/>
              </w:rPr>
              <w:t xml:space="preserve">impacted </w:t>
            </w:r>
            <w:r w:rsidR="002C2503" w:rsidRPr="00AB4F79">
              <w:rPr>
                <w:rFonts w:ascii="Calibri" w:hAnsi="Calibri" w:cs="Calibri"/>
                <w:b/>
                <w:bCs/>
                <w:sz w:val="22"/>
                <w:szCs w:val="22"/>
              </w:rPr>
              <w:t>member</w:t>
            </w:r>
            <w:ins w:id="704" w:author="-, Anshuman" w:date="2026-01-14T12:24:00Z" w16du:dateUtc="2026-01-14T17:24:00Z">
              <w:r w:rsidR="00384AFC">
                <w:rPr>
                  <w:rFonts w:ascii="Calibri" w:hAnsi="Calibri" w:cs="Calibri"/>
                  <w:sz w:val="22"/>
                  <w:szCs w:val="22"/>
                </w:rPr>
                <w:t xml:space="preserve"> </w:t>
              </w:r>
            </w:ins>
            <w:ins w:id="705" w:author="-, Anshuman" w:date="2026-01-14T12:37:00Z" w16du:dateUtc="2026-01-14T17:37:00Z">
              <w:r w:rsidR="00AB4F79">
                <w:rPr>
                  <w:rFonts w:ascii="Calibri" w:hAnsi="Calibri" w:cs="Calibri"/>
                  <w:sz w:val="22"/>
                  <w:szCs w:val="22"/>
                </w:rPr>
                <w:t xml:space="preserve">in </w:t>
              </w:r>
            </w:ins>
            <w:r w:rsidRPr="0043647C">
              <w:rPr>
                <w:rFonts w:ascii="Calibri" w:hAnsi="Calibri" w:cs="Calibri"/>
                <w:sz w:val="22"/>
                <w:szCs w:val="22"/>
              </w:rPr>
              <w:t xml:space="preserve">the Non-Auto Renewal Notice XML </w:t>
            </w:r>
            <w:r w:rsidR="008B63A1" w:rsidRPr="00AB4F79">
              <w:rPr>
                <w:rFonts w:ascii="Calibri" w:hAnsi="Calibri" w:cs="Calibri"/>
                <w:sz w:val="22"/>
                <w:szCs w:val="22"/>
              </w:rPr>
              <w:t>during</w:t>
            </w:r>
            <w:r w:rsidRPr="00DC6D8C">
              <w:rPr>
                <w:rFonts w:ascii="Calibri" w:hAnsi="Calibri" w:cs="Calibri"/>
                <w:b/>
                <w:bCs/>
                <w:sz w:val="22"/>
                <w:szCs w:val="22"/>
              </w:rPr>
              <w:t xml:space="preserve"> QHP </w:t>
            </w:r>
            <w:ins w:id="706" w:author="-, Anshuman" w:date="2026-01-14T12:38:00Z" w16du:dateUtc="2026-01-14T17:38:00Z">
              <w:r w:rsidR="00B96470">
                <w:rPr>
                  <w:rFonts w:ascii="Calibri" w:hAnsi="Calibri" w:cs="Calibri"/>
                  <w:b/>
                  <w:bCs/>
                  <w:sz w:val="22"/>
                  <w:szCs w:val="22"/>
                </w:rPr>
                <w:t>and</w:t>
              </w:r>
              <w:r w:rsidR="00B96470" w:rsidRPr="00DC6D8C">
                <w:rPr>
                  <w:rFonts w:ascii="Calibri" w:hAnsi="Calibri" w:cs="Calibri"/>
                  <w:b/>
                  <w:bCs/>
                  <w:sz w:val="22"/>
                  <w:szCs w:val="22"/>
                </w:rPr>
                <w:t xml:space="preserve"> </w:t>
              </w:r>
            </w:ins>
            <w:r w:rsidRPr="00DC6D8C">
              <w:rPr>
                <w:rFonts w:ascii="Calibri" w:hAnsi="Calibri" w:cs="Calibri"/>
                <w:b/>
                <w:bCs/>
                <w:sz w:val="22"/>
                <w:szCs w:val="22"/>
              </w:rPr>
              <w:t>Mixed Household renewal</w:t>
            </w:r>
            <w:ins w:id="707" w:author="-, Anshuman" w:date="2026-01-12T12:04:00Z" w16du:dateUtc="2026-01-12T17:04:00Z">
              <w:r w:rsidR="00790FD2">
                <w:rPr>
                  <w:rFonts w:ascii="Calibri" w:hAnsi="Calibri" w:cs="Calibri"/>
                  <w:b/>
                  <w:bCs/>
                  <w:sz w:val="22"/>
                  <w:szCs w:val="22"/>
                </w:rPr>
                <w:t xml:space="preserve"> </w:t>
              </w:r>
              <w:r w:rsidR="00790FD2">
                <w:rPr>
                  <w:rFonts w:ascii="Calibri" w:hAnsi="Calibri" w:cs="Calibri"/>
                  <w:sz w:val="22"/>
                  <w:szCs w:val="22"/>
                </w:rPr>
                <w:t>if the Medicaid benefit is downgraded/terminated</w:t>
              </w:r>
            </w:ins>
            <w:ins w:id="708" w:author="-, Anshuman" w:date="2026-01-12T12:14:00Z" w16du:dateUtc="2026-01-12T17:14:00Z">
              <w:r w:rsidR="003566A4">
                <w:rPr>
                  <w:rFonts w:ascii="Calibri" w:hAnsi="Calibri" w:cs="Calibri"/>
                  <w:sz w:val="22"/>
                  <w:szCs w:val="22"/>
                </w:rPr>
                <w:t xml:space="preserve"> for this member</w:t>
              </w:r>
            </w:ins>
            <w:r w:rsidRPr="0043647C">
              <w:rPr>
                <w:rFonts w:ascii="Calibri" w:hAnsi="Calibri" w:cs="Calibri"/>
                <w:sz w:val="22"/>
                <w:szCs w:val="22"/>
              </w:rPr>
              <w:t>.</w:t>
            </w:r>
          </w:p>
          <w:p w14:paraId="6FCEE108" w14:textId="756C0C75" w:rsidR="00731162" w:rsidRPr="007F70DA" w:rsidRDefault="007F70DA" w:rsidP="007F70DA">
            <w:pPr>
              <w:pStyle w:val="ListParagraph"/>
              <w:numPr>
                <w:ilvl w:val="0"/>
                <w:numId w:val="120"/>
              </w:numPr>
              <w:contextualSpacing/>
              <w:rPr>
                <w:ins w:id="709" w:author="-, Anshuman" w:date="2026-01-14T12:26:00Z" w16du:dateUtc="2026-01-14T17:26:00Z"/>
                <w:rFonts w:ascii="Calibri" w:hAnsi="Calibri" w:cs="Calibri"/>
                <w:sz w:val="22"/>
                <w:szCs w:val="22"/>
              </w:rPr>
            </w:pPr>
            <w:ins w:id="710" w:author="-, Anshuman" w:date="2026-01-14T12:25:00Z" w16du:dateUtc="2026-01-14T17:25:00Z">
              <w:r w:rsidRPr="007F70DA">
                <w:rPr>
                  <w:rFonts w:ascii="Calibri" w:hAnsi="Calibri" w:cs="Calibri"/>
                  <w:sz w:val="22"/>
                  <w:szCs w:val="22"/>
                </w:rPr>
                <w:t>Inc</w:t>
              </w:r>
            </w:ins>
            <w:ins w:id="711" w:author="-, Anshuman" w:date="2026-01-14T12:26:00Z" w16du:dateUtc="2026-01-14T17:26:00Z">
              <w:r w:rsidRPr="007F70DA">
                <w:rPr>
                  <w:rFonts w:ascii="Calibri" w:hAnsi="Calibri" w:cs="Calibri"/>
                  <w:sz w:val="22"/>
                  <w:szCs w:val="22"/>
                </w:rPr>
                <w:t>ome</w:t>
              </w:r>
            </w:ins>
            <w:ins w:id="712" w:author="-, Anshuman" w:date="2026-01-14T12:35:00Z" w16du:dateUtc="2026-01-14T17:35:00Z">
              <w:r w:rsidR="007101C7">
                <w:rPr>
                  <w:rFonts w:ascii="Calibri" w:hAnsi="Calibri" w:cs="Calibri"/>
                  <w:sz w:val="22"/>
                  <w:szCs w:val="22"/>
                </w:rPr>
                <w:t>:</w:t>
              </w:r>
              <w:r w:rsidR="007101C7" w:rsidRPr="00A17016">
                <w:rPr>
                  <w:rFonts w:ascii="Calibri" w:hAnsi="Calibri" w:cs="Calibri"/>
                  <w:sz w:val="22"/>
                  <w:szCs w:val="22"/>
                </w:rPr>
                <w:t xml:space="preserve"> When Current income was determined NOT Reasonably Compatible</w:t>
              </w:r>
            </w:ins>
          </w:p>
          <w:p w14:paraId="3EEDFAE2" w14:textId="46024372" w:rsidR="007F70DA" w:rsidRPr="007F70DA" w:rsidRDefault="007F70DA" w:rsidP="007F70DA">
            <w:pPr>
              <w:pStyle w:val="ListParagraph"/>
              <w:numPr>
                <w:ilvl w:val="0"/>
                <w:numId w:val="120"/>
              </w:numPr>
              <w:contextualSpacing/>
              <w:rPr>
                <w:ins w:id="713" w:author="-, Anshuman" w:date="2026-01-14T12:26:00Z" w16du:dateUtc="2026-01-14T17:26:00Z"/>
                <w:rFonts w:ascii="Calibri" w:hAnsi="Calibri" w:cs="Calibri"/>
                <w:sz w:val="22"/>
                <w:szCs w:val="22"/>
              </w:rPr>
            </w:pPr>
            <w:ins w:id="714" w:author="-, Anshuman" w:date="2026-01-14T12:26:00Z" w16du:dateUtc="2026-01-14T17:26:00Z">
              <w:r w:rsidRPr="007F70DA">
                <w:rPr>
                  <w:rFonts w:ascii="Calibri" w:hAnsi="Calibri" w:cs="Calibri"/>
                  <w:sz w:val="22"/>
                  <w:szCs w:val="22"/>
                </w:rPr>
                <w:t>Disability</w:t>
              </w:r>
            </w:ins>
            <w:ins w:id="715" w:author="-, Anshuman" w:date="2026-01-14T12:36:00Z" w16du:dateUtc="2026-01-14T17:36:00Z">
              <w:r w:rsidR="007101C7">
                <w:rPr>
                  <w:rFonts w:ascii="Calibri" w:hAnsi="Calibri" w:cs="Calibri"/>
                  <w:sz w:val="22"/>
                  <w:szCs w:val="22"/>
                </w:rPr>
                <w:t>:</w:t>
              </w:r>
              <w:r w:rsidR="007101C7" w:rsidRPr="00A17016">
                <w:rPr>
                  <w:rFonts w:ascii="Calibri" w:hAnsi="Calibri" w:cs="Calibri"/>
                  <w:sz w:val="22"/>
                  <w:szCs w:val="22"/>
                </w:rPr>
                <w:t xml:space="preserve"> If Disability factor was determined NOT Reasonably Compatible </w:t>
              </w:r>
            </w:ins>
          </w:p>
          <w:p w14:paraId="14054AD6" w14:textId="5E17D5EB" w:rsidR="007F70DA" w:rsidRPr="007F70DA" w:rsidRDefault="007F70DA" w:rsidP="007F70DA">
            <w:pPr>
              <w:pStyle w:val="ListParagraph"/>
              <w:numPr>
                <w:ilvl w:val="0"/>
                <w:numId w:val="120"/>
              </w:numPr>
              <w:contextualSpacing/>
              <w:rPr>
                <w:rFonts w:ascii="Calibri" w:hAnsi="Calibri" w:cs="Calibri"/>
                <w:sz w:val="22"/>
                <w:szCs w:val="22"/>
              </w:rPr>
            </w:pPr>
            <w:ins w:id="716" w:author="-, Anshuman" w:date="2026-01-14T12:26:00Z" w16du:dateUtc="2026-01-14T17:26:00Z">
              <w:r w:rsidRPr="007F70DA">
                <w:rPr>
                  <w:rFonts w:ascii="Calibri" w:hAnsi="Calibri" w:cs="Calibri"/>
                  <w:sz w:val="22"/>
                  <w:szCs w:val="22"/>
                </w:rPr>
                <w:t>Loss of Medicare</w:t>
              </w:r>
            </w:ins>
            <w:ins w:id="717" w:author="-, Anshuman" w:date="2026-01-14T12:36:00Z" w16du:dateUtc="2026-01-14T17:36:00Z">
              <w:r w:rsidR="007101C7">
                <w:rPr>
                  <w:rFonts w:ascii="Calibri" w:hAnsi="Calibri" w:cs="Calibri"/>
                  <w:sz w:val="22"/>
                  <w:szCs w:val="22"/>
                </w:rPr>
                <w:t>:</w:t>
              </w:r>
              <w:r w:rsidR="007101C7" w:rsidRPr="002C116F">
                <w:rPr>
                  <w:rFonts w:ascii="Calibri" w:hAnsi="Calibri" w:cs="Calibri"/>
                  <w:sz w:val="22"/>
                  <w:szCs w:val="22"/>
                </w:rPr>
                <w:t xml:space="preserve"> If member’s Medicare enrollment was used in PD prior to Medicaid renewals and member’s</w:t>
              </w:r>
              <w:r w:rsidR="007101C7">
                <w:rPr>
                  <w:rFonts w:ascii="Calibri" w:hAnsi="Calibri" w:cs="Calibri"/>
                  <w:sz w:val="22"/>
                  <w:szCs w:val="22"/>
                </w:rPr>
                <w:t xml:space="preserve"> </w:t>
              </w:r>
              <w:r w:rsidR="007101C7" w:rsidRPr="0081373C">
                <w:rPr>
                  <w:rFonts w:ascii="Calibri" w:hAnsi="Calibri" w:cs="Calibri"/>
                  <w:sz w:val="22"/>
                  <w:szCs w:val="22"/>
                </w:rPr>
                <w:t>Medicare enrollment is no longer used in PD during Medicaid renewals proces</w:t>
              </w:r>
              <w:r w:rsidR="007101C7">
                <w:rPr>
                  <w:rFonts w:ascii="Calibri" w:hAnsi="Calibri" w:cs="Calibri"/>
                  <w:sz w:val="22"/>
                  <w:szCs w:val="22"/>
                </w:rPr>
                <w:t>s.</w:t>
              </w:r>
            </w:ins>
          </w:p>
          <w:p w14:paraId="681E8C55" w14:textId="3922A61C" w:rsidR="003D72A5" w:rsidRPr="00253FF4" w:rsidRDefault="003D72A5" w:rsidP="002C2503">
            <w:pPr>
              <w:contextualSpacing/>
              <w:rPr>
                <w:rFonts w:ascii="Calibri" w:hAnsi="Calibri" w:cs="Calibri"/>
                <w:sz w:val="22"/>
                <w:szCs w:val="22"/>
              </w:rPr>
            </w:pPr>
          </w:p>
        </w:tc>
      </w:tr>
      <w:tr w:rsidR="0043647C" w:rsidRPr="00973E39" w14:paraId="6C69DF0E" w14:textId="77777777">
        <w:trPr>
          <w:cantSplit/>
          <w:trHeight w:val="578"/>
        </w:trPr>
        <w:tc>
          <w:tcPr>
            <w:tcW w:w="1980" w:type="dxa"/>
            <w:shd w:val="clear" w:color="auto" w:fill="FFFFFF" w:themeFill="background1"/>
          </w:tcPr>
          <w:p w14:paraId="032C3635" w14:textId="605EB1DE" w:rsidR="0043647C" w:rsidRPr="00253FF4" w:rsidRDefault="0043647C" w:rsidP="0043647C">
            <w:pPr>
              <w:contextualSpacing/>
              <w:rPr>
                <w:rFonts w:ascii="Calibri" w:hAnsi="Calibri" w:cs="Calibri"/>
                <w:sz w:val="22"/>
                <w:szCs w:val="22"/>
              </w:rPr>
            </w:pPr>
            <w:r w:rsidRPr="003E24A3">
              <w:rPr>
                <w:rFonts w:ascii="Calibri" w:hAnsi="Calibri" w:cs="Calibri"/>
                <w:color w:val="060808" w:themeColor="text1"/>
                <w:sz w:val="22"/>
                <w:szCs w:val="22"/>
              </w:rPr>
              <w:t>ETREN.PCS.0</w:t>
            </w:r>
            <w:r w:rsidR="00C10427">
              <w:rPr>
                <w:rFonts w:ascii="Calibri" w:hAnsi="Calibri" w:cs="Calibri"/>
                <w:color w:val="060808" w:themeColor="text1"/>
                <w:sz w:val="22"/>
                <w:szCs w:val="22"/>
              </w:rPr>
              <w:t>7</w:t>
            </w:r>
            <w:r w:rsidRPr="003E24A3">
              <w:rPr>
                <w:rFonts w:ascii="Calibri" w:hAnsi="Calibri" w:cs="Calibri"/>
                <w:color w:val="060808" w:themeColor="text1"/>
                <w:sz w:val="22"/>
                <w:szCs w:val="22"/>
              </w:rPr>
              <w:t>.0</w:t>
            </w:r>
            <w:r w:rsidR="00DD1D77">
              <w:rPr>
                <w:rFonts w:ascii="Calibri" w:hAnsi="Calibri" w:cs="Calibri"/>
                <w:color w:val="060808" w:themeColor="text1"/>
                <w:sz w:val="22"/>
                <w:szCs w:val="22"/>
              </w:rPr>
              <w:t>2</w:t>
            </w:r>
          </w:p>
        </w:tc>
        <w:tc>
          <w:tcPr>
            <w:tcW w:w="6935" w:type="dxa"/>
            <w:shd w:val="clear" w:color="auto" w:fill="FFFFFF" w:themeFill="background1"/>
          </w:tcPr>
          <w:p w14:paraId="0FBA977A" w14:textId="76A76A6B" w:rsidR="0043647C" w:rsidRDefault="0043647C" w:rsidP="0043647C">
            <w:pPr>
              <w:contextualSpacing/>
              <w:rPr>
                <w:rFonts w:ascii="Calibri" w:hAnsi="Calibri" w:cs="Calibri"/>
                <w:sz w:val="22"/>
                <w:szCs w:val="22"/>
              </w:rPr>
            </w:pPr>
            <w:r w:rsidRPr="00253FF4">
              <w:rPr>
                <w:rFonts w:ascii="Calibri" w:hAnsi="Calibri" w:cs="Calibri"/>
                <w:sz w:val="22"/>
                <w:szCs w:val="22"/>
              </w:rPr>
              <w:t xml:space="preserve">The system shall </w:t>
            </w:r>
            <w:r>
              <w:rPr>
                <w:rFonts w:ascii="Calibri" w:hAnsi="Calibri" w:cs="Calibri"/>
                <w:sz w:val="22"/>
                <w:szCs w:val="22"/>
              </w:rPr>
              <w:t xml:space="preserve">include </w:t>
            </w:r>
            <w:r w:rsidR="00296FA3">
              <w:rPr>
                <w:rFonts w:ascii="Calibri" w:hAnsi="Calibri" w:cs="Calibri"/>
                <w:sz w:val="22"/>
                <w:szCs w:val="22"/>
              </w:rPr>
              <w:t>the</w:t>
            </w:r>
            <w:r>
              <w:rPr>
                <w:rFonts w:ascii="Calibri" w:hAnsi="Calibri" w:cs="Calibri"/>
                <w:sz w:val="22"/>
                <w:szCs w:val="22"/>
              </w:rPr>
              <w:t xml:space="preserve"> following discrepancy reason</w:t>
            </w:r>
            <w:r w:rsidR="00201111">
              <w:rPr>
                <w:rFonts w:ascii="Calibri" w:hAnsi="Calibri" w:cs="Calibri"/>
                <w:sz w:val="22"/>
                <w:szCs w:val="22"/>
              </w:rPr>
              <w:t>(</w:t>
            </w:r>
            <w:r w:rsidR="00714F44">
              <w:rPr>
                <w:rFonts w:ascii="Calibri" w:hAnsi="Calibri" w:cs="Calibri"/>
                <w:sz w:val="22"/>
                <w:szCs w:val="22"/>
              </w:rPr>
              <w:t>s</w:t>
            </w:r>
            <w:r w:rsidR="00201111">
              <w:rPr>
                <w:rFonts w:ascii="Calibri" w:hAnsi="Calibri" w:cs="Calibri"/>
                <w:sz w:val="22"/>
                <w:szCs w:val="22"/>
              </w:rPr>
              <w:t>)</w:t>
            </w:r>
            <w:r>
              <w:rPr>
                <w:rFonts w:ascii="Calibri" w:hAnsi="Calibri" w:cs="Calibri"/>
                <w:sz w:val="22"/>
                <w:szCs w:val="22"/>
              </w:rPr>
              <w:t xml:space="preserve"> for </w:t>
            </w:r>
            <w:r w:rsidRPr="002A7716">
              <w:rPr>
                <w:rFonts w:ascii="Calibri" w:hAnsi="Calibri" w:cs="Calibri"/>
                <w:b/>
                <w:sz w:val="22"/>
                <w:szCs w:val="22"/>
              </w:rPr>
              <w:t>Impacted member</w:t>
            </w:r>
            <w:r>
              <w:rPr>
                <w:rFonts w:ascii="Calibri" w:hAnsi="Calibri" w:cs="Calibri"/>
                <w:sz w:val="22"/>
                <w:szCs w:val="22"/>
              </w:rPr>
              <w:t xml:space="preserve"> in Non-Auto renewal notice XML </w:t>
            </w:r>
            <w:r w:rsidR="00EB74FD">
              <w:rPr>
                <w:rFonts w:ascii="Calibri" w:hAnsi="Calibri" w:cs="Calibri"/>
                <w:sz w:val="22"/>
                <w:szCs w:val="22"/>
              </w:rPr>
              <w:t>during</w:t>
            </w:r>
            <w:r w:rsidR="00167637" w:rsidRPr="0043647C">
              <w:rPr>
                <w:rFonts w:ascii="Calibri" w:hAnsi="Calibri" w:cs="Calibri"/>
                <w:sz w:val="22"/>
                <w:szCs w:val="22"/>
              </w:rPr>
              <w:t xml:space="preserve"> </w:t>
            </w:r>
            <w:r w:rsidR="00167637" w:rsidRPr="00034095">
              <w:rPr>
                <w:rFonts w:ascii="Calibri" w:hAnsi="Calibri" w:cs="Calibri"/>
                <w:b/>
                <w:bCs/>
                <w:sz w:val="22"/>
                <w:szCs w:val="22"/>
              </w:rPr>
              <w:t>Medicaid renewal</w:t>
            </w:r>
            <w:ins w:id="718" w:author="-, Anshuman" w:date="2026-01-12T12:04:00Z" w16du:dateUtc="2026-01-12T17:04:00Z">
              <w:r w:rsidR="00790FD2">
                <w:rPr>
                  <w:rFonts w:ascii="Calibri" w:hAnsi="Calibri" w:cs="Calibri"/>
                  <w:sz w:val="22"/>
                  <w:szCs w:val="22"/>
                </w:rPr>
                <w:t xml:space="preserve"> if the Medicaid benefit is downgraded/terminated</w:t>
              </w:r>
            </w:ins>
            <w:ins w:id="719" w:author="-, Anshuman" w:date="2026-01-12T12:14:00Z" w16du:dateUtc="2026-01-12T17:14:00Z">
              <w:r w:rsidR="003566A4">
                <w:rPr>
                  <w:rFonts w:ascii="Calibri" w:hAnsi="Calibri" w:cs="Calibri"/>
                  <w:sz w:val="22"/>
                  <w:szCs w:val="22"/>
                </w:rPr>
                <w:t xml:space="preserve"> for this member</w:t>
              </w:r>
            </w:ins>
            <w:r w:rsidR="00167637" w:rsidRPr="0043647C">
              <w:rPr>
                <w:rFonts w:ascii="Calibri" w:hAnsi="Calibri" w:cs="Calibri"/>
                <w:sz w:val="22"/>
                <w:szCs w:val="22"/>
              </w:rPr>
              <w:t>.</w:t>
            </w:r>
          </w:p>
          <w:p w14:paraId="48CD488A" w14:textId="77777777" w:rsidR="0043647C" w:rsidRPr="00A17016" w:rsidRDefault="0043647C" w:rsidP="0007735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 xml:space="preserve">Deceased: If member was returned deceased. </w:t>
            </w:r>
          </w:p>
          <w:p w14:paraId="0664A230" w14:textId="77777777" w:rsidR="0043647C" w:rsidRPr="00A17016" w:rsidRDefault="0043647C" w:rsidP="0007735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 xml:space="preserve">Disability: If Disability factor was determined NOT Reasonably Compatible  </w:t>
            </w:r>
          </w:p>
          <w:p w14:paraId="5DAECCEC" w14:textId="77777777" w:rsidR="0043647C" w:rsidRPr="00A17016" w:rsidRDefault="0043647C" w:rsidP="0007735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 xml:space="preserve">Income: When Current income was determined NOT Reasonably Compatible </w:t>
            </w:r>
          </w:p>
          <w:p w14:paraId="15F87080" w14:textId="77777777" w:rsidR="0043647C" w:rsidRPr="00A17016" w:rsidRDefault="0043647C" w:rsidP="0007735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 xml:space="preserve">Increase in Premium Bill: If PB amount for PBFG (where member is present) increased above $X. </w:t>
            </w:r>
          </w:p>
          <w:p w14:paraId="77008E27" w14:textId="31D7DF0A" w:rsidR="0043647C" w:rsidRPr="00A17016" w:rsidRDefault="0043647C" w:rsidP="0007735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Decrease in Premium Assistance: If PA amount for a policy (</w:t>
            </w:r>
            <w:r w:rsidR="00851642" w:rsidRPr="00A17016">
              <w:rPr>
                <w:rFonts w:ascii="Calibri" w:hAnsi="Calibri" w:cs="Calibri"/>
                <w:sz w:val="22"/>
                <w:szCs w:val="22"/>
              </w:rPr>
              <w:t>where member</w:t>
            </w:r>
            <w:r w:rsidRPr="00A17016">
              <w:rPr>
                <w:rFonts w:ascii="Calibri" w:hAnsi="Calibri" w:cs="Calibri"/>
                <w:sz w:val="22"/>
                <w:szCs w:val="22"/>
              </w:rPr>
              <w:t xml:space="preserve"> is present) decreased below $X.</w:t>
            </w:r>
          </w:p>
          <w:p w14:paraId="52283AF0" w14:textId="76942875" w:rsidR="0081373C" w:rsidRPr="00A17016" w:rsidRDefault="0043647C" w:rsidP="0081373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Loss of Medicare: If member’s Medicare enrollment was used in PD prior to Medicaid renewals and member’s</w:t>
            </w:r>
            <w:r w:rsidR="0081373C">
              <w:rPr>
                <w:rFonts w:ascii="Calibri" w:hAnsi="Calibri" w:cs="Calibri"/>
                <w:sz w:val="22"/>
                <w:szCs w:val="22"/>
              </w:rPr>
              <w:t xml:space="preserve"> </w:t>
            </w:r>
            <w:r w:rsidR="0081373C" w:rsidRPr="0081373C">
              <w:rPr>
                <w:rFonts w:ascii="Calibri" w:hAnsi="Calibri" w:cs="Calibri"/>
                <w:sz w:val="22"/>
                <w:szCs w:val="22"/>
              </w:rPr>
              <w:t>Medicare enrollment is no longer used in PD during Medicaid renewals proces</w:t>
            </w:r>
            <w:r w:rsidR="0081373C">
              <w:rPr>
                <w:rFonts w:ascii="Calibri" w:hAnsi="Calibri" w:cs="Calibri"/>
                <w:sz w:val="22"/>
                <w:szCs w:val="22"/>
              </w:rPr>
              <w:t>s.</w:t>
            </w:r>
            <w:r w:rsidR="0081373C" w:rsidRPr="0081373C">
              <w:rPr>
                <w:rFonts w:ascii="Calibri" w:hAnsi="Calibri" w:cs="Calibri"/>
                <w:sz w:val="22"/>
                <w:szCs w:val="22"/>
              </w:rPr>
              <w:t xml:space="preserve"> </w:t>
            </w:r>
          </w:p>
        </w:tc>
      </w:tr>
      <w:tr w:rsidR="00A17016" w:rsidRPr="00973E39" w14:paraId="255F1A62" w14:textId="77777777">
        <w:trPr>
          <w:cantSplit/>
          <w:trHeight w:val="578"/>
        </w:trPr>
        <w:tc>
          <w:tcPr>
            <w:tcW w:w="1980" w:type="dxa"/>
            <w:shd w:val="clear" w:color="auto" w:fill="FFFFFF" w:themeFill="background1"/>
          </w:tcPr>
          <w:p w14:paraId="3DD044A8" w14:textId="596B9573" w:rsidR="00A17016" w:rsidRPr="003E24A3" w:rsidRDefault="00C10427" w:rsidP="00A17016">
            <w:pPr>
              <w:contextualSpacing/>
              <w:rPr>
                <w:rFonts w:ascii="Calibri" w:hAnsi="Calibri" w:cs="Calibri"/>
                <w:color w:val="060808" w:themeColor="text1"/>
                <w:sz w:val="22"/>
                <w:szCs w:val="22"/>
              </w:rPr>
            </w:pPr>
            <w:r w:rsidRPr="003E24A3">
              <w:rPr>
                <w:rFonts w:ascii="Calibri" w:hAnsi="Calibri" w:cs="Calibri"/>
                <w:color w:val="060808" w:themeColor="text1"/>
                <w:sz w:val="22"/>
                <w:szCs w:val="22"/>
              </w:rPr>
              <w:t>ETREN.PCS.0</w:t>
            </w:r>
            <w:r>
              <w:rPr>
                <w:rFonts w:ascii="Calibri" w:hAnsi="Calibri" w:cs="Calibri"/>
                <w:color w:val="060808" w:themeColor="text1"/>
                <w:sz w:val="22"/>
                <w:szCs w:val="22"/>
              </w:rPr>
              <w:t>7</w:t>
            </w:r>
            <w:r w:rsidRPr="003E24A3">
              <w:rPr>
                <w:rFonts w:ascii="Calibri" w:hAnsi="Calibri" w:cs="Calibri"/>
                <w:color w:val="060808" w:themeColor="text1"/>
                <w:sz w:val="22"/>
                <w:szCs w:val="22"/>
              </w:rPr>
              <w:t>.0</w:t>
            </w:r>
            <w:r w:rsidR="00DD1D77">
              <w:rPr>
                <w:rFonts w:ascii="Calibri" w:hAnsi="Calibri" w:cs="Calibri"/>
                <w:color w:val="060808" w:themeColor="text1"/>
                <w:sz w:val="22"/>
                <w:szCs w:val="22"/>
              </w:rPr>
              <w:t>3</w:t>
            </w:r>
          </w:p>
        </w:tc>
        <w:tc>
          <w:tcPr>
            <w:tcW w:w="6935" w:type="dxa"/>
            <w:shd w:val="clear" w:color="auto" w:fill="FFFFFF" w:themeFill="background1"/>
          </w:tcPr>
          <w:p w14:paraId="5B8B3C81" w14:textId="6F2DC119" w:rsidR="00A17016" w:rsidRDefault="00A17016" w:rsidP="00A17016">
            <w:pPr>
              <w:contextualSpacing/>
              <w:rPr>
                <w:rFonts w:ascii="Calibri" w:hAnsi="Calibri" w:cs="Calibri"/>
                <w:sz w:val="22"/>
                <w:szCs w:val="22"/>
              </w:rPr>
            </w:pPr>
            <w:r w:rsidRPr="00253FF4">
              <w:rPr>
                <w:rFonts w:ascii="Calibri" w:hAnsi="Calibri" w:cs="Calibri"/>
                <w:sz w:val="22"/>
                <w:szCs w:val="22"/>
              </w:rPr>
              <w:t xml:space="preserve">The system shall </w:t>
            </w:r>
            <w:r>
              <w:rPr>
                <w:rFonts w:ascii="Calibri" w:hAnsi="Calibri" w:cs="Calibri"/>
                <w:sz w:val="22"/>
                <w:szCs w:val="22"/>
              </w:rPr>
              <w:t xml:space="preserve">include following discrepancy </w:t>
            </w:r>
            <w:r w:rsidR="00C92342">
              <w:rPr>
                <w:rFonts w:ascii="Calibri" w:hAnsi="Calibri" w:cs="Calibri"/>
                <w:sz w:val="22"/>
                <w:szCs w:val="22"/>
              </w:rPr>
              <w:t>reason</w:t>
            </w:r>
            <w:ins w:id="720" w:author="Brar, Charu" w:date="2026-01-15T11:36:00Z" w16du:dateUtc="2026-01-15T16:36:00Z">
              <w:r w:rsidR="00201111">
                <w:rPr>
                  <w:rFonts w:ascii="Calibri" w:hAnsi="Calibri" w:cs="Calibri"/>
                  <w:sz w:val="22"/>
                  <w:szCs w:val="22"/>
                </w:rPr>
                <w:t>(</w:t>
              </w:r>
            </w:ins>
            <w:r w:rsidR="00C92342">
              <w:rPr>
                <w:rFonts w:ascii="Calibri" w:hAnsi="Calibri" w:cs="Calibri"/>
                <w:sz w:val="22"/>
                <w:szCs w:val="22"/>
              </w:rPr>
              <w:t>s</w:t>
            </w:r>
            <w:ins w:id="721" w:author="Brar, Charu" w:date="2026-01-15T11:36:00Z" w16du:dateUtc="2026-01-15T16:36:00Z">
              <w:r w:rsidR="00201111">
                <w:rPr>
                  <w:rFonts w:ascii="Calibri" w:hAnsi="Calibri" w:cs="Calibri"/>
                  <w:sz w:val="22"/>
                  <w:szCs w:val="22"/>
                </w:rPr>
                <w:t>)</w:t>
              </w:r>
            </w:ins>
            <w:r>
              <w:rPr>
                <w:rFonts w:ascii="Calibri" w:hAnsi="Calibri" w:cs="Calibri"/>
                <w:sz w:val="22"/>
                <w:szCs w:val="22"/>
              </w:rPr>
              <w:t xml:space="preserve"> for </w:t>
            </w:r>
            <w:r w:rsidR="00167637" w:rsidRPr="002A7716">
              <w:rPr>
                <w:rFonts w:ascii="Calibri" w:hAnsi="Calibri" w:cs="Calibri"/>
                <w:b/>
                <w:sz w:val="22"/>
                <w:szCs w:val="22"/>
              </w:rPr>
              <w:t>Non-</w:t>
            </w:r>
            <w:r w:rsidR="00826982" w:rsidRPr="002A7716">
              <w:rPr>
                <w:rFonts w:ascii="Calibri" w:hAnsi="Calibri" w:cs="Calibri"/>
                <w:b/>
                <w:sz w:val="22"/>
                <w:szCs w:val="22"/>
              </w:rPr>
              <w:t>Qualified member</w:t>
            </w:r>
            <w:r>
              <w:rPr>
                <w:rFonts w:ascii="Calibri" w:hAnsi="Calibri" w:cs="Calibri"/>
                <w:sz w:val="22"/>
                <w:szCs w:val="22"/>
              </w:rPr>
              <w:t xml:space="preserve"> in</w:t>
            </w:r>
            <w:ins w:id="722" w:author="Brar, Charu" w:date="2026-01-15T11:36:00Z" w16du:dateUtc="2026-01-15T16:36:00Z">
              <w:r>
                <w:rPr>
                  <w:rFonts w:ascii="Calibri" w:hAnsi="Calibri" w:cs="Calibri"/>
                  <w:sz w:val="22"/>
                  <w:szCs w:val="22"/>
                </w:rPr>
                <w:t xml:space="preserve"> </w:t>
              </w:r>
              <w:r w:rsidR="00201111">
                <w:rPr>
                  <w:rFonts w:ascii="Calibri" w:hAnsi="Calibri" w:cs="Calibri"/>
                  <w:sz w:val="22"/>
                  <w:szCs w:val="22"/>
                </w:rPr>
                <w:t>the</w:t>
              </w:r>
            </w:ins>
            <w:r>
              <w:rPr>
                <w:rFonts w:ascii="Calibri" w:hAnsi="Calibri" w:cs="Calibri"/>
                <w:sz w:val="22"/>
                <w:szCs w:val="22"/>
              </w:rPr>
              <w:t xml:space="preserve"> </w:t>
            </w:r>
            <w:r w:rsidR="00167637">
              <w:rPr>
                <w:rFonts w:ascii="Calibri" w:hAnsi="Calibri" w:cs="Calibri"/>
                <w:sz w:val="22"/>
                <w:szCs w:val="22"/>
              </w:rPr>
              <w:t xml:space="preserve">Non-Auto renewal notice XML </w:t>
            </w:r>
            <w:r w:rsidR="00E67BD1">
              <w:rPr>
                <w:rFonts w:ascii="Calibri" w:hAnsi="Calibri" w:cs="Calibri"/>
                <w:sz w:val="22"/>
                <w:szCs w:val="22"/>
              </w:rPr>
              <w:t>during</w:t>
            </w:r>
            <w:r w:rsidR="00167637" w:rsidRPr="0043647C">
              <w:rPr>
                <w:rFonts w:ascii="Calibri" w:hAnsi="Calibri" w:cs="Calibri"/>
                <w:sz w:val="22"/>
                <w:szCs w:val="22"/>
              </w:rPr>
              <w:t xml:space="preserve"> a </w:t>
            </w:r>
            <w:r w:rsidR="00167637" w:rsidRPr="00034095">
              <w:rPr>
                <w:rFonts w:ascii="Calibri" w:hAnsi="Calibri" w:cs="Calibri"/>
                <w:b/>
                <w:bCs/>
                <w:sz w:val="22"/>
                <w:szCs w:val="22"/>
              </w:rPr>
              <w:t>Medicaid renewal</w:t>
            </w:r>
            <w:ins w:id="723" w:author="-, Anshuman" w:date="2026-01-12T12:03:00Z" w16du:dateUtc="2026-01-12T17:03:00Z">
              <w:r w:rsidR="00790FD2">
                <w:rPr>
                  <w:rFonts w:ascii="Calibri" w:hAnsi="Calibri" w:cs="Calibri"/>
                  <w:sz w:val="22"/>
                  <w:szCs w:val="22"/>
                </w:rPr>
                <w:t xml:space="preserve"> if </w:t>
              </w:r>
            </w:ins>
            <w:ins w:id="724" w:author="-, Anshuman" w:date="2026-01-12T12:04:00Z" w16du:dateUtc="2026-01-12T17:04:00Z">
              <w:r w:rsidR="00790FD2">
                <w:rPr>
                  <w:rFonts w:ascii="Calibri" w:hAnsi="Calibri" w:cs="Calibri"/>
                  <w:sz w:val="22"/>
                  <w:szCs w:val="22"/>
                </w:rPr>
                <w:t xml:space="preserve">the </w:t>
              </w:r>
            </w:ins>
            <w:ins w:id="725" w:author="-, Anshuman" w:date="2026-01-12T12:03:00Z" w16du:dateUtc="2026-01-12T17:03:00Z">
              <w:r w:rsidR="00790FD2">
                <w:rPr>
                  <w:rFonts w:ascii="Calibri" w:hAnsi="Calibri" w:cs="Calibri"/>
                  <w:sz w:val="22"/>
                  <w:szCs w:val="22"/>
                </w:rPr>
                <w:t>Medicaid benefi</w:t>
              </w:r>
            </w:ins>
            <w:ins w:id="726" w:author="-, Anshuman" w:date="2026-01-12T12:04:00Z" w16du:dateUtc="2026-01-12T17:04:00Z">
              <w:r w:rsidR="00790FD2">
                <w:rPr>
                  <w:rFonts w:ascii="Calibri" w:hAnsi="Calibri" w:cs="Calibri"/>
                  <w:sz w:val="22"/>
                  <w:szCs w:val="22"/>
                </w:rPr>
                <w:t>t is downgraded/terminated</w:t>
              </w:r>
            </w:ins>
            <w:ins w:id="727" w:author="-, Anshuman" w:date="2026-01-12T12:14:00Z" w16du:dateUtc="2026-01-12T17:14:00Z">
              <w:r w:rsidR="003566A4">
                <w:rPr>
                  <w:rFonts w:ascii="Calibri" w:hAnsi="Calibri" w:cs="Calibri"/>
                  <w:sz w:val="22"/>
                  <w:szCs w:val="22"/>
                </w:rPr>
                <w:t xml:space="preserve"> for this member</w:t>
              </w:r>
            </w:ins>
            <w:r w:rsidR="00167637" w:rsidRPr="0043647C">
              <w:rPr>
                <w:rFonts w:ascii="Calibri" w:hAnsi="Calibri" w:cs="Calibri"/>
                <w:sz w:val="22"/>
                <w:szCs w:val="22"/>
              </w:rPr>
              <w:t>.</w:t>
            </w:r>
          </w:p>
          <w:p w14:paraId="46E6BDD5" w14:textId="77777777" w:rsidR="00A17016" w:rsidRPr="00A17016" w:rsidRDefault="00A17016" w:rsidP="0007735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 xml:space="preserve">Increase in Premium Bill: If PB amount for PBFG (where member is present) increased above $X. </w:t>
            </w:r>
          </w:p>
          <w:p w14:paraId="1D0D7962" w14:textId="1A5FA256" w:rsidR="002C116F" w:rsidRDefault="00A17016" w:rsidP="0007735C">
            <w:pPr>
              <w:pStyle w:val="ListParagraph"/>
              <w:numPr>
                <w:ilvl w:val="0"/>
                <w:numId w:val="100"/>
              </w:numPr>
              <w:contextualSpacing/>
              <w:rPr>
                <w:rFonts w:ascii="Calibri" w:hAnsi="Calibri" w:cs="Calibri"/>
                <w:sz w:val="22"/>
                <w:szCs w:val="22"/>
              </w:rPr>
            </w:pPr>
            <w:r w:rsidRPr="00A17016">
              <w:rPr>
                <w:rFonts w:ascii="Calibri" w:hAnsi="Calibri" w:cs="Calibri"/>
                <w:sz w:val="22"/>
                <w:szCs w:val="22"/>
              </w:rPr>
              <w:t>Decrease in Premium Assistance: If PA amount for a policy (where member is present) decreased below $X.</w:t>
            </w:r>
          </w:p>
          <w:p w14:paraId="79E6C6A1" w14:textId="70E74267" w:rsidR="00A17016" w:rsidRPr="002C116F" w:rsidRDefault="00A17016" w:rsidP="0007735C">
            <w:pPr>
              <w:pStyle w:val="ListParagraph"/>
              <w:numPr>
                <w:ilvl w:val="0"/>
                <w:numId w:val="100"/>
              </w:numPr>
              <w:contextualSpacing/>
              <w:rPr>
                <w:rFonts w:ascii="Calibri" w:hAnsi="Calibri" w:cs="Calibri"/>
                <w:sz w:val="22"/>
                <w:szCs w:val="22"/>
              </w:rPr>
            </w:pPr>
            <w:r w:rsidRPr="002C116F">
              <w:rPr>
                <w:rFonts w:ascii="Calibri" w:hAnsi="Calibri" w:cs="Calibri"/>
                <w:sz w:val="22"/>
                <w:szCs w:val="22"/>
              </w:rPr>
              <w:t>Loss of Medicare: If member’s Medicare enrollment was used in PD prior to Medicaid renewals and member’s</w:t>
            </w:r>
            <w:r w:rsidR="0081373C">
              <w:rPr>
                <w:rFonts w:ascii="Calibri" w:hAnsi="Calibri" w:cs="Calibri"/>
                <w:sz w:val="22"/>
                <w:szCs w:val="22"/>
              </w:rPr>
              <w:t xml:space="preserve"> </w:t>
            </w:r>
            <w:r w:rsidR="0081373C" w:rsidRPr="0081373C">
              <w:rPr>
                <w:rFonts w:ascii="Calibri" w:hAnsi="Calibri" w:cs="Calibri"/>
                <w:sz w:val="22"/>
                <w:szCs w:val="22"/>
              </w:rPr>
              <w:t>Medicare enrollment is no longer used in PD during Medicaid renewals proces</w:t>
            </w:r>
            <w:r w:rsidR="005B24FE">
              <w:rPr>
                <w:rFonts w:ascii="Calibri" w:hAnsi="Calibri" w:cs="Calibri"/>
                <w:sz w:val="22"/>
                <w:szCs w:val="22"/>
              </w:rPr>
              <w:t>s.</w:t>
            </w:r>
          </w:p>
        </w:tc>
      </w:tr>
      <w:tr w:rsidR="007F70DA" w:rsidRPr="00973E39" w14:paraId="4988BA97" w14:textId="77777777">
        <w:trPr>
          <w:cantSplit/>
          <w:trHeight w:val="578"/>
          <w:ins w:id="728" w:author="-, Anshuman" w:date="2026-01-14T12:26:00Z"/>
        </w:trPr>
        <w:tc>
          <w:tcPr>
            <w:tcW w:w="1980" w:type="dxa"/>
            <w:shd w:val="clear" w:color="auto" w:fill="FFFFFF" w:themeFill="background1"/>
          </w:tcPr>
          <w:p w14:paraId="7B8E085D" w14:textId="13AA2824" w:rsidR="007F70DA" w:rsidRPr="003E24A3" w:rsidRDefault="00CC3367" w:rsidP="00A17016">
            <w:pPr>
              <w:contextualSpacing/>
              <w:rPr>
                <w:ins w:id="729" w:author="-, Anshuman" w:date="2026-01-14T12:26:00Z" w16du:dateUtc="2026-01-14T17:26:00Z"/>
                <w:rFonts w:ascii="Calibri" w:hAnsi="Calibri" w:cs="Calibri"/>
                <w:color w:val="060808" w:themeColor="text1"/>
                <w:sz w:val="22"/>
                <w:szCs w:val="22"/>
              </w:rPr>
            </w:pPr>
            <w:ins w:id="730" w:author="-, Anshuman" w:date="2026-01-14T12:36:00Z" w16du:dateUtc="2026-01-14T17:36:00Z">
              <w:r w:rsidRPr="003E24A3">
                <w:rPr>
                  <w:rFonts w:ascii="Calibri" w:hAnsi="Calibri" w:cs="Calibri"/>
                  <w:color w:val="060808" w:themeColor="text1"/>
                  <w:sz w:val="22"/>
                  <w:szCs w:val="22"/>
                </w:rPr>
                <w:t>ETREN.PCS.0</w:t>
              </w:r>
              <w:r>
                <w:rPr>
                  <w:rFonts w:ascii="Calibri" w:hAnsi="Calibri" w:cs="Calibri"/>
                  <w:color w:val="060808" w:themeColor="text1"/>
                  <w:sz w:val="22"/>
                  <w:szCs w:val="22"/>
                </w:rPr>
                <w:t>7</w:t>
              </w:r>
              <w:r w:rsidRPr="003E24A3">
                <w:rPr>
                  <w:rFonts w:ascii="Calibri" w:hAnsi="Calibri" w:cs="Calibri"/>
                  <w:color w:val="060808" w:themeColor="text1"/>
                  <w:sz w:val="22"/>
                  <w:szCs w:val="22"/>
                </w:rPr>
                <w:t>.0</w:t>
              </w:r>
              <w:r>
                <w:rPr>
                  <w:rFonts w:ascii="Calibri" w:hAnsi="Calibri" w:cs="Calibri"/>
                  <w:color w:val="060808" w:themeColor="text1"/>
                  <w:sz w:val="22"/>
                  <w:szCs w:val="22"/>
                </w:rPr>
                <w:t>3a</w:t>
              </w:r>
            </w:ins>
          </w:p>
        </w:tc>
        <w:tc>
          <w:tcPr>
            <w:tcW w:w="6935" w:type="dxa"/>
            <w:shd w:val="clear" w:color="auto" w:fill="FFFFFF" w:themeFill="background1"/>
          </w:tcPr>
          <w:p w14:paraId="13D56F51" w14:textId="73F4E723" w:rsidR="007F70DA" w:rsidRDefault="007F70DA" w:rsidP="007F70DA">
            <w:pPr>
              <w:contextualSpacing/>
              <w:rPr>
                <w:ins w:id="731" w:author="-, Anshuman" w:date="2026-01-14T12:27:00Z" w16du:dateUtc="2026-01-14T17:27:00Z"/>
                <w:rFonts w:ascii="Calibri" w:hAnsi="Calibri" w:cs="Calibri"/>
                <w:sz w:val="22"/>
                <w:szCs w:val="22"/>
              </w:rPr>
            </w:pPr>
            <w:ins w:id="732" w:author="-, Anshuman" w:date="2026-01-14T12:27:00Z" w16du:dateUtc="2026-01-14T17:27:00Z">
              <w:r w:rsidRPr="0043647C">
                <w:rPr>
                  <w:rFonts w:ascii="Calibri" w:hAnsi="Calibri" w:cs="Calibri"/>
                  <w:sz w:val="22"/>
                  <w:szCs w:val="22"/>
                </w:rPr>
                <w:t xml:space="preserve">The system shall include </w:t>
              </w:r>
              <w:r>
                <w:rPr>
                  <w:rFonts w:ascii="Calibri" w:hAnsi="Calibri" w:cs="Calibri"/>
                  <w:sz w:val="22"/>
                  <w:szCs w:val="22"/>
                </w:rPr>
                <w:t xml:space="preserve">following discrepancy </w:t>
              </w:r>
            </w:ins>
            <w:ins w:id="733" w:author="Brar, Charu" w:date="2026-01-15T11:36:00Z" w16du:dateUtc="2026-01-15T16:36:00Z">
              <w:r>
                <w:rPr>
                  <w:rFonts w:ascii="Calibri" w:hAnsi="Calibri" w:cs="Calibri"/>
                  <w:sz w:val="22"/>
                  <w:szCs w:val="22"/>
                </w:rPr>
                <w:t>reason</w:t>
              </w:r>
            </w:ins>
            <w:ins w:id="734" w:author="-, Anshuman" w:date="2026-01-14T12:39:00Z" w16du:dateUtc="2026-01-14T17:39:00Z">
              <w:r w:rsidR="00A267CE">
                <w:rPr>
                  <w:rFonts w:ascii="Calibri" w:hAnsi="Calibri" w:cs="Calibri"/>
                  <w:sz w:val="22"/>
                  <w:szCs w:val="22"/>
                </w:rPr>
                <w:t>(s)</w:t>
              </w:r>
            </w:ins>
            <w:ins w:id="735" w:author="-, Anshuman" w:date="2026-01-14T12:27:00Z" w16du:dateUtc="2026-01-14T17:27:00Z">
              <w:r>
                <w:rPr>
                  <w:rFonts w:ascii="Calibri" w:hAnsi="Calibri" w:cs="Calibri"/>
                  <w:sz w:val="22"/>
                  <w:szCs w:val="22"/>
                </w:rPr>
                <w:t xml:space="preserve"> for</w:t>
              </w:r>
              <w:r w:rsidRPr="0043647C">
                <w:rPr>
                  <w:rFonts w:ascii="Calibri" w:hAnsi="Calibri" w:cs="Calibri"/>
                  <w:sz w:val="22"/>
                  <w:szCs w:val="22"/>
                </w:rPr>
                <w:t xml:space="preserve"> </w:t>
              </w:r>
              <w:r w:rsidRPr="00034095">
                <w:rPr>
                  <w:rFonts w:ascii="Calibri" w:hAnsi="Calibri" w:cs="Calibri"/>
                  <w:b/>
                  <w:bCs/>
                  <w:sz w:val="22"/>
                  <w:szCs w:val="22"/>
                </w:rPr>
                <w:t>Non-Q</w:t>
              </w:r>
              <w:r w:rsidR="00C0382E" w:rsidRPr="00034095">
                <w:rPr>
                  <w:rFonts w:ascii="Calibri" w:hAnsi="Calibri" w:cs="Calibri"/>
                  <w:b/>
                  <w:bCs/>
                  <w:sz w:val="22"/>
                  <w:szCs w:val="22"/>
                </w:rPr>
                <w:t>ualified</w:t>
              </w:r>
              <w:r w:rsidRPr="00034095">
                <w:rPr>
                  <w:rFonts w:ascii="Calibri" w:hAnsi="Calibri" w:cs="Calibri"/>
                  <w:b/>
                  <w:bCs/>
                  <w:sz w:val="22"/>
                  <w:szCs w:val="22"/>
                </w:rPr>
                <w:t xml:space="preserve"> member</w:t>
              </w:r>
              <w:r>
                <w:rPr>
                  <w:rFonts w:ascii="Calibri" w:hAnsi="Calibri" w:cs="Calibri"/>
                  <w:sz w:val="22"/>
                  <w:szCs w:val="22"/>
                </w:rPr>
                <w:t xml:space="preserve"> </w:t>
              </w:r>
            </w:ins>
            <w:ins w:id="736" w:author="-, Anshuman" w:date="2026-01-14T12:38:00Z" w16du:dateUtc="2026-01-14T17:38:00Z">
              <w:r w:rsidR="00B96470">
                <w:rPr>
                  <w:rFonts w:ascii="Calibri" w:hAnsi="Calibri" w:cs="Calibri"/>
                  <w:sz w:val="22"/>
                  <w:szCs w:val="22"/>
                </w:rPr>
                <w:t xml:space="preserve">in </w:t>
              </w:r>
            </w:ins>
            <w:ins w:id="737" w:author="-, Anshuman" w:date="2026-01-14T12:27:00Z" w16du:dateUtc="2026-01-14T17:27:00Z">
              <w:r w:rsidRPr="0043647C">
                <w:rPr>
                  <w:rFonts w:ascii="Calibri" w:hAnsi="Calibri" w:cs="Calibri"/>
                  <w:sz w:val="22"/>
                  <w:szCs w:val="22"/>
                </w:rPr>
                <w:t xml:space="preserve">the Non-Auto Renewal Notice XML </w:t>
              </w:r>
              <w:r w:rsidRPr="009B21BF">
                <w:rPr>
                  <w:rFonts w:ascii="Calibri" w:hAnsi="Calibri" w:cs="Calibri"/>
                  <w:sz w:val="22"/>
                  <w:szCs w:val="22"/>
                </w:rPr>
                <w:t>during</w:t>
              </w:r>
              <w:r w:rsidRPr="00DC6D8C">
                <w:rPr>
                  <w:rFonts w:ascii="Calibri" w:hAnsi="Calibri" w:cs="Calibri"/>
                  <w:b/>
                  <w:bCs/>
                  <w:sz w:val="22"/>
                  <w:szCs w:val="22"/>
                </w:rPr>
                <w:t xml:space="preserve"> QHP </w:t>
              </w:r>
            </w:ins>
            <w:ins w:id="738" w:author="-, Anshuman" w:date="2026-01-14T12:38:00Z" w16du:dateUtc="2026-01-14T17:38:00Z">
              <w:r w:rsidR="00B96470">
                <w:rPr>
                  <w:rFonts w:ascii="Calibri" w:hAnsi="Calibri" w:cs="Calibri"/>
                  <w:b/>
                  <w:bCs/>
                  <w:sz w:val="22"/>
                  <w:szCs w:val="22"/>
                </w:rPr>
                <w:t>and</w:t>
              </w:r>
            </w:ins>
            <w:ins w:id="739" w:author="-, Anshuman" w:date="2026-01-14T12:27:00Z" w16du:dateUtc="2026-01-14T17:27:00Z">
              <w:r w:rsidRPr="00DC6D8C">
                <w:rPr>
                  <w:rFonts w:ascii="Calibri" w:hAnsi="Calibri" w:cs="Calibri"/>
                  <w:b/>
                  <w:bCs/>
                  <w:sz w:val="22"/>
                  <w:szCs w:val="22"/>
                </w:rPr>
                <w:t xml:space="preserve"> Mixed Household renewal</w:t>
              </w:r>
              <w:r>
                <w:rPr>
                  <w:rFonts w:ascii="Calibri" w:hAnsi="Calibri" w:cs="Calibri"/>
                  <w:b/>
                  <w:bCs/>
                  <w:sz w:val="22"/>
                  <w:szCs w:val="22"/>
                </w:rPr>
                <w:t xml:space="preserve"> </w:t>
              </w:r>
              <w:r>
                <w:rPr>
                  <w:rFonts w:ascii="Calibri" w:hAnsi="Calibri" w:cs="Calibri"/>
                  <w:sz w:val="22"/>
                  <w:szCs w:val="22"/>
                </w:rPr>
                <w:t>if the Medicaid benefit is downgraded/terminated for this member</w:t>
              </w:r>
              <w:r w:rsidRPr="0043647C">
                <w:rPr>
                  <w:rFonts w:ascii="Calibri" w:hAnsi="Calibri" w:cs="Calibri"/>
                  <w:sz w:val="22"/>
                  <w:szCs w:val="22"/>
                </w:rPr>
                <w:t>.</w:t>
              </w:r>
            </w:ins>
          </w:p>
          <w:p w14:paraId="45445C81" w14:textId="369206E4" w:rsidR="007F70DA" w:rsidRPr="007F70DA" w:rsidRDefault="007F70DA" w:rsidP="007F70DA">
            <w:pPr>
              <w:pStyle w:val="ListParagraph"/>
              <w:numPr>
                <w:ilvl w:val="0"/>
                <w:numId w:val="120"/>
              </w:numPr>
              <w:contextualSpacing/>
              <w:rPr>
                <w:ins w:id="740" w:author="-, Anshuman" w:date="2026-01-14T12:27:00Z" w16du:dateUtc="2026-01-14T17:27:00Z"/>
                <w:rFonts w:ascii="Calibri" w:hAnsi="Calibri" w:cs="Calibri"/>
                <w:sz w:val="22"/>
                <w:szCs w:val="22"/>
              </w:rPr>
            </w:pPr>
            <w:ins w:id="741" w:author="-, Anshuman" w:date="2026-01-14T12:27:00Z" w16du:dateUtc="2026-01-14T17:27:00Z">
              <w:r w:rsidRPr="007F70DA">
                <w:rPr>
                  <w:rFonts w:ascii="Calibri" w:hAnsi="Calibri" w:cs="Calibri"/>
                  <w:sz w:val="22"/>
                  <w:szCs w:val="22"/>
                </w:rPr>
                <w:t>Loss of Medicare</w:t>
              </w:r>
            </w:ins>
            <w:ins w:id="742" w:author="-, Anshuman" w:date="2026-01-14T12:36:00Z" w16du:dateUtc="2026-01-14T17:36:00Z">
              <w:r w:rsidR="007101C7">
                <w:rPr>
                  <w:rFonts w:ascii="Calibri" w:hAnsi="Calibri" w:cs="Calibri"/>
                  <w:sz w:val="22"/>
                  <w:szCs w:val="22"/>
                </w:rPr>
                <w:t>:</w:t>
              </w:r>
              <w:r w:rsidR="007101C7" w:rsidRPr="002C116F">
                <w:rPr>
                  <w:rFonts w:ascii="Calibri" w:hAnsi="Calibri" w:cs="Calibri"/>
                  <w:sz w:val="22"/>
                  <w:szCs w:val="22"/>
                </w:rPr>
                <w:t xml:space="preserve"> If member’s Medicare enrollment was used in PD prior to Medicaid renewals and member’s</w:t>
              </w:r>
              <w:r w:rsidR="007101C7">
                <w:rPr>
                  <w:rFonts w:ascii="Calibri" w:hAnsi="Calibri" w:cs="Calibri"/>
                  <w:sz w:val="22"/>
                  <w:szCs w:val="22"/>
                </w:rPr>
                <w:t xml:space="preserve"> </w:t>
              </w:r>
              <w:r w:rsidR="007101C7" w:rsidRPr="0081373C">
                <w:rPr>
                  <w:rFonts w:ascii="Calibri" w:hAnsi="Calibri" w:cs="Calibri"/>
                  <w:sz w:val="22"/>
                  <w:szCs w:val="22"/>
                </w:rPr>
                <w:t>Medicare enrollment is no longer used in PD during Medicaid renewals proces</w:t>
              </w:r>
              <w:r w:rsidR="007101C7">
                <w:rPr>
                  <w:rFonts w:ascii="Calibri" w:hAnsi="Calibri" w:cs="Calibri"/>
                  <w:sz w:val="22"/>
                  <w:szCs w:val="22"/>
                </w:rPr>
                <w:t>s.</w:t>
              </w:r>
            </w:ins>
          </w:p>
          <w:p w14:paraId="12E3D5AB" w14:textId="77777777" w:rsidR="007F70DA" w:rsidRDefault="007F70DA" w:rsidP="00A17016">
            <w:pPr>
              <w:contextualSpacing/>
              <w:rPr>
                <w:ins w:id="743" w:author="-, Anshuman" w:date="2026-01-14T12:26:00Z" w16du:dateUtc="2026-01-14T17:26:00Z"/>
                <w:rFonts w:ascii="Calibri" w:hAnsi="Calibri" w:cs="Calibri"/>
                <w:sz w:val="22"/>
                <w:szCs w:val="22"/>
              </w:rPr>
            </w:pPr>
          </w:p>
        </w:tc>
      </w:tr>
      <w:tr w:rsidR="00C0382E" w:rsidRPr="00973E39" w14:paraId="10EEBD8D" w14:textId="77777777">
        <w:trPr>
          <w:cantSplit/>
          <w:trHeight w:val="578"/>
          <w:ins w:id="744" w:author="-, Anshuman" w:date="2026-01-14T12:27:00Z"/>
        </w:trPr>
        <w:tc>
          <w:tcPr>
            <w:tcW w:w="1980" w:type="dxa"/>
            <w:shd w:val="clear" w:color="auto" w:fill="FFFFFF" w:themeFill="background1"/>
          </w:tcPr>
          <w:p w14:paraId="55C46A23" w14:textId="5EDB5864" w:rsidR="00C0382E" w:rsidRPr="003E24A3" w:rsidRDefault="00CC3367" w:rsidP="00A17016">
            <w:pPr>
              <w:contextualSpacing/>
              <w:rPr>
                <w:ins w:id="745" w:author="-, Anshuman" w:date="2026-01-14T12:27:00Z" w16du:dateUtc="2026-01-14T17:27:00Z"/>
                <w:rFonts w:ascii="Calibri" w:hAnsi="Calibri" w:cs="Calibri"/>
                <w:color w:val="060808" w:themeColor="text1"/>
                <w:sz w:val="22"/>
                <w:szCs w:val="22"/>
              </w:rPr>
            </w:pPr>
            <w:ins w:id="746" w:author="-, Anshuman" w:date="2026-01-14T12:36:00Z" w16du:dateUtc="2026-01-14T17:36:00Z">
              <w:r w:rsidRPr="003E24A3">
                <w:rPr>
                  <w:rFonts w:ascii="Calibri" w:hAnsi="Calibri" w:cs="Calibri"/>
                  <w:color w:val="060808" w:themeColor="text1"/>
                  <w:sz w:val="22"/>
                  <w:szCs w:val="22"/>
                </w:rPr>
                <w:t>ETREN.PCS.0</w:t>
              </w:r>
              <w:r>
                <w:rPr>
                  <w:rFonts w:ascii="Calibri" w:hAnsi="Calibri" w:cs="Calibri"/>
                  <w:color w:val="060808" w:themeColor="text1"/>
                  <w:sz w:val="22"/>
                  <w:szCs w:val="22"/>
                </w:rPr>
                <w:t>7</w:t>
              </w:r>
              <w:r w:rsidRPr="003E24A3">
                <w:rPr>
                  <w:rFonts w:ascii="Calibri" w:hAnsi="Calibri" w:cs="Calibri"/>
                  <w:color w:val="060808" w:themeColor="text1"/>
                  <w:sz w:val="22"/>
                  <w:szCs w:val="22"/>
                </w:rPr>
                <w:t>.0</w:t>
              </w:r>
              <w:r>
                <w:rPr>
                  <w:rFonts w:ascii="Calibri" w:hAnsi="Calibri" w:cs="Calibri"/>
                  <w:color w:val="060808" w:themeColor="text1"/>
                  <w:sz w:val="22"/>
                  <w:szCs w:val="22"/>
                </w:rPr>
                <w:t>3b</w:t>
              </w:r>
            </w:ins>
          </w:p>
        </w:tc>
        <w:tc>
          <w:tcPr>
            <w:tcW w:w="6935" w:type="dxa"/>
            <w:shd w:val="clear" w:color="auto" w:fill="FFFFFF" w:themeFill="background1"/>
          </w:tcPr>
          <w:p w14:paraId="0469E69E" w14:textId="379491C7" w:rsidR="00C0382E" w:rsidRDefault="00C0382E" w:rsidP="00C0382E">
            <w:pPr>
              <w:contextualSpacing/>
              <w:rPr>
                <w:ins w:id="747" w:author="-, Anshuman" w:date="2026-01-14T12:27:00Z" w16du:dateUtc="2026-01-14T17:27:00Z"/>
                <w:rFonts w:ascii="Calibri" w:hAnsi="Calibri" w:cs="Calibri"/>
                <w:sz w:val="22"/>
                <w:szCs w:val="22"/>
              </w:rPr>
            </w:pPr>
            <w:ins w:id="748" w:author="-, Anshuman" w:date="2026-01-14T12:27:00Z" w16du:dateUtc="2026-01-14T17:27:00Z">
              <w:r w:rsidRPr="0043647C">
                <w:rPr>
                  <w:rFonts w:ascii="Calibri" w:hAnsi="Calibri" w:cs="Calibri"/>
                  <w:sz w:val="22"/>
                  <w:szCs w:val="22"/>
                </w:rPr>
                <w:t xml:space="preserve">The system shall include </w:t>
              </w:r>
              <w:r>
                <w:rPr>
                  <w:rFonts w:ascii="Calibri" w:hAnsi="Calibri" w:cs="Calibri"/>
                  <w:sz w:val="22"/>
                  <w:szCs w:val="22"/>
                </w:rPr>
                <w:t>following discrepancy reason</w:t>
              </w:r>
            </w:ins>
            <w:ins w:id="749" w:author="-, Anshuman" w:date="2026-01-14T12:39:00Z" w16du:dateUtc="2026-01-14T17:39:00Z">
              <w:r w:rsidR="00A267CE">
                <w:rPr>
                  <w:rFonts w:ascii="Calibri" w:hAnsi="Calibri" w:cs="Calibri"/>
                  <w:sz w:val="22"/>
                  <w:szCs w:val="22"/>
                </w:rPr>
                <w:t>(s)</w:t>
              </w:r>
            </w:ins>
            <w:ins w:id="750" w:author="-, Anshuman" w:date="2026-01-14T12:27:00Z" w16du:dateUtc="2026-01-14T17:27:00Z">
              <w:r>
                <w:rPr>
                  <w:rFonts w:ascii="Calibri" w:hAnsi="Calibri" w:cs="Calibri"/>
                  <w:sz w:val="22"/>
                  <w:szCs w:val="22"/>
                </w:rPr>
                <w:t xml:space="preserve"> </w:t>
              </w:r>
            </w:ins>
            <w:ins w:id="751" w:author="-, Anshuman" w:date="2026-01-14T12:39:00Z" w16du:dateUtc="2026-01-14T17:39:00Z">
              <w:r w:rsidR="00A267CE">
                <w:rPr>
                  <w:rFonts w:ascii="Calibri" w:hAnsi="Calibri" w:cs="Calibri"/>
                  <w:sz w:val="22"/>
                  <w:szCs w:val="22"/>
                </w:rPr>
                <w:t xml:space="preserve">for </w:t>
              </w:r>
            </w:ins>
            <w:ins w:id="752" w:author="-, Anshuman" w:date="2026-01-14T12:27:00Z" w16du:dateUtc="2026-01-14T17:27:00Z">
              <w:r w:rsidRPr="00034095">
                <w:rPr>
                  <w:rFonts w:ascii="Calibri" w:hAnsi="Calibri" w:cs="Calibri"/>
                  <w:b/>
                  <w:bCs/>
                  <w:sz w:val="22"/>
                  <w:szCs w:val="22"/>
                </w:rPr>
                <w:t xml:space="preserve">Qualified Member (Whose Medicaid benefit is not </w:t>
              </w:r>
            </w:ins>
            <w:ins w:id="753" w:author="-, Anshuman" w:date="2026-01-14T12:39:00Z" w16du:dateUtc="2026-01-14T17:39:00Z">
              <w:r w:rsidR="00A267CE">
                <w:rPr>
                  <w:rFonts w:ascii="Calibri" w:hAnsi="Calibri" w:cs="Calibri"/>
                  <w:b/>
                  <w:bCs/>
                  <w:sz w:val="22"/>
                  <w:szCs w:val="22"/>
                </w:rPr>
                <w:t xml:space="preserve">eligible for </w:t>
              </w:r>
            </w:ins>
            <w:ins w:id="754" w:author="-, Anshuman" w:date="2026-01-14T12:27:00Z" w16du:dateUtc="2026-01-14T17:27:00Z">
              <w:r w:rsidRPr="00034095">
                <w:rPr>
                  <w:rFonts w:ascii="Calibri" w:hAnsi="Calibri" w:cs="Calibri"/>
                  <w:b/>
                  <w:bCs/>
                  <w:sz w:val="22"/>
                  <w:szCs w:val="22"/>
                </w:rPr>
                <w:t>rene</w:t>
              </w:r>
            </w:ins>
            <w:ins w:id="755" w:author="-, Anshuman" w:date="2026-01-14T12:39:00Z" w16du:dateUtc="2026-01-14T17:39:00Z">
              <w:r w:rsidR="00A267CE">
                <w:rPr>
                  <w:rFonts w:ascii="Calibri" w:hAnsi="Calibri" w:cs="Calibri"/>
                  <w:b/>
                  <w:bCs/>
                  <w:sz w:val="22"/>
                  <w:szCs w:val="22"/>
                </w:rPr>
                <w:t>wals</w:t>
              </w:r>
            </w:ins>
            <w:ins w:id="756" w:author="-, Anshuman" w:date="2026-01-14T12:27:00Z" w16du:dateUtc="2026-01-14T17:27:00Z">
              <w:r w:rsidRPr="00034095">
                <w:rPr>
                  <w:rFonts w:ascii="Calibri" w:hAnsi="Calibri" w:cs="Calibri"/>
                  <w:b/>
                  <w:bCs/>
                  <w:sz w:val="22"/>
                  <w:szCs w:val="22"/>
                </w:rPr>
                <w:t>)</w:t>
              </w:r>
              <w:r>
                <w:rPr>
                  <w:rFonts w:ascii="Calibri" w:hAnsi="Calibri" w:cs="Calibri"/>
                  <w:sz w:val="22"/>
                  <w:szCs w:val="22"/>
                </w:rPr>
                <w:t xml:space="preserve"> </w:t>
              </w:r>
            </w:ins>
            <w:ins w:id="757" w:author="-, Anshuman" w:date="2026-01-14T12:38:00Z" w16du:dateUtc="2026-01-14T17:38:00Z">
              <w:r w:rsidR="00B96470">
                <w:rPr>
                  <w:rFonts w:ascii="Calibri" w:hAnsi="Calibri" w:cs="Calibri"/>
                  <w:sz w:val="22"/>
                  <w:szCs w:val="22"/>
                </w:rPr>
                <w:t xml:space="preserve">in </w:t>
              </w:r>
            </w:ins>
            <w:ins w:id="758" w:author="-, Anshuman" w:date="2026-01-14T12:27:00Z" w16du:dateUtc="2026-01-14T17:27:00Z">
              <w:r w:rsidRPr="0043647C">
                <w:rPr>
                  <w:rFonts w:ascii="Calibri" w:hAnsi="Calibri" w:cs="Calibri"/>
                  <w:sz w:val="22"/>
                  <w:szCs w:val="22"/>
                </w:rPr>
                <w:t xml:space="preserve">the Non-Auto Renewal Notice XML </w:t>
              </w:r>
              <w:r w:rsidRPr="009B21BF">
                <w:rPr>
                  <w:rFonts w:ascii="Calibri" w:hAnsi="Calibri" w:cs="Calibri"/>
                  <w:sz w:val="22"/>
                  <w:szCs w:val="22"/>
                </w:rPr>
                <w:t>during</w:t>
              </w:r>
              <w:r w:rsidRPr="00DC6D8C">
                <w:rPr>
                  <w:rFonts w:ascii="Calibri" w:hAnsi="Calibri" w:cs="Calibri"/>
                  <w:b/>
                  <w:bCs/>
                  <w:sz w:val="22"/>
                  <w:szCs w:val="22"/>
                </w:rPr>
                <w:t xml:space="preserve"> QHP </w:t>
              </w:r>
            </w:ins>
            <w:ins w:id="759" w:author="-, Anshuman" w:date="2026-01-14T12:38:00Z" w16du:dateUtc="2026-01-14T17:38:00Z">
              <w:r w:rsidR="00B96470">
                <w:rPr>
                  <w:rFonts w:ascii="Calibri" w:hAnsi="Calibri" w:cs="Calibri"/>
                  <w:b/>
                  <w:bCs/>
                  <w:sz w:val="22"/>
                  <w:szCs w:val="22"/>
                </w:rPr>
                <w:t>and</w:t>
              </w:r>
            </w:ins>
            <w:ins w:id="760" w:author="-, Anshuman" w:date="2026-01-14T12:27:00Z" w16du:dateUtc="2026-01-14T17:27:00Z">
              <w:r w:rsidRPr="00DC6D8C">
                <w:rPr>
                  <w:rFonts w:ascii="Calibri" w:hAnsi="Calibri" w:cs="Calibri"/>
                  <w:b/>
                  <w:bCs/>
                  <w:sz w:val="22"/>
                  <w:szCs w:val="22"/>
                </w:rPr>
                <w:t xml:space="preserve"> Mixed Household renewal</w:t>
              </w:r>
              <w:r>
                <w:rPr>
                  <w:rFonts w:ascii="Calibri" w:hAnsi="Calibri" w:cs="Calibri"/>
                  <w:b/>
                  <w:bCs/>
                  <w:sz w:val="22"/>
                  <w:szCs w:val="22"/>
                </w:rPr>
                <w:t xml:space="preserve"> </w:t>
              </w:r>
              <w:r>
                <w:rPr>
                  <w:rFonts w:ascii="Calibri" w:hAnsi="Calibri" w:cs="Calibri"/>
                  <w:sz w:val="22"/>
                  <w:szCs w:val="22"/>
                </w:rPr>
                <w:t>if the Medicaid benefit is downgraded/terminated for this member</w:t>
              </w:r>
              <w:r w:rsidRPr="0043647C">
                <w:rPr>
                  <w:rFonts w:ascii="Calibri" w:hAnsi="Calibri" w:cs="Calibri"/>
                  <w:sz w:val="22"/>
                  <w:szCs w:val="22"/>
                </w:rPr>
                <w:t>.</w:t>
              </w:r>
            </w:ins>
          </w:p>
          <w:p w14:paraId="1AC093DD" w14:textId="298E7225" w:rsidR="00C0382E" w:rsidRDefault="00C0382E" w:rsidP="00C0382E">
            <w:pPr>
              <w:pStyle w:val="ListParagraph"/>
              <w:numPr>
                <w:ilvl w:val="0"/>
                <w:numId w:val="120"/>
              </w:numPr>
              <w:contextualSpacing/>
              <w:rPr>
                <w:ins w:id="761" w:author="-, Anshuman" w:date="2026-01-14T12:27:00Z" w16du:dateUtc="2026-01-14T17:27:00Z"/>
                <w:rFonts w:ascii="Calibri" w:hAnsi="Calibri" w:cs="Calibri"/>
                <w:sz w:val="22"/>
                <w:szCs w:val="22"/>
              </w:rPr>
            </w:pPr>
            <w:ins w:id="762" w:author="-, Anshuman" w:date="2026-01-14T12:27:00Z" w16du:dateUtc="2026-01-14T17:27:00Z">
              <w:r>
                <w:rPr>
                  <w:rFonts w:ascii="Calibri" w:hAnsi="Calibri" w:cs="Calibri"/>
                  <w:sz w:val="22"/>
                  <w:szCs w:val="22"/>
                </w:rPr>
                <w:t>Income</w:t>
              </w:r>
            </w:ins>
            <w:ins w:id="763" w:author="-, Anshuman" w:date="2026-01-14T12:35:00Z" w16du:dateUtc="2026-01-14T17:35:00Z">
              <w:r w:rsidR="007101C7">
                <w:rPr>
                  <w:rFonts w:ascii="Calibri" w:hAnsi="Calibri" w:cs="Calibri"/>
                  <w:sz w:val="22"/>
                  <w:szCs w:val="22"/>
                </w:rPr>
                <w:t>:</w:t>
              </w:r>
              <w:r w:rsidR="007101C7" w:rsidRPr="00A17016">
                <w:rPr>
                  <w:rFonts w:ascii="Calibri" w:hAnsi="Calibri" w:cs="Calibri"/>
                  <w:sz w:val="22"/>
                  <w:szCs w:val="22"/>
                </w:rPr>
                <w:t xml:space="preserve"> When Current income was determined NOT Reasonably Compatible</w:t>
              </w:r>
            </w:ins>
          </w:p>
          <w:p w14:paraId="57B6B5C9" w14:textId="17EEE7FE" w:rsidR="00C0382E" w:rsidRDefault="00C0382E" w:rsidP="00C0382E">
            <w:pPr>
              <w:pStyle w:val="ListParagraph"/>
              <w:numPr>
                <w:ilvl w:val="0"/>
                <w:numId w:val="120"/>
              </w:numPr>
              <w:contextualSpacing/>
              <w:rPr>
                <w:ins w:id="764" w:author="-, Anshuman" w:date="2026-01-14T12:27:00Z" w16du:dateUtc="2026-01-14T17:27:00Z"/>
                <w:rFonts w:ascii="Calibri" w:hAnsi="Calibri" w:cs="Calibri"/>
                <w:sz w:val="22"/>
                <w:szCs w:val="22"/>
              </w:rPr>
            </w:pPr>
            <w:ins w:id="765" w:author="-, Anshuman" w:date="2026-01-14T12:27:00Z" w16du:dateUtc="2026-01-14T17:27:00Z">
              <w:r>
                <w:rPr>
                  <w:rFonts w:ascii="Calibri" w:hAnsi="Calibri" w:cs="Calibri"/>
                  <w:sz w:val="22"/>
                  <w:szCs w:val="22"/>
                </w:rPr>
                <w:t>Disability</w:t>
              </w:r>
            </w:ins>
            <w:ins w:id="766" w:author="-, Anshuman" w:date="2026-01-14T12:35:00Z" w16du:dateUtc="2026-01-14T17:35:00Z">
              <w:r w:rsidR="007101C7">
                <w:rPr>
                  <w:rFonts w:ascii="Calibri" w:hAnsi="Calibri" w:cs="Calibri"/>
                  <w:sz w:val="22"/>
                  <w:szCs w:val="22"/>
                </w:rPr>
                <w:t>:</w:t>
              </w:r>
            </w:ins>
            <w:ins w:id="767" w:author="-, Anshuman" w:date="2026-01-14T12:36:00Z" w16du:dateUtc="2026-01-14T17:36:00Z">
              <w:r w:rsidR="007101C7" w:rsidRPr="00A17016">
                <w:rPr>
                  <w:rFonts w:ascii="Calibri" w:hAnsi="Calibri" w:cs="Calibri"/>
                  <w:sz w:val="22"/>
                  <w:szCs w:val="22"/>
                </w:rPr>
                <w:t xml:space="preserve"> If Disability factor was determined NOT Reasonably Compatible </w:t>
              </w:r>
            </w:ins>
          </w:p>
          <w:p w14:paraId="6B28A27E" w14:textId="3E7141F0" w:rsidR="00C0382E" w:rsidRPr="00304E12" w:rsidRDefault="00C0382E" w:rsidP="00304E12">
            <w:pPr>
              <w:pStyle w:val="ListParagraph"/>
              <w:numPr>
                <w:ilvl w:val="0"/>
                <w:numId w:val="120"/>
              </w:numPr>
              <w:contextualSpacing/>
              <w:rPr>
                <w:ins w:id="768" w:author="-, Anshuman" w:date="2026-01-14T12:27:00Z" w16du:dateUtc="2026-01-14T17:27:00Z"/>
                <w:rFonts w:ascii="Calibri" w:hAnsi="Calibri" w:cs="Calibri"/>
                <w:sz w:val="22"/>
                <w:szCs w:val="22"/>
              </w:rPr>
            </w:pPr>
            <w:ins w:id="769" w:author="-, Anshuman" w:date="2026-01-14T12:27:00Z" w16du:dateUtc="2026-01-14T17:27:00Z">
              <w:r w:rsidRPr="007F70DA">
                <w:rPr>
                  <w:rFonts w:ascii="Calibri" w:hAnsi="Calibri" w:cs="Calibri"/>
                  <w:sz w:val="22"/>
                  <w:szCs w:val="22"/>
                </w:rPr>
                <w:t>Loss of Medicare</w:t>
              </w:r>
            </w:ins>
            <w:ins w:id="770" w:author="-, Anshuman" w:date="2026-01-14T12:36:00Z" w16du:dateUtc="2026-01-14T17:36:00Z">
              <w:r w:rsidR="007101C7">
                <w:rPr>
                  <w:rFonts w:ascii="Calibri" w:hAnsi="Calibri" w:cs="Calibri"/>
                  <w:sz w:val="22"/>
                  <w:szCs w:val="22"/>
                </w:rPr>
                <w:t>:</w:t>
              </w:r>
              <w:r w:rsidR="007101C7" w:rsidRPr="002C116F">
                <w:rPr>
                  <w:rFonts w:ascii="Calibri" w:hAnsi="Calibri" w:cs="Calibri"/>
                  <w:sz w:val="22"/>
                  <w:szCs w:val="22"/>
                </w:rPr>
                <w:t xml:space="preserve"> If member’s Medicare enrollment was used in PD prior to Medicaid renewals and member’s</w:t>
              </w:r>
              <w:r w:rsidR="007101C7">
                <w:rPr>
                  <w:rFonts w:ascii="Calibri" w:hAnsi="Calibri" w:cs="Calibri"/>
                  <w:sz w:val="22"/>
                  <w:szCs w:val="22"/>
                </w:rPr>
                <w:t xml:space="preserve"> </w:t>
              </w:r>
              <w:r w:rsidR="007101C7" w:rsidRPr="0081373C">
                <w:rPr>
                  <w:rFonts w:ascii="Calibri" w:hAnsi="Calibri" w:cs="Calibri"/>
                  <w:sz w:val="22"/>
                  <w:szCs w:val="22"/>
                </w:rPr>
                <w:t>Medicare enrollment is no longer used in PD during Medicaid renewals proces</w:t>
              </w:r>
              <w:r w:rsidR="007101C7">
                <w:rPr>
                  <w:rFonts w:ascii="Calibri" w:hAnsi="Calibri" w:cs="Calibri"/>
                  <w:sz w:val="22"/>
                  <w:szCs w:val="22"/>
                </w:rPr>
                <w:t>s.</w:t>
              </w:r>
            </w:ins>
          </w:p>
        </w:tc>
      </w:tr>
      <w:tr w:rsidR="00D552C6" w:rsidRPr="00973E39" w14:paraId="1CCEE282" w14:textId="77777777">
        <w:trPr>
          <w:cantSplit/>
          <w:trHeight w:val="578"/>
        </w:trPr>
        <w:tc>
          <w:tcPr>
            <w:tcW w:w="1980" w:type="dxa"/>
            <w:shd w:val="clear" w:color="auto" w:fill="FFFFFF" w:themeFill="background1"/>
          </w:tcPr>
          <w:p w14:paraId="595503B8" w14:textId="4B9924E4" w:rsidR="00D552C6" w:rsidRPr="003E24A3" w:rsidRDefault="00D552C6" w:rsidP="00D552C6">
            <w:pPr>
              <w:contextualSpacing/>
              <w:rPr>
                <w:rFonts w:ascii="Calibri" w:hAnsi="Calibri" w:cs="Calibri"/>
                <w:color w:val="060808" w:themeColor="text1"/>
                <w:sz w:val="22"/>
                <w:szCs w:val="22"/>
              </w:rPr>
            </w:pPr>
            <w:r w:rsidRPr="003E24A3">
              <w:rPr>
                <w:rFonts w:ascii="Calibri" w:hAnsi="Calibri" w:cs="Calibri"/>
                <w:color w:val="060808" w:themeColor="text1"/>
                <w:sz w:val="22"/>
                <w:szCs w:val="22"/>
              </w:rPr>
              <w:t>ETREN.PCS.0</w:t>
            </w:r>
            <w:r>
              <w:rPr>
                <w:rFonts w:ascii="Calibri" w:hAnsi="Calibri" w:cs="Calibri"/>
                <w:color w:val="060808" w:themeColor="text1"/>
                <w:sz w:val="22"/>
                <w:szCs w:val="22"/>
              </w:rPr>
              <w:t>7</w:t>
            </w:r>
            <w:r w:rsidRPr="003E24A3">
              <w:rPr>
                <w:rFonts w:ascii="Calibri" w:hAnsi="Calibri" w:cs="Calibri"/>
                <w:color w:val="060808" w:themeColor="text1"/>
                <w:sz w:val="22"/>
                <w:szCs w:val="22"/>
              </w:rPr>
              <w:t>.0</w:t>
            </w:r>
            <w:r>
              <w:rPr>
                <w:rFonts w:ascii="Calibri" w:hAnsi="Calibri" w:cs="Calibri"/>
                <w:color w:val="060808" w:themeColor="text1"/>
                <w:sz w:val="22"/>
                <w:szCs w:val="22"/>
              </w:rPr>
              <w:t>4</w:t>
            </w:r>
          </w:p>
        </w:tc>
        <w:tc>
          <w:tcPr>
            <w:tcW w:w="6935" w:type="dxa"/>
            <w:shd w:val="clear" w:color="auto" w:fill="FFFFFF" w:themeFill="background1"/>
          </w:tcPr>
          <w:p w14:paraId="3E79E7A6" w14:textId="53C09BB3" w:rsidR="00D552C6" w:rsidRDefault="00D552C6" w:rsidP="00D552C6">
            <w:pPr>
              <w:contextualSpacing/>
              <w:rPr>
                <w:rFonts w:ascii="Calibri" w:hAnsi="Calibri" w:cs="Calibri"/>
                <w:sz w:val="22"/>
                <w:szCs w:val="22"/>
              </w:rPr>
            </w:pPr>
            <w:r w:rsidRPr="009B2856">
              <w:rPr>
                <w:rFonts w:ascii="Calibri" w:hAnsi="Calibri" w:cs="Calibri"/>
                <w:sz w:val="22"/>
                <w:szCs w:val="22"/>
              </w:rPr>
              <w:t xml:space="preserve">The system </w:t>
            </w:r>
            <w:r>
              <w:rPr>
                <w:rFonts w:ascii="Calibri" w:hAnsi="Calibri" w:cs="Calibri"/>
                <w:sz w:val="22"/>
                <w:szCs w:val="22"/>
              </w:rPr>
              <w:t>shall send</w:t>
            </w:r>
            <w:r w:rsidRPr="009B2856">
              <w:rPr>
                <w:rFonts w:ascii="Calibri" w:hAnsi="Calibri" w:cs="Calibri"/>
                <w:sz w:val="22"/>
                <w:szCs w:val="22"/>
              </w:rPr>
              <w:t xml:space="preserve"> a new tag in the Non-Auto Renewal notice XML to indicate whether the </w:t>
            </w:r>
            <w:ins w:id="771" w:author="-, Anshuman" w:date="2026-01-14T11:26:00Z" w16du:dateUtc="2026-01-14T16:26:00Z">
              <w:r w:rsidR="00040E7D">
                <w:rPr>
                  <w:rFonts w:ascii="Calibri" w:hAnsi="Calibri" w:cs="Calibri"/>
                  <w:sz w:val="22"/>
                  <w:szCs w:val="22"/>
                </w:rPr>
                <w:t xml:space="preserve">Qualified </w:t>
              </w:r>
            </w:ins>
            <w:r w:rsidRPr="009B2856">
              <w:rPr>
                <w:rFonts w:ascii="Calibri" w:hAnsi="Calibri" w:cs="Calibri"/>
                <w:sz w:val="22"/>
                <w:szCs w:val="22"/>
              </w:rPr>
              <w:t>member’s Medicaid benefit</w:t>
            </w:r>
            <w:ins w:id="772" w:author="-, Anshuman" w:date="2026-01-14T11:26:00Z" w16du:dateUtc="2026-01-14T16:26:00Z">
              <w:r w:rsidR="00040E7D">
                <w:rPr>
                  <w:rFonts w:ascii="Calibri" w:hAnsi="Calibri" w:cs="Calibri"/>
                  <w:sz w:val="22"/>
                  <w:szCs w:val="22"/>
                </w:rPr>
                <w:t xml:space="preserve"> is</w:t>
              </w:r>
            </w:ins>
            <w:ins w:id="773" w:author="-, Anshuman" w:date="2026-01-14T11:41:00Z" w16du:dateUtc="2026-01-14T16:41:00Z">
              <w:r w:rsidR="00A5781C">
                <w:rPr>
                  <w:rFonts w:ascii="Calibri" w:hAnsi="Calibri" w:cs="Calibri"/>
                  <w:sz w:val="22"/>
                  <w:szCs w:val="22"/>
                </w:rPr>
                <w:t xml:space="preserve"> eligible</w:t>
              </w:r>
            </w:ins>
            <w:ins w:id="774" w:author="-, Anshuman" w:date="2026-01-14T11:33:00Z" w16du:dateUtc="2026-01-14T16:33:00Z">
              <w:r w:rsidR="00040E7D">
                <w:rPr>
                  <w:rFonts w:ascii="Calibri" w:hAnsi="Calibri" w:cs="Calibri"/>
                  <w:sz w:val="22"/>
                  <w:szCs w:val="22"/>
                </w:rPr>
                <w:t xml:space="preserve"> for renewal</w:t>
              </w:r>
            </w:ins>
            <w:ins w:id="775" w:author="-, Anshuman" w:date="2026-01-14T11:46:00Z" w16du:dateUtc="2026-01-14T16:46:00Z">
              <w:r w:rsidR="00266A1B">
                <w:rPr>
                  <w:rFonts w:ascii="Calibri" w:hAnsi="Calibri" w:cs="Calibri"/>
                  <w:sz w:val="22"/>
                  <w:szCs w:val="22"/>
                </w:rPr>
                <w:t>s or not</w:t>
              </w:r>
            </w:ins>
            <w:ins w:id="776" w:author="-, Anshuman" w:date="2026-01-14T11:26:00Z" w16du:dateUtc="2026-01-14T16:26:00Z">
              <w:r w:rsidR="00040E7D">
                <w:rPr>
                  <w:rFonts w:ascii="Calibri" w:hAnsi="Calibri" w:cs="Calibri"/>
                  <w:sz w:val="22"/>
                  <w:szCs w:val="22"/>
                </w:rPr>
                <w:t>.</w:t>
              </w:r>
            </w:ins>
            <w:r w:rsidRPr="009B2856">
              <w:rPr>
                <w:rFonts w:ascii="Calibri" w:hAnsi="Calibri" w:cs="Calibri"/>
                <w:sz w:val="22"/>
                <w:szCs w:val="22"/>
              </w:rPr>
              <w:t xml:space="preserve"> </w:t>
            </w:r>
            <w:del w:id="777" w:author="-, Anshuman" w:date="2026-01-14T11:26:00Z" w16du:dateUtc="2026-01-14T16:26:00Z">
              <w:r w:rsidRPr="009B2856" w:rsidDel="00040E7D">
                <w:rPr>
                  <w:rFonts w:ascii="Calibri" w:hAnsi="Calibri" w:cs="Calibri"/>
                  <w:sz w:val="22"/>
                  <w:szCs w:val="22"/>
                </w:rPr>
                <w:delText xml:space="preserve">has been downgraded, terminated, or remains unchanged for members whose Medicaid benefit is not </w:delText>
              </w:r>
              <w:r w:rsidDel="00040E7D">
                <w:rPr>
                  <w:rFonts w:ascii="Calibri" w:hAnsi="Calibri" w:cs="Calibri"/>
                  <w:sz w:val="22"/>
                  <w:szCs w:val="22"/>
                </w:rPr>
                <w:delText>eligible for renewal.</w:delText>
              </w:r>
            </w:del>
          </w:p>
          <w:p w14:paraId="65B8927C" w14:textId="77777777" w:rsidR="00D552C6" w:rsidRDefault="00D552C6" w:rsidP="00D552C6">
            <w:pPr>
              <w:contextualSpacing/>
              <w:rPr>
                <w:rFonts w:ascii="Calibri" w:hAnsi="Calibri" w:cs="Calibri"/>
                <w:sz w:val="22"/>
                <w:szCs w:val="22"/>
              </w:rPr>
            </w:pPr>
          </w:p>
          <w:p w14:paraId="74D88E50" w14:textId="77777777" w:rsidR="00D552C6" w:rsidRDefault="00D552C6" w:rsidP="00D552C6">
            <w:pPr>
              <w:contextualSpacing/>
              <w:rPr>
                <w:rFonts w:ascii="Calibri" w:hAnsi="Calibri" w:cs="Calibri"/>
                <w:sz w:val="22"/>
                <w:szCs w:val="22"/>
              </w:rPr>
            </w:pPr>
            <w:r>
              <w:rPr>
                <w:rFonts w:ascii="Calibri" w:hAnsi="Calibri" w:cs="Calibri"/>
                <w:sz w:val="22"/>
                <w:szCs w:val="22"/>
              </w:rPr>
              <w:t>Note:</w:t>
            </w:r>
          </w:p>
          <w:p w14:paraId="088E06E6" w14:textId="7F27C0B4" w:rsidR="00D552C6" w:rsidRDefault="00D552C6" w:rsidP="003B5710">
            <w:pPr>
              <w:pStyle w:val="ListParagraph"/>
              <w:numPr>
                <w:ilvl w:val="0"/>
                <w:numId w:val="119"/>
              </w:numPr>
              <w:contextualSpacing/>
              <w:rPr>
                <w:ins w:id="778" w:author="-, Anshuman" w:date="2026-01-14T11:27:00Z" w16du:dateUtc="2026-01-14T16:27:00Z"/>
                <w:rFonts w:ascii="Calibri" w:hAnsi="Calibri" w:cs="Calibri"/>
                <w:sz w:val="22"/>
                <w:szCs w:val="22"/>
              </w:rPr>
            </w:pPr>
            <w:r>
              <w:rPr>
                <w:rFonts w:ascii="Calibri" w:hAnsi="Calibri" w:cs="Calibri"/>
                <w:sz w:val="22"/>
                <w:szCs w:val="22"/>
              </w:rPr>
              <w:t xml:space="preserve">This </w:t>
            </w:r>
            <w:ins w:id="779" w:author="-, Anshuman" w:date="2026-01-14T11:46:00Z" w16du:dateUtc="2026-01-14T16:46:00Z">
              <w:r w:rsidR="00EB4C5F">
                <w:rPr>
                  <w:rFonts w:ascii="Calibri" w:hAnsi="Calibri" w:cs="Calibri"/>
                  <w:sz w:val="22"/>
                  <w:szCs w:val="22"/>
                </w:rPr>
                <w:t xml:space="preserve">tag </w:t>
              </w:r>
            </w:ins>
            <w:r>
              <w:rPr>
                <w:rFonts w:ascii="Calibri" w:hAnsi="Calibri" w:cs="Calibri"/>
                <w:sz w:val="22"/>
                <w:szCs w:val="22"/>
              </w:rPr>
              <w:t xml:space="preserve">will be applicable </w:t>
            </w:r>
            <w:del w:id="780" w:author="-, Anshuman" w:date="2026-01-14T11:47:00Z" w16du:dateUtc="2026-01-14T16:47:00Z">
              <w:r w:rsidDel="00FD36E2">
                <w:rPr>
                  <w:rFonts w:ascii="Calibri" w:hAnsi="Calibri" w:cs="Calibri"/>
                  <w:sz w:val="22"/>
                  <w:szCs w:val="22"/>
                </w:rPr>
                <w:delText xml:space="preserve">both </w:delText>
              </w:r>
            </w:del>
            <w:r>
              <w:rPr>
                <w:rFonts w:ascii="Calibri" w:hAnsi="Calibri" w:cs="Calibri"/>
                <w:sz w:val="22"/>
                <w:szCs w:val="22"/>
              </w:rPr>
              <w:t>for</w:t>
            </w:r>
            <w:ins w:id="781" w:author="-, Anshuman" w:date="2026-01-14T11:47:00Z" w16du:dateUtc="2026-01-14T16:47:00Z">
              <w:r w:rsidR="00FD36E2">
                <w:rPr>
                  <w:rFonts w:ascii="Calibri" w:hAnsi="Calibri" w:cs="Calibri"/>
                  <w:sz w:val="22"/>
                  <w:szCs w:val="22"/>
                </w:rPr>
                <w:t xml:space="preserve"> both</w:t>
              </w:r>
            </w:ins>
            <w:r>
              <w:rPr>
                <w:rFonts w:ascii="Calibri" w:hAnsi="Calibri" w:cs="Calibri"/>
                <w:sz w:val="22"/>
                <w:szCs w:val="22"/>
              </w:rPr>
              <w:t xml:space="preserve"> Medicaid renewals and QHP &amp; Mixed household renewals.</w:t>
            </w:r>
          </w:p>
          <w:p w14:paraId="2C809ECA" w14:textId="6773DAD9" w:rsidR="00040E7D" w:rsidRDefault="00040E7D" w:rsidP="003B5710">
            <w:pPr>
              <w:pStyle w:val="ListParagraph"/>
              <w:numPr>
                <w:ilvl w:val="0"/>
                <w:numId w:val="119"/>
              </w:numPr>
              <w:contextualSpacing/>
              <w:rPr>
                <w:ins w:id="782" w:author="-, Anshuman" w:date="2026-01-14T11:31:00Z" w16du:dateUtc="2026-01-14T16:31:00Z"/>
                <w:rFonts w:ascii="Calibri" w:hAnsi="Calibri" w:cs="Calibri"/>
                <w:sz w:val="22"/>
                <w:szCs w:val="22"/>
              </w:rPr>
            </w:pPr>
            <w:ins w:id="783" w:author="-, Anshuman" w:date="2026-01-14T11:38:00Z" w16du:dateUtc="2026-01-14T16:38:00Z">
              <w:r>
                <w:rPr>
                  <w:rFonts w:ascii="Calibri" w:hAnsi="Calibri" w:cs="Calibri"/>
                  <w:sz w:val="22"/>
                  <w:szCs w:val="22"/>
                </w:rPr>
                <w:t>The</w:t>
              </w:r>
            </w:ins>
            <w:ins w:id="784" w:author="-, Anshuman" w:date="2026-01-14T11:27:00Z" w16du:dateUtc="2026-01-14T16:27:00Z">
              <w:r>
                <w:rPr>
                  <w:rFonts w:ascii="Calibri" w:hAnsi="Calibri" w:cs="Calibri"/>
                  <w:sz w:val="22"/>
                  <w:szCs w:val="22"/>
                </w:rPr>
                <w:t xml:space="preserve"> </w:t>
              </w:r>
            </w:ins>
            <w:ins w:id="785" w:author="-, Anshuman" w:date="2026-01-14T11:37:00Z" w16du:dateUtc="2026-01-14T16:37:00Z">
              <w:r>
                <w:rPr>
                  <w:rFonts w:ascii="Calibri" w:hAnsi="Calibri" w:cs="Calibri"/>
                  <w:sz w:val="22"/>
                  <w:szCs w:val="22"/>
                </w:rPr>
                <w:t xml:space="preserve">value for this </w:t>
              </w:r>
            </w:ins>
            <w:ins w:id="786" w:author="-, Anshuman" w:date="2026-01-14T11:31:00Z" w16du:dateUtc="2026-01-14T16:31:00Z">
              <w:r>
                <w:rPr>
                  <w:rFonts w:ascii="Calibri" w:hAnsi="Calibri" w:cs="Calibri"/>
                  <w:sz w:val="22"/>
                  <w:szCs w:val="22"/>
                </w:rPr>
                <w:t>tag</w:t>
              </w:r>
            </w:ins>
            <w:ins w:id="787" w:author="-, Anshuman" w:date="2026-01-14T11:27:00Z" w16du:dateUtc="2026-01-14T16:27:00Z">
              <w:r>
                <w:rPr>
                  <w:rFonts w:ascii="Calibri" w:hAnsi="Calibri" w:cs="Calibri"/>
                  <w:sz w:val="22"/>
                  <w:szCs w:val="22"/>
                </w:rPr>
                <w:t xml:space="preserve"> will always be </w:t>
              </w:r>
            </w:ins>
            <w:ins w:id="788" w:author="-, Anshuman" w:date="2026-01-14T11:37:00Z" w16du:dateUtc="2026-01-14T16:37:00Z">
              <w:r>
                <w:rPr>
                  <w:rFonts w:ascii="Calibri" w:hAnsi="Calibri" w:cs="Calibri"/>
                  <w:sz w:val="22"/>
                  <w:szCs w:val="22"/>
                </w:rPr>
                <w:t>Yes</w:t>
              </w:r>
            </w:ins>
            <w:ins w:id="789" w:author="-, Anshuman" w:date="2026-01-14T11:27:00Z" w16du:dateUtc="2026-01-14T16:27:00Z">
              <w:r>
                <w:rPr>
                  <w:rFonts w:ascii="Calibri" w:hAnsi="Calibri" w:cs="Calibri"/>
                  <w:sz w:val="22"/>
                  <w:szCs w:val="22"/>
                </w:rPr>
                <w:t xml:space="preserve"> for “Qualified” member in the Medicaid renewals</w:t>
              </w:r>
            </w:ins>
            <w:ins w:id="790" w:author="-, Anshuman" w:date="2026-01-14T11:31:00Z" w16du:dateUtc="2026-01-14T16:31:00Z">
              <w:r>
                <w:rPr>
                  <w:rFonts w:ascii="Calibri" w:hAnsi="Calibri" w:cs="Calibri"/>
                  <w:sz w:val="22"/>
                  <w:szCs w:val="22"/>
                </w:rPr>
                <w:t>.</w:t>
              </w:r>
            </w:ins>
          </w:p>
          <w:p w14:paraId="4E4F923C" w14:textId="2FC840C6" w:rsidR="00040E7D" w:rsidRPr="003B5710" w:rsidRDefault="00040E7D" w:rsidP="00040E7D">
            <w:pPr>
              <w:pStyle w:val="ListParagraph"/>
              <w:numPr>
                <w:ilvl w:val="0"/>
                <w:numId w:val="119"/>
              </w:numPr>
              <w:contextualSpacing/>
              <w:rPr>
                <w:ins w:id="791" w:author="-, Anshuman" w:date="2026-01-14T11:31:00Z" w16du:dateUtc="2026-01-14T16:31:00Z"/>
                <w:rFonts w:ascii="Calibri" w:hAnsi="Calibri" w:cs="Calibri"/>
                <w:sz w:val="22"/>
                <w:szCs w:val="22"/>
              </w:rPr>
            </w:pPr>
            <w:ins w:id="792" w:author="-, Anshuman" w:date="2026-01-14T11:38:00Z" w16du:dateUtc="2026-01-14T16:38:00Z">
              <w:r>
                <w:rPr>
                  <w:rFonts w:ascii="Calibri" w:hAnsi="Calibri" w:cs="Calibri"/>
                  <w:sz w:val="22"/>
                  <w:szCs w:val="22"/>
                </w:rPr>
                <w:t>The</w:t>
              </w:r>
            </w:ins>
            <w:ins w:id="793" w:author="-, Anshuman" w:date="2026-01-14T11:37:00Z" w16du:dateUtc="2026-01-14T16:37:00Z">
              <w:r>
                <w:rPr>
                  <w:rFonts w:ascii="Calibri" w:hAnsi="Calibri" w:cs="Calibri"/>
                  <w:sz w:val="22"/>
                  <w:szCs w:val="22"/>
                </w:rPr>
                <w:t xml:space="preserve"> value for this </w:t>
              </w:r>
            </w:ins>
            <w:ins w:id="794" w:author="Brar, Charu" w:date="2026-01-15T11:37:00Z" w16du:dateUtc="2026-01-15T16:37:00Z">
              <w:r>
                <w:rPr>
                  <w:rFonts w:ascii="Calibri" w:hAnsi="Calibri" w:cs="Calibri"/>
                  <w:sz w:val="22"/>
                  <w:szCs w:val="22"/>
                </w:rPr>
                <w:t>tag will</w:t>
              </w:r>
            </w:ins>
            <w:ins w:id="795" w:author="-, Anshuman" w:date="2026-01-14T11:37:00Z" w16du:dateUtc="2026-01-14T16:37:00Z">
              <w:r>
                <w:rPr>
                  <w:rFonts w:ascii="Calibri" w:hAnsi="Calibri" w:cs="Calibri"/>
                  <w:sz w:val="22"/>
                  <w:szCs w:val="22"/>
                </w:rPr>
                <w:t xml:space="preserve"> be Yes </w:t>
              </w:r>
            </w:ins>
            <w:ins w:id="796" w:author="-, Anshuman" w:date="2026-01-14T11:31:00Z" w16du:dateUtc="2026-01-14T16:31:00Z">
              <w:r>
                <w:rPr>
                  <w:rFonts w:ascii="Calibri" w:hAnsi="Calibri" w:cs="Calibri"/>
                  <w:sz w:val="22"/>
                  <w:szCs w:val="22"/>
                </w:rPr>
                <w:t>for</w:t>
              </w:r>
            </w:ins>
            <w:ins w:id="797" w:author="-, Anshuman" w:date="2026-01-14T11:43:00Z" w16du:dateUtc="2026-01-14T16:43:00Z">
              <w:r w:rsidR="00C525EF">
                <w:rPr>
                  <w:rFonts w:ascii="Calibri" w:hAnsi="Calibri" w:cs="Calibri"/>
                  <w:sz w:val="22"/>
                  <w:szCs w:val="22"/>
                </w:rPr>
                <w:t xml:space="preserve"> a</w:t>
              </w:r>
              <w:r w:rsidR="004B0E40">
                <w:rPr>
                  <w:rFonts w:ascii="Calibri" w:hAnsi="Calibri" w:cs="Calibri"/>
                  <w:sz w:val="22"/>
                  <w:szCs w:val="22"/>
                </w:rPr>
                <w:t xml:space="preserve"> Qualified Member</w:t>
              </w:r>
            </w:ins>
            <w:ins w:id="798" w:author="-, Anshuman" w:date="2026-01-14T11:44:00Z" w16du:dateUtc="2026-01-14T16:44:00Z">
              <w:r w:rsidR="00BC1E6A">
                <w:rPr>
                  <w:rFonts w:ascii="Calibri" w:hAnsi="Calibri" w:cs="Calibri"/>
                  <w:sz w:val="22"/>
                  <w:szCs w:val="22"/>
                </w:rPr>
                <w:t xml:space="preserve"> </w:t>
              </w:r>
            </w:ins>
            <w:ins w:id="799" w:author="-, Anshuman" w:date="2026-01-14T11:43:00Z" w16du:dateUtc="2026-01-14T16:43:00Z">
              <w:r w:rsidR="00C525EF">
                <w:rPr>
                  <w:rFonts w:ascii="Calibri" w:hAnsi="Calibri" w:cs="Calibri"/>
                  <w:sz w:val="22"/>
                  <w:szCs w:val="22"/>
                </w:rPr>
                <w:t>eligible</w:t>
              </w:r>
            </w:ins>
            <w:ins w:id="800" w:author="-, Anshuman" w:date="2026-01-14T11:44:00Z" w16du:dateUtc="2026-01-14T16:44:00Z">
              <w:r w:rsidR="00BC1E6A">
                <w:rPr>
                  <w:rFonts w:ascii="Calibri" w:hAnsi="Calibri" w:cs="Calibri"/>
                  <w:sz w:val="22"/>
                  <w:szCs w:val="22"/>
                </w:rPr>
                <w:t xml:space="preserve"> for</w:t>
              </w:r>
            </w:ins>
            <w:ins w:id="801" w:author="-, Anshuman" w:date="2026-01-14T11:43:00Z" w16du:dateUtc="2026-01-14T16:43:00Z">
              <w:r w:rsidR="00C525EF">
                <w:rPr>
                  <w:rFonts w:ascii="Calibri" w:hAnsi="Calibri" w:cs="Calibri"/>
                  <w:sz w:val="22"/>
                  <w:szCs w:val="22"/>
                </w:rPr>
                <w:t xml:space="preserve"> </w:t>
              </w:r>
            </w:ins>
            <w:ins w:id="802" w:author="-, Anshuman" w:date="2026-01-14T11:32:00Z" w16du:dateUtc="2026-01-14T16:32:00Z">
              <w:r>
                <w:rPr>
                  <w:rFonts w:ascii="Calibri" w:hAnsi="Calibri" w:cs="Calibri"/>
                  <w:sz w:val="22"/>
                  <w:szCs w:val="22"/>
                </w:rPr>
                <w:t>QHP+Partial Medicaid (CMSP/HSN)</w:t>
              </w:r>
            </w:ins>
            <w:ins w:id="803" w:author="-, Anshuman" w:date="2026-01-14T11:43:00Z" w16du:dateUtc="2026-01-14T16:43:00Z">
              <w:r w:rsidR="00C525EF">
                <w:rPr>
                  <w:rFonts w:ascii="Calibri" w:hAnsi="Calibri" w:cs="Calibri"/>
                  <w:sz w:val="22"/>
                  <w:szCs w:val="22"/>
                </w:rPr>
                <w:t xml:space="preserve"> during</w:t>
              </w:r>
            </w:ins>
            <w:ins w:id="804" w:author="-, Anshuman" w:date="2026-01-14T11:44:00Z" w16du:dateUtc="2026-01-14T16:44:00Z">
              <w:r w:rsidR="00C525EF">
                <w:rPr>
                  <w:rFonts w:ascii="Calibri" w:hAnsi="Calibri" w:cs="Calibri"/>
                  <w:sz w:val="22"/>
                  <w:szCs w:val="22"/>
                </w:rPr>
                <w:t xml:space="preserve"> </w:t>
              </w:r>
            </w:ins>
            <w:ins w:id="805" w:author="-, Anshuman" w:date="2026-01-14T11:31:00Z" w16du:dateUtc="2026-01-14T16:31:00Z">
              <w:r>
                <w:rPr>
                  <w:rFonts w:ascii="Calibri" w:hAnsi="Calibri" w:cs="Calibri"/>
                  <w:sz w:val="22"/>
                  <w:szCs w:val="22"/>
                </w:rPr>
                <w:t xml:space="preserve">the </w:t>
              </w:r>
            </w:ins>
            <w:ins w:id="806" w:author="-, Anshuman" w:date="2026-01-14T11:32:00Z" w16du:dateUtc="2026-01-14T16:32:00Z">
              <w:r>
                <w:rPr>
                  <w:rFonts w:ascii="Calibri" w:hAnsi="Calibri" w:cs="Calibri"/>
                  <w:sz w:val="22"/>
                  <w:szCs w:val="22"/>
                </w:rPr>
                <w:t>QHP and Mixed Household renewals</w:t>
              </w:r>
            </w:ins>
            <w:ins w:id="807" w:author="-, Anshuman" w:date="2026-01-14T11:37:00Z" w16du:dateUtc="2026-01-14T16:37:00Z">
              <w:r>
                <w:rPr>
                  <w:rFonts w:ascii="Calibri" w:hAnsi="Calibri" w:cs="Calibri"/>
                  <w:sz w:val="22"/>
                  <w:szCs w:val="22"/>
                </w:rPr>
                <w:t>.</w:t>
              </w:r>
            </w:ins>
          </w:p>
          <w:p w14:paraId="7E97A1A0" w14:textId="15FECC7F" w:rsidR="00040E7D" w:rsidRDefault="00040E7D" w:rsidP="00040E7D">
            <w:pPr>
              <w:pStyle w:val="ListParagraph"/>
              <w:numPr>
                <w:ilvl w:val="0"/>
                <w:numId w:val="119"/>
              </w:numPr>
              <w:contextualSpacing/>
              <w:rPr>
                <w:ins w:id="808" w:author="-, Anshuman" w:date="2026-01-14T11:39:00Z" w16du:dateUtc="2026-01-14T16:39:00Z"/>
                <w:rFonts w:ascii="Calibri" w:hAnsi="Calibri" w:cs="Calibri"/>
                <w:sz w:val="22"/>
                <w:szCs w:val="22"/>
              </w:rPr>
            </w:pPr>
            <w:ins w:id="809" w:author="-, Anshuman" w:date="2026-01-14T11:38:00Z" w16du:dateUtc="2026-01-14T16:38:00Z">
              <w:r>
                <w:rPr>
                  <w:rFonts w:ascii="Calibri" w:hAnsi="Calibri" w:cs="Calibri"/>
                  <w:sz w:val="22"/>
                  <w:szCs w:val="22"/>
                </w:rPr>
                <w:t>The</w:t>
              </w:r>
            </w:ins>
            <w:ins w:id="810" w:author="-, Anshuman" w:date="2026-01-14T11:37:00Z" w16du:dateUtc="2026-01-14T16:37:00Z">
              <w:r>
                <w:rPr>
                  <w:rFonts w:ascii="Calibri" w:hAnsi="Calibri" w:cs="Calibri"/>
                  <w:sz w:val="22"/>
                  <w:szCs w:val="22"/>
                </w:rPr>
                <w:t xml:space="preserve"> value for this </w:t>
              </w:r>
            </w:ins>
            <w:ins w:id="811" w:author="Brar, Charu" w:date="2026-01-15T11:37:00Z" w16du:dateUtc="2026-01-15T16:37:00Z">
              <w:r>
                <w:rPr>
                  <w:rFonts w:ascii="Calibri" w:hAnsi="Calibri" w:cs="Calibri"/>
                  <w:sz w:val="22"/>
                  <w:szCs w:val="22"/>
                </w:rPr>
                <w:t>tag will</w:t>
              </w:r>
            </w:ins>
            <w:ins w:id="812" w:author="-, Anshuman" w:date="2026-01-14T11:37:00Z" w16du:dateUtc="2026-01-14T16:37:00Z">
              <w:r>
                <w:rPr>
                  <w:rFonts w:ascii="Calibri" w:hAnsi="Calibri" w:cs="Calibri"/>
                  <w:sz w:val="22"/>
                  <w:szCs w:val="22"/>
                </w:rPr>
                <w:t xml:space="preserve"> be </w:t>
              </w:r>
            </w:ins>
            <w:ins w:id="813" w:author="-, Anshuman" w:date="2026-01-14T11:38:00Z" w16du:dateUtc="2026-01-14T16:38:00Z">
              <w:r>
                <w:rPr>
                  <w:rFonts w:ascii="Calibri" w:hAnsi="Calibri" w:cs="Calibri"/>
                  <w:sz w:val="22"/>
                  <w:szCs w:val="22"/>
                </w:rPr>
                <w:t>No for</w:t>
              </w:r>
            </w:ins>
            <w:ins w:id="814" w:author="-, Anshuman" w:date="2026-01-14T11:37:00Z" w16du:dateUtc="2026-01-14T16:37:00Z">
              <w:r>
                <w:rPr>
                  <w:rFonts w:ascii="Calibri" w:hAnsi="Calibri" w:cs="Calibri"/>
                  <w:sz w:val="22"/>
                  <w:szCs w:val="22"/>
                </w:rPr>
                <w:t xml:space="preserve"> </w:t>
              </w:r>
            </w:ins>
            <w:ins w:id="815" w:author="-, Anshuman" w:date="2026-01-14T11:45:00Z" w16du:dateUtc="2026-01-14T16:45:00Z">
              <w:r w:rsidR="00BC1E6A">
                <w:rPr>
                  <w:rFonts w:ascii="Calibri" w:hAnsi="Calibri" w:cs="Calibri"/>
                  <w:sz w:val="22"/>
                  <w:szCs w:val="22"/>
                </w:rPr>
                <w:t xml:space="preserve">a Qualified Member eligible for </w:t>
              </w:r>
            </w:ins>
            <w:ins w:id="816" w:author="-, Anshuman" w:date="2026-01-14T11:32:00Z" w16du:dateUtc="2026-01-14T16:32:00Z">
              <w:r>
                <w:rPr>
                  <w:rFonts w:ascii="Calibri" w:hAnsi="Calibri" w:cs="Calibri"/>
                  <w:sz w:val="22"/>
                  <w:szCs w:val="22"/>
                </w:rPr>
                <w:t xml:space="preserve">QHP+Partial Medicaid </w:t>
              </w:r>
            </w:ins>
            <w:ins w:id="817" w:author="-, Anshuman" w:date="2026-01-14T11:33:00Z" w16du:dateUtc="2026-01-14T16:33:00Z">
              <w:r>
                <w:rPr>
                  <w:rFonts w:ascii="Calibri" w:hAnsi="Calibri" w:cs="Calibri"/>
                  <w:sz w:val="22"/>
                  <w:szCs w:val="22"/>
                </w:rPr>
                <w:t xml:space="preserve">Limited </w:t>
              </w:r>
            </w:ins>
            <w:ins w:id="818" w:author="-, Anshuman" w:date="2026-01-14T11:45:00Z" w16du:dateUtc="2026-01-14T16:45:00Z">
              <w:r w:rsidR="00BC1E6A">
                <w:rPr>
                  <w:rFonts w:ascii="Calibri" w:hAnsi="Calibri" w:cs="Calibri"/>
                  <w:sz w:val="22"/>
                  <w:szCs w:val="22"/>
                </w:rPr>
                <w:t>during</w:t>
              </w:r>
            </w:ins>
            <w:ins w:id="819" w:author="-, Anshuman" w:date="2026-01-14T11:32:00Z" w16du:dateUtc="2026-01-14T16:32:00Z">
              <w:r>
                <w:rPr>
                  <w:rFonts w:ascii="Calibri" w:hAnsi="Calibri" w:cs="Calibri"/>
                  <w:sz w:val="22"/>
                  <w:szCs w:val="22"/>
                </w:rPr>
                <w:t xml:space="preserve"> the QHP and Mixed Household renewals</w:t>
              </w:r>
            </w:ins>
          </w:p>
          <w:p w14:paraId="1ABE272B" w14:textId="43B98AEA" w:rsidR="00BC1E6A" w:rsidRDefault="00BC1E6A" w:rsidP="00BC1E6A">
            <w:pPr>
              <w:pStyle w:val="ListParagraph"/>
              <w:numPr>
                <w:ilvl w:val="0"/>
                <w:numId w:val="119"/>
              </w:numPr>
              <w:contextualSpacing/>
              <w:rPr>
                <w:ins w:id="820" w:author="-, Anshuman" w:date="2026-01-14T11:45:00Z" w16du:dateUtc="2026-01-14T16:45:00Z"/>
                <w:rFonts w:ascii="Calibri" w:hAnsi="Calibri" w:cs="Calibri"/>
                <w:sz w:val="22"/>
                <w:szCs w:val="22"/>
              </w:rPr>
            </w:pPr>
            <w:ins w:id="821" w:author="-, Anshuman" w:date="2026-01-14T11:45:00Z" w16du:dateUtc="2026-01-14T16:45:00Z">
              <w:r>
                <w:rPr>
                  <w:rFonts w:ascii="Calibri" w:hAnsi="Calibri" w:cs="Calibri"/>
                  <w:sz w:val="22"/>
                  <w:szCs w:val="22"/>
                </w:rPr>
                <w:t xml:space="preserve">The value for this </w:t>
              </w:r>
            </w:ins>
            <w:ins w:id="822" w:author="Brar, Charu" w:date="2026-01-15T11:37:00Z" w16du:dateUtc="2026-01-15T16:37:00Z">
              <w:r>
                <w:rPr>
                  <w:rFonts w:ascii="Calibri" w:hAnsi="Calibri" w:cs="Calibri"/>
                  <w:sz w:val="22"/>
                  <w:szCs w:val="22"/>
                </w:rPr>
                <w:t>tag will</w:t>
              </w:r>
            </w:ins>
            <w:ins w:id="823" w:author="-, Anshuman" w:date="2026-01-14T11:45:00Z" w16du:dateUtc="2026-01-14T16:45:00Z">
              <w:r>
                <w:rPr>
                  <w:rFonts w:ascii="Calibri" w:hAnsi="Calibri" w:cs="Calibri"/>
                  <w:sz w:val="22"/>
                  <w:szCs w:val="22"/>
                </w:rPr>
                <w:t xml:space="preserve"> be No for a Qualified Member eligible for QDP+Medicaid during the QHP and Mixed Household renewals</w:t>
              </w:r>
            </w:ins>
          </w:p>
          <w:p w14:paraId="4E7849AC" w14:textId="77777777" w:rsidR="00040E7D" w:rsidRPr="00040E7D" w:rsidDel="00A03248" w:rsidRDefault="00040E7D" w:rsidP="00040E7D">
            <w:pPr>
              <w:contextualSpacing/>
              <w:rPr>
                <w:del w:id="824" w:author="-, Anshuman" w:date="2026-01-14T11:43:00Z" w16du:dateUtc="2026-01-14T16:43:00Z"/>
                <w:rFonts w:ascii="Calibri" w:hAnsi="Calibri" w:cs="Calibri"/>
                <w:sz w:val="22"/>
                <w:szCs w:val="22"/>
              </w:rPr>
            </w:pPr>
          </w:p>
          <w:p w14:paraId="05C74C06" w14:textId="00616133" w:rsidR="00271B98" w:rsidRPr="00A03248" w:rsidDel="00040E7D" w:rsidRDefault="00271B98" w:rsidP="00A03248">
            <w:pPr>
              <w:contextualSpacing/>
              <w:rPr>
                <w:del w:id="825" w:author="-, Anshuman" w:date="2026-01-14T11:27:00Z" w16du:dateUtc="2026-01-14T16:27:00Z"/>
                <w:rFonts w:ascii="Calibri" w:hAnsi="Calibri" w:cs="Calibri"/>
                <w:sz w:val="22"/>
                <w:szCs w:val="22"/>
              </w:rPr>
            </w:pPr>
            <w:del w:id="826" w:author="-, Anshuman" w:date="2026-01-14T11:27:00Z" w16du:dateUtc="2026-01-14T16:27:00Z">
              <w:r w:rsidRPr="00A03248" w:rsidDel="00040E7D">
                <w:rPr>
                  <w:rFonts w:ascii="Calibri" w:hAnsi="Calibri" w:cs="Calibri"/>
                  <w:sz w:val="22"/>
                  <w:szCs w:val="22"/>
                </w:rPr>
                <w:delText xml:space="preserve">For Medicaid renewal this </w:delText>
              </w:r>
              <w:r w:rsidR="00B556D4" w:rsidRPr="00A03248" w:rsidDel="00040E7D">
                <w:rPr>
                  <w:rFonts w:ascii="Calibri" w:hAnsi="Calibri" w:cs="Calibri"/>
                  <w:sz w:val="22"/>
                  <w:szCs w:val="22"/>
                </w:rPr>
                <w:delText>will be</w:delText>
              </w:r>
              <w:r w:rsidRPr="00A03248" w:rsidDel="00040E7D">
                <w:rPr>
                  <w:rFonts w:ascii="Calibri" w:hAnsi="Calibri" w:cs="Calibri"/>
                  <w:sz w:val="22"/>
                  <w:szCs w:val="22"/>
                </w:rPr>
                <w:delText xml:space="preserve"> applicable for Impacted and Non-Qualified member.</w:delText>
              </w:r>
            </w:del>
          </w:p>
          <w:p w14:paraId="5340BF3D" w14:textId="55C58ED7" w:rsidR="00B85FAB" w:rsidDel="00040E7D" w:rsidRDefault="00B85FAB" w:rsidP="00A03248">
            <w:pPr>
              <w:rPr>
                <w:del w:id="827" w:author="-, Anshuman" w:date="2026-01-14T11:27:00Z" w16du:dateUtc="2026-01-14T16:27:00Z"/>
              </w:rPr>
            </w:pPr>
            <w:del w:id="828" w:author="-, Anshuman" w:date="2026-01-14T11:27:00Z" w16du:dateUtc="2026-01-14T16:27:00Z">
              <w:r w:rsidDel="00040E7D">
                <w:delText xml:space="preserve">For QHP renewal this </w:delText>
              </w:r>
              <w:r w:rsidRPr="003B5710" w:rsidDel="00040E7D">
                <w:delText>will be applicable for Impacted and Non-Qualified member</w:delText>
              </w:r>
              <w:r w:rsidDel="00040E7D">
                <w:delText>.</w:delText>
              </w:r>
            </w:del>
          </w:p>
          <w:p w14:paraId="22AFCE4D" w14:textId="45F1608A" w:rsidR="00B85FAB" w:rsidDel="00040E7D" w:rsidRDefault="00B85FAB" w:rsidP="00A03248">
            <w:pPr>
              <w:rPr>
                <w:del w:id="829" w:author="-, Anshuman" w:date="2026-01-14T11:27:00Z" w16du:dateUtc="2026-01-14T16:27:00Z"/>
              </w:rPr>
            </w:pPr>
            <w:del w:id="830" w:author="-, Anshuman" w:date="2026-01-14T11:27:00Z" w16du:dateUtc="2026-01-14T16:27:00Z">
              <w:r w:rsidDel="00040E7D">
                <w:delText>Additionally</w:delText>
              </w:r>
              <w:r w:rsidR="00271B98" w:rsidDel="00040E7D">
                <w:delText>,</w:delText>
              </w:r>
              <w:r w:rsidDel="00040E7D">
                <w:delText xml:space="preserve"> for QHP renewal this </w:delText>
              </w:r>
              <w:r w:rsidR="008C189B" w:rsidDel="00040E7D">
                <w:delText>will</w:delText>
              </w:r>
              <w:r w:rsidDel="00040E7D">
                <w:delText xml:space="preserve"> </w:delText>
              </w:r>
              <w:r w:rsidR="00F7703E" w:rsidDel="00040E7D">
                <w:delText>also be</w:delText>
              </w:r>
              <w:r w:rsidRPr="003B5710" w:rsidDel="00040E7D">
                <w:delText xml:space="preserve"> applicable for </w:delText>
              </w:r>
              <w:r w:rsidR="00251D91" w:rsidDel="00040E7D">
                <w:delText>Qualified</w:delText>
              </w:r>
              <w:r w:rsidDel="00040E7D">
                <w:delText xml:space="preserve"> </w:delText>
              </w:r>
              <w:r w:rsidR="00B556D4" w:rsidDel="00040E7D">
                <w:delText>members</w:delText>
              </w:r>
              <w:r w:rsidDel="00040E7D">
                <w:delText xml:space="preserve"> (such as QHP+</w:delText>
              </w:r>
              <w:r w:rsidR="00251D91" w:rsidDel="00040E7D">
                <w:delText xml:space="preserve"> </w:delText>
              </w:r>
              <w:r w:rsidDel="00040E7D">
                <w:delText>Partial Medicaid Limited or Q</w:delText>
              </w:r>
              <w:r w:rsidR="00251D91" w:rsidDel="00040E7D">
                <w:delText>DP+ Full Medicaid)</w:delText>
              </w:r>
            </w:del>
          </w:p>
          <w:p w14:paraId="2D7C8389" w14:textId="5320BA9D" w:rsidR="00D552C6" w:rsidRDefault="009A21F0" w:rsidP="00A03248">
            <w:del w:id="831" w:author="-, Anshuman" w:date="2026-01-14T11:27:00Z" w16du:dateUtc="2026-01-14T16:27:00Z">
              <w:r w:rsidRPr="0076118B" w:rsidDel="00040E7D">
                <w:delText xml:space="preserve">The system </w:delText>
              </w:r>
              <w:r w:rsidDel="00040E7D">
                <w:delText>will</w:delText>
              </w:r>
              <w:r w:rsidRPr="0076118B" w:rsidDel="00040E7D">
                <w:delText xml:space="preserve"> follow the </w:delText>
              </w:r>
              <w:r w:rsidDel="00040E7D">
                <w:fldChar w:fldCharType="begin"/>
              </w:r>
              <w:r w:rsidDel="00040E7D">
                <w:delInstrText>HYPERLINK \l "upgradedowngradetiers"</w:delInstrText>
              </w:r>
              <w:r w:rsidDel="00040E7D">
                <w:fldChar w:fldCharType="separate"/>
              </w:r>
              <w:r w:rsidRPr="00407B59" w:rsidDel="00040E7D">
                <w:delText>Upgrade/Downgrade Aid category Tiers</w:delText>
              </w:r>
              <w:r w:rsidDel="00040E7D">
                <w:fldChar w:fldCharType="end"/>
              </w:r>
              <w:r w:rsidRPr="005C45A2" w:rsidDel="00040E7D">
                <w:delText xml:space="preserve"> </w:delText>
              </w:r>
              <w:r w:rsidRPr="0076118B" w:rsidDel="00040E7D">
                <w:delText>to</w:delText>
              </w:r>
              <w:r w:rsidRPr="005C45A2" w:rsidDel="00040E7D">
                <w:delText xml:space="preserve"> </w:delText>
              </w:r>
              <w:r w:rsidRPr="0076118B" w:rsidDel="00040E7D">
                <w:delText>decide if the Medicaid benefit is downgraded /terminated during</w:delText>
              </w:r>
              <w:r w:rsidR="003B5A82" w:rsidDel="00040E7D">
                <w:delText xml:space="preserve"> </w:delText>
              </w:r>
              <w:r w:rsidR="003B5A82" w:rsidRPr="003B5710" w:rsidDel="00040E7D">
                <w:delText>Medicaid renewals and QHP &amp; Mixed household renewals</w:delText>
              </w:r>
              <w:r w:rsidR="003B5A82" w:rsidRPr="00271B98" w:rsidDel="00040E7D">
                <w:delText>.</w:delText>
              </w:r>
            </w:del>
          </w:p>
        </w:tc>
      </w:tr>
    </w:tbl>
    <w:p w14:paraId="349F1313" w14:textId="1B40B705" w:rsidR="00275037" w:rsidRPr="00973E39" w:rsidRDefault="00275037" w:rsidP="00275037">
      <w:pPr>
        <w:rPr>
          <w:sz w:val="22"/>
          <w:szCs w:val="22"/>
        </w:rPr>
      </w:pPr>
    </w:p>
    <w:p w14:paraId="55AB8476" w14:textId="77777777" w:rsidR="00275037" w:rsidRDefault="00275037" w:rsidP="00275037">
      <w:pPr>
        <w:pStyle w:val="Heading3"/>
        <w:rPr>
          <w:rFonts w:ascii="Calibri" w:hAnsi="Calibri" w:cs="Calibri"/>
          <w:color w:val="auto"/>
          <w:sz w:val="22"/>
          <w:szCs w:val="22"/>
        </w:rPr>
      </w:pPr>
      <w:r w:rsidRPr="00973E39">
        <w:rPr>
          <w:rFonts w:ascii="Calibri" w:hAnsi="Calibri" w:cs="Calibri"/>
          <w:color w:val="auto"/>
          <w:sz w:val="22"/>
          <w:szCs w:val="22"/>
        </w:rPr>
        <w:t>UI/UX</w:t>
      </w:r>
    </w:p>
    <w:p w14:paraId="3005846D" w14:textId="77777777" w:rsidR="00275037" w:rsidRPr="00973E39" w:rsidRDefault="00275037" w:rsidP="00275037">
      <w:pPr>
        <w:ind w:firstLine="720"/>
        <w:rPr>
          <w:rFonts w:ascii="Calibri" w:hAnsi="Calibri" w:cs="Calibri"/>
          <w:sz w:val="22"/>
          <w:szCs w:val="22"/>
        </w:rPr>
      </w:pPr>
      <w:r w:rsidRPr="005739DA">
        <w:rPr>
          <w:rFonts w:ascii="Calibri" w:hAnsi="Calibri" w:cs="Calibri"/>
          <w:sz w:val="22"/>
          <w:szCs w:val="22"/>
        </w:rPr>
        <w:t>Not Applicable</w:t>
      </w:r>
    </w:p>
    <w:p w14:paraId="5EB6101B" w14:textId="77777777" w:rsidR="00275037" w:rsidRPr="00973E39" w:rsidRDefault="00275037" w:rsidP="00275037">
      <w:pPr>
        <w:rPr>
          <w:rFonts w:ascii="Calibri" w:eastAsiaTheme="majorEastAsia" w:hAnsi="Calibri" w:cs="Calibri"/>
          <w:b/>
          <w:sz w:val="22"/>
          <w:szCs w:val="22"/>
        </w:rPr>
      </w:pPr>
    </w:p>
    <w:p w14:paraId="0994B2BB" w14:textId="77777777" w:rsidR="00275037" w:rsidRPr="00973E39" w:rsidRDefault="00275037" w:rsidP="00275037">
      <w:pPr>
        <w:pStyle w:val="Heading3"/>
        <w:ind w:left="1224" w:hanging="504"/>
        <w:rPr>
          <w:rFonts w:ascii="Calibri" w:hAnsi="Calibri" w:cs="Calibri"/>
          <w:sz w:val="22"/>
          <w:szCs w:val="22"/>
        </w:rPr>
      </w:pPr>
      <w:r w:rsidRPr="00973E39">
        <w:rPr>
          <w:rFonts w:ascii="Calibri" w:hAnsi="Calibri" w:cs="Calibri"/>
          <w:color w:val="auto"/>
          <w:sz w:val="22"/>
          <w:szCs w:val="22"/>
        </w:rPr>
        <w:t>Special Design Consideration &amp; Transaction Information</w:t>
      </w:r>
    </w:p>
    <w:p w14:paraId="28995806" w14:textId="77777777" w:rsidR="00275037" w:rsidRPr="00973E39" w:rsidRDefault="00275037" w:rsidP="00275037">
      <w:pPr>
        <w:ind w:firstLine="720"/>
        <w:rPr>
          <w:rFonts w:ascii="Calibri" w:hAnsi="Calibri" w:cs="Calibri"/>
          <w:sz w:val="22"/>
          <w:szCs w:val="22"/>
        </w:rPr>
      </w:pPr>
      <w:r>
        <w:rPr>
          <w:rFonts w:ascii="Calibri" w:hAnsi="Calibri" w:cs="Calibri"/>
          <w:sz w:val="22"/>
          <w:szCs w:val="22"/>
        </w:rPr>
        <w:t>Not Applicable</w:t>
      </w:r>
    </w:p>
    <w:p w14:paraId="17E3343B" w14:textId="77777777" w:rsidR="00AA181D" w:rsidRPr="00747B75" w:rsidRDefault="00AA181D" w:rsidP="000A5961">
      <w:pPr>
        <w:rPr>
          <w:rFonts w:ascii="Calibri" w:hAnsi="Calibri" w:cs="Calibri"/>
        </w:rPr>
      </w:pPr>
    </w:p>
    <w:p w14:paraId="32B55EBE" w14:textId="5855A7D7" w:rsidR="00767CC0" w:rsidRPr="00747B75" w:rsidRDefault="00767CC0" w:rsidP="00EF71BC">
      <w:pPr>
        <w:pStyle w:val="Heading1"/>
        <w:rPr>
          <w:rFonts w:ascii="Calibri" w:hAnsi="Calibri" w:cs="Calibri"/>
        </w:rPr>
      </w:pPr>
      <w:bookmarkStart w:id="832" w:name="_Toc172919025"/>
      <w:bookmarkStart w:id="833" w:name="_Toc178683111"/>
      <w:bookmarkStart w:id="834" w:name="_Toc172919065"/>
      <w:bookmarkStart w:id="835" w:name="_Toc178683160"/>
      <w:bookmarkStart w:id="836" w:name="_Toc179204609"/>
      <w:bookmarkStart w:id="837" w:name="_Toc179291629"/>
      <w:bookmarkStart w:id="838" w:name="_Toc179293549"/>
      <w:bookmarkStart w:id="839" w:name="_Toc179369192"/>
      <w:bookmarkStart w:id="840" w:name="_Toc180072515"/>
      <w:bookmarkStart w:id="841" w:name="_Toc180143591"/>
      <w:bookmarkStart w:id="842" w:name="_Toc180143987"/>
      <w:bookmarkStart w:id="843" w:name="_Toc180144383"/>
      <w:bookmarkStart w:id="844" w:name="_Toc180144857"/>
      <w:bookmarkStart w:id="845" w:name="_Toc183094105"/>
      <w:bookmarkStart w:id="846" w:name="_Toc183094516"/>
      <w:bookmarkStart w:id="847" w:name="_Toc183169379"/>
      <w:bookmarkStart w:id="848" w:name="_Toc185435218"/>
      <w:bookmarkStart w:id="849" w:name="_Toc178683167"/>
      <w:bookmarkStart w:id="850" w:name="_Toc178683170"/>
      <w:bookmarkStart w:id="851" w:name="_Toc178683173"/>
      <w:bookmarkStart w:id="852" w:name="_Toc178683174"/>
      <w:bookmarkStart w:id="853" w:name="_Toc172919135"/>
      <w:bookmarkStart w:id="854" w:name="_Toc38288938"/>
      <w:bookmarkStart w:id="855" w:name="_Toc38435084"/>
      <w:bookmarkStart w:id="856" w:name="_Toc38472375"/>
      <w:bookmarkStart w:id="857" w:name="_Toc38526178"/>
      <w:bookmarkStart w:id="858" w:name="_Toc38629763"/>
      <w:bookmarkStart w:id="859" w:name="_Toc38622038"/>
      <w:bookmarkStart w:id="860" w:name="_Toc38644753"/>
      <w:bookmarkStart w:id="861" w:name="_Toc38645193"/>
      <w:bookmarkStart w:id="862" w:name="_Toc38666602"/>
      <w:bookmarkStart w:id="863" w:name="_Toc38668968"/>
      <w:bookmarkStart w:id="864" w:name="_Toc38721864"/>
      <w:bookmarkStart w:id="865" w:name="_Toc38721982"/>
      <w:bookmarkStart w:id="866" w:name="_Toc39492226"/>
      <w:bookmarkStart w:id="867" w:name="_Toc77786926"/>
      <w:bookmarkStart w:id="868" w:name="_Toc77788361"/>
      <w:bookmarkStart w:id="869" w:name="_Toc77874403"/>
      <w:bookmarkStart w:id="870" w:name="_Toc77934772"/>
      <w:bookmarkStart w:id="871" w:name="_Toc78814365"/>
      <w:bookmarkStart w:id="872" w:name="_Toc83339330"/>
      <w:bookmarkStart w:id="873" w:name="_Toc83340187"/>
      <w:bookmarkStart w:id="874" w:name="_Toc83403220"/>
      <w:bookmarkStart w:id="875" w:name="_Toc83403832"/>
      <w:bookmarkStart w:id="876" w:name="_Toc83407921"/>
      <w:bookmarkStart w:id="877" w:name="_Toc83409947"/>
      <w:bookmarkStart w:id="878" w:name="_Toc83670302"/>
      <w:bookmarkStart w:id="879" w:name="_Toc83675160"/>
      <w:bookmarkStart w:id="880" w:name="_Toc83837399"/>
      <w:bookmarkStart w:id="881" w:name="_Toc84001495"/>
      <w:bookmarkStart w:id="882" w:name="_Toc84008507"/>
      <w:bookmarkStart w:id="883" w:name="_Toc84009780"/>
      <w:bookmarkStart w:id="884" w:name="_Toc84272521"/>
      <w:bookmarkStart w:id="885" w:name="_Toc84274600"/>
      <w:bookmarkStart w:id="886" w:name="_Toc86431680"/>
      <w:bookmarkStart w:id="887" w:name="_Toc86436047"/>
      <w:bookmarkStart w:id="888" w:name="_Toc87368753"/>
      <w:bookmarkStart w:id="889" w:name="_Toc89353905"/>
      <w:bookmarkStart w:id="890" w:name="_Toc91249537"/>
      <w:bookmarkStart w:id="891" w:name="_Toc92717090"/>
      <w:bookmarkStart w:id="892" w:name="_Toc94021064"/>
      <w:bookmarkStart w:id="893" w:name="_Toc95158349"/>
      <w:bookmarkStart w:id="894" w:name="_Toc95308743"/>
      <w:bookmarkStart w:id="895" w:name="_Toc96697070"/>
      <w:bookmarkStart w:id="896" w:name="_Toc96948518"/>
      <w:bookmarkStart w:id="897" w:name="_Toc83339341"/>
      <w:bookmarkStart w:id="898" w:name="_Toc83340198"/>
      <w:bookmarkStart w:id="899" w:name="_Toc83403231"/>
      <w:bookmarkStart w:id="900" w:name="_Toc83407932"/>
      <w:bookmarkStart w:id="901" w:name="_Toc83409958"/>
      <w:bookmarkStart w:id="902" w:name="_Toc83339342"/>
      <w:bookmarkStart w:id="903" w:name="_Toc83340199"/>
      <w:bookmarkStart w:id="904" w:name="_Toc83403232"/>
      <w:bookmarkStart w:id="905" w:name="_Toc83407933"/>
      <w:bookmarkStart w:id="906" w:name="_Toc83409959"/>
      <w:bookmarkStart w:id="907" w:name="_Toc83339343"/>
      <w:bookmarkStart w:id="908" w:name="_Toc83340200"/>
      <w:bookmarkStart w:id="909" w:name="_Toc83403233"/>
      <w:bookmarkStart w:id="910" w:name="_Toc83407934"/>
      <w:bookmarkStart w:id="911" w:name="_Toc83409960"/>
      <w:bookmarkStart w:id="912" w:name="_Toc83339344"/>
      <w:bookmarkStart w:id="913" w:name="_Toc83340201"/>
      <w:bookmarkStart w:id="914" w:name="_Toc83403234"/>
      <w:bookmarkStart w:id="915" w:name="_Toc83407935"/>
      <w:bookmarkStart w:id="916" w:name="_Toc83409961"/>
      <w:bookmarkStart w:id="917" w:name="_Toc83339345"/>
      <w:bookmarkStart w:id="918" w:name="_Toc83340202"/>
      <w:bookmarkStart w:id="919" w:name="_Toc83403235"/>
      <w:bookmarkStart w:id="920" w:name="_Toc83407936"/>
      <w:bookmarkStart w:id="921" w:name="_Toc83409962"/>
      <w:bookmarkStart w:id="922" w:name="_Toc83339346"/>
      <w:bookmarkStart w:id="923" w:name="_Toc83340203"/>
      <w:bookmarkStart w:id="924" w:name="_Toc83403236"/>
      <w:bookmarkStart w:id="925" w:name="_Toc83407937"/>
      <w:bookmarkStart w:id="926" w:name="_Toc83409963"/>
      <w:bookmarkStart w:id="927" w:name="_Toc83339347"/>
      <w:bookmarkStart w:id="928" w:name="_Toc83340204"/>
      <w:bookmarkStart w:id="929" w:name="_Toc83403237"/>
      <w:bookmarkStart w:id="930" w:name="_Toc83407938"/>
      <w:bookmarkStart w:id="931" w:name="_Toc83409964"/>
      <w:bookmarkStart w:id="932" w:name="_Toc83339348"/>
      <w:bookmarkStart w:id="933" w:name="_Toc83340205"/>
      <w:bookmarkStart w:id="934" w:name="_Toc83403238"/>
      <w:bookmarkStart w:id="935" w:name="_Toc83407939"/>
      <w:bookmarkStart w:id="936" w:name="_Toc83409965"/>
      <w:bookmarkStart w:id="937" w:name="_Toc83339349"/>
      <w:bookmarkStart w:id="938" w:name="_Toc83340206"/>
      <w:bookmarkStart w:id="939" w:name="_Toc83403239"/>
      <w:bookmarkStart w:id="940" w:name="_Toc83407940"/>
      <w:bookmarkStart w:id="941" w:name="_Toc83409966"/>
      <w:bookmarkStart w:id="942" w:name="_Toc83339350"/>
      <w:bookmarkStart w:id="943" w:name="_Toc83340207"/>
      <w:bookmarkStart w:id="944" w:name="_Toc83403240"/>
      <w:bookmarkStart w:id="945" w:name="_Toc83407941"/>
      <w:bookmarkStart w:id="946" w:name="_Toc83409967"/>
      <w:bookmarkStart w:id="947" w:name="_Toc83339351"/>
      <w:bookmarkStart w:id="948" w:name="_Toc83340208"/>
      <w:bookmarkStart w:id="949" w:name="_Toc83403241"/>
      <w:bookmarkStart w:id="950" w:name="_Toc83407942"/>
      <w:bookmarkStart w:id="951" w:name="_Toc83409968"/>
      <w:bookmarkStart w:id="952" w:name="_Toc31721175"/>
      <w:bookmarkStart w:id="953" w:name="_Toc96697241"/>
      <w:bookmarkStart w:id="954" w:name="_Toc96697242"/>
      <w:bookmarkStart w:id="955" w:name="_Toc84001620"/>
      <w:bookmarkStart w:id="956" w:name="_Toc84008638"/>
      <w:bookmarkStart w:id="957" w:name="_Toc84001621"/>
      <w:bookmarkStart w:id="958" w:name="_Toc84008639"/>
      <w:bookmarkStart w:id="959" w:name="_Toc84001622"/>
      <w:bookmarkStart w:id="960" w:name="_Toc84008640"/>
      <w:bookmarkStart w:id="961" w:name="_Toc84001623"/>
      <w:bookmarkStart w:id="962" w:name="_Toc84008641"/>
      <w:bookmarkStart w:id="963" w:name="_Toc84001624"/>
      <w:bookmarkStart w:id="964" w:name="_Toc84008642"/>
      <w:bookmarkStart w:id="965" w:name="_Toc84001625"/>
      <w:bookmarkStart w:id="966" w:name="_Toc84008643"/>
      <w:bookmarkStart w:id="967" w:name="_Toc84001626"/>
      <w:bookmarkStart w:id="968" w:name="_Toc84008644"/>
      <w:bookmarkStart w:id="969" w:name="_Toc84001627"/>
      <w:bookmarkStart w:id="970" w:name="_Toc84008645"/>
      <w:bookmarkStart w:id="971" w:name="_Toc84001628"/>
      <w:bookmarkStart w:id="972" w:name="_Toc84008646"/>
      <w:bookmarkStart w:id="973" w:name="_Toc84001629"/>
      <w:bookmarkStart w:id="974" w:name="_Toc84008647"/>
      <w:bookmarkStart w:id="975" w:name="_Toc84001630"/>
      <w:bookmarkStart w:id="976" w:name="_Toc84008648"/>
      <w:bookmarkStart w:id="977" w:name="_Toc84001631"/>
      <w:bookmarkStart w:id="978" w:name="_Toc84008649"/>
      <w:bookmarkStart w:id="979" w:name="_Toc84001632"/>
      <w:bookmarkStart w:id="980" w:name="_Toc84008650"/>
      <w:bookmarkStart w:id="981" w:name="_Toc84001633"/>
      <w:bookmarkStart w:id="982" w:name="_Toc84008651"/>
      <w:bookmarkStart w:id="983" w:name="_Toc84001634"/>
      <w:bookmarkStart w:id="984" w:name="_Toc84008652"/>
      <w:bookmarkStart w:id="985" w:name="_Toc84001635"/>
      <w:bookmarkStart w:id="986" w:name="_Toc84008653"/>
      <w:bookmarkStart w:id="987" w:name="_Toc84001636"/>
      <w:bookmarkStart w:id="988" w:name="_Toc84008654"/>
      <w:bookmarkStart w:id="989" w:name="_Toc84001637"/>
      <w:bookmarkStart w:id="990" w:name="_Toc84008655"/>
      <w:bookmarkStart w:id="991" w:name="_Toc84001638"/>
      <w:bookmarkStart w:id="992" w:name="_Toc84008656"/>
      <w:bookmarkStart w:id="993" w:name="_Toc84001639"/>
      <w:bookmarkStart w:id="994" w:name="_Toc84008657"/>
      <w:bookmarkStart w:id="995" w:name="_Toc84001640"/>
      <w:bookmarkStart w:id="996" w:name="_Toc84008658"/>
      <w:bookmarkStart w:id="997" w:name="_Toc84001641"/>
      <w:bookmarkStart w:id="998" w:name="_Toc84008659"/>
      <w:bookmarkStart w:id="999" w:name="_Toc84001642"/>
      <w:bookmarkStart w:id="1000" w:name="_Toc84008660"/>
      <w:bookmarkStart w:id="1001" w:name="_Toc84001643"/>
      <w:bookmarkStart w:id="1002" w:name="_Toc84008661"/>
      <w:bookmarkStart w:id="1003" w:name="_Toc84001644"/>
      <w:bookmarkStart w:id="1004" w:name="_Toc84008662"/>
      <w:bookmarkStart w:id="1005" w:name="_Toc84001645"/>
      <w:bookmarkStart w:id="1006" w:name="_Toc84008663"/>
      <w:bookmarkStart w:id="1007" w:name="_Toc84001646"/>
      <w:bookmarkStart w:id="1008" w:name="_Toc84008664"/>
      <w:bookmarkStart w:id="1009" w:name="_Toc84001647"/>
      <w:bookmarkStart w:id="1010" w:name="_Toc84008665"/>
      <w:bookmarkStart w:id="1011" w:name="_Toc84001648"/>
      <w:bookmarkStart w:id="1012" w:name="_Toc84008666"/>
      <w:bookmarkStart w:id="1013" w:name="_Toc84001649"/>
      <w:bookmarkStart w:id="1014" w:name="_Toc84008667"/>
      <w:bookmarkStart w:id="1015" w:name="_Toc84001650"/>
      <w:bookmarkStart w:id="1016" w:name="_Toc84008668"/>
      <w:bookmarkStart w:id="1017" w:name="_Toc84001651"/>
      <w:bookmarkStart w:id="1018" w:name="_Toc84008669"/>
      <w:bookmarkStart w:id="1019" w:name="_Toc84001661"/>
      <w:bookmarkStart w:id="1020" w:name="_Toc84008679"/>
      <w:bookmarkStart w:id="1021" w:name="_Toc84001662"/>
      <w:bookmarkStart w:id="1022" w:name="_Toc84008680"/>
      <w:bookmarkStart w:id="1023" w:name="_Toc84001663"/>
      <w:bookmarkStart w:id="1024" w:name="_Toc84008681"/>
      <w:bookmarkStart w:id="1025" w:name="_Toc84001664"/>
      <w:bookmarkStart w:id="1026" w:name="_Toc84008682"/>
      <w:bookmarkStart w:id="1027" w:name="_Toc84001665"/>
      <w:bookmarkStart w:id="1028" w:name="_Toc84008683"/>
      <w:bookmarkStart w:id="1029" w:name="_Toc84001666"/>
      <w:bookmarkStart w:id="1030" w:name="_Toc84008684"/>
      <w:bookmarkStart w:id="1031" w:name="_Toc84001667"/>
      <w:bookmarkStart w:id="1032" w:name="_Toc84008685"/>
      <w:bookmarkStart w:id="1033" w:name="_Toc84001668"/>
      <w:bookmarkStart w:id="1034" w:name="_Toc84008686"/>
      <w:bookmarkStart w:id="1035" w:name="_Toc84001669"/>
      <w:bookmarkStart w:id="1036" w:name="_Toc84008687"/>
      <w:bookmarkStart w:id="1037" w:name="_Toc83340296"/>
      <w:bookmarkStart w:id="1038" w:name="_Toc83403329"/>
      <w:bookmarkStart w:id="1039" w:name="_Toc83408030"/>
      <w:bookmarkStart w:id="1040" w:name="_Toc83410056"/>
      <w:bookmarkStart w:id="1041" w:name="_Appendices_1"/>
      <w:bookmarkStart w:id="1042" w:name="_Appendices"/>
      <w:bookmarkStart w:id="1043" w:name="_Toc148466613"/>
      <w:bookmarkStart w:id="1044" w:name="_Toc212474320"/>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r w:rsidRPr="00747B75">
        <w:rPr>
          <w:rFonts w:ascii="Calibri" w:hAnsi="Calibri" w:cs="Calibri"/>
        </w:rPr>
        <w:t>Appendices</w:t>
      </w:r>
      <w:bookmarkEnd w:id="1043"/>
      <w:bookmarkEnd w:id="1044"/>
    </w:p>
    <w:p w14:paraId="2EBFC6C1" w14:textId="3C470198" w:rsidR="00196E31" w:rsidRPr="00747B75" w:rsidRDefault="00FE365B" w:rsidP="00FE365B">
      <w:pPr>
        <w:pStyle w:val="Caption"/>
        <w:ind w:left="2880" w:firstLine="720"/>
        <w:rPr>
          <w:rFonts w:ascii="Calibri" w:hAnsi="Calibri" w:cs="Calibri"/>
        </w:rPr>
      </w:pPr>
      <w:bookmarkStart w:id="1045" w:name="_Toc31721482"/>
      <w:bookmarkStart w:id="1046" w:name="_Toc185577890"/>
      <w:r w:rsidRPr="00747B75">
        <w:rPr>
          <w:rFonts w:ascii="Calibri" w:hAnsi="Calibri" w:cs="Calibri"/>
        </w:rPr>
        <w:t xml:space="preserve">Table </w:t>
      </w:r>
      <w:r w:rsidR="00601145">
        <w:rPr>
          <w:rFonts w:ascii="Calibri" w:hAnsi="Calibri" w:cs="Calibri"/>
        </w:rPr>
        <w:t>8</w:t>
      </w:r>
      <w:r w:rsidR="00AB16EE">
        <w:rPr>
          <w:rFonts w:ascii="Calibri" w:hAnsi="Calibri" w:cs="Calibri"/>
        </w:rPr>
        <w:t>.</w:t>
      </w:r>
      <w:r w:rsidR="00196E31" w:rsidRPr="00747B75">
        <w:rPr>
          <w:rFonts w:ascii="Calibri" w:hAnsi="Calibri" w:cs="Calibri"/>
        </w:rPr>
        <w:t xml:space="preserve"> Appendices</w:t>
      </w:r>
      <w:bookmarkEnd w:id="1045"/>
      <w:bookmarkEnd w:id="1046"/>
    </w:p>
    <w:tbl>
      <w:tblPr>
        <w:tblW w:w="8820" w:type="dxa"/>
        <w:tblInd w:w="355"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420" w:firstRow="1" w:lastRow="0" w:firstColumn="0" w:lastColumn="0" w:noHBand="0" w:noVBand="1"/>
      </w:tblPr>
      <w:tblGrid>
        <w:gridCol w:w="6341"/>
        <w:gridCol w:w="2479"/>
      </w:tblGrid>
      <w:tr w:rsidR="00752EFC" w:rsidRPr="00651128" w14:paraId="69FFAA4B" w14:textId="77777777" w:rsidTr="0D588614">
        <w:trPr>
          <w:cantSplit/>
          <w:tblHeader/>
        </w:trPr>
        <w:tc>
          <w:tcPr>
            <w:tcW w:w="6341"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5BA3A94C" w14:textId="77777777" w:rsidR="00752EFC" w:rsidRPr="00747B75" w:rsidRDefault="00752EFC" w:rsidP="00D73642">
            <w:pPr>
              <w:spacing w:before="40" w:after="40"/>
              <w:jc w:val="center"/>
              <w:rPr>
                <w:rFonts w:ascii="Calibri" w:hAnsi="Calibri" w:cs="Calibri"/>
                <w:b/>
                <w:color w:val="FFFFFF" w:themeColor="background1"/>
              </w:rPr>
            </w:pPr>
            <w:r w:rsidRPr="00747B75">
              <w:rPr>
                <w:rFonts w:ascii="Calibri" w:hAnsi="Calibri" w:cs="Calibri"/>
                <w:b/>
                <w:color w:val="FFFFFF" w:themeColor="background1"/>
              </w:rPr>
              <w:t>Document Name</w:t>
            </w:r>
          </w:p>
        </w:tc>
        <w:tc>
          <w:tcPr>
            <w:tcW w:w="2479"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30A2A0CD" w14:textId="77777777" w:rsidR="00752EFC" w:rsidRPr="00747B75" w:rsidRDefault="00752EFC" w:rsidP="00D73642">
            <w:pPr>
              <w:spacing w:before="40" w:after="40"/>
              <w:jc w:val="center"/>
              <w:rPr>
                <w:rFonts w:ascii="Calibri" w:hAnsi="Calibri" w:cs="Calibri"/>
                <w:b/>
                <w:color w:val="FFFFFF" w:themeColor="background1"/>
              </w:rPr>
            </w:pPr>
            <w:r w:rsidRPr="00747B75">
              <w:rPr>
                <w:rFonts w:ascii="Calibri" w:hAnsi="Calibri" w:cs="Calibri"/>
                <w:b/>
                <w:color w:val="FFFFFF" w:themeColor="background1"/>
              </w:rPr>
              <w:t>Attachment</w:t>
            </w:r>
          </w:p>
        </w:tc>
      </w:tr>
      <w:tr w:rsidR="00752EFC" w:rsidRPr="00651128" w14:paraId="0284B179" w14:textId="77777777" w:rsidTr="0D588614">
        <w:tc>
          <w:tcPr>
            <w:tcW w:w="6341" w:type="dxa"/>
            <w:tcBorders>
              <w:top w:val="single" w:sz="4" w:space="0" w:color="auto"/>
              <w:left w:val="single" w:sz="8" w:space="0" w:color="000080"/>
              <w:bottom w:val="single" w:sz="4" w:space="0" w:color="auto"/>
              <w:right w:val="single" w:sz="4" w:space="0" w:color="709494" w:themeColor="text1" w:themeTint="80"/>
            </w:tcBorders>
          </w:tcPr>
          <w:p w14:paraId="1034E693" w14:textId="0DAC2511" w:rsidR="00752EFC" w:rsidRPr="00747B75" w:rsidRDefault="00377A48" w:rsidP="003E5BA5">
            <w:pPr>
              <w:rPr>
                <w:rFonts w:ascii="Calibri" w:hAnsi="Calibri" w:cs="Calibri"/>
              </w:rPr>
            </w:pPr>
            <w:bookmarkStart w:id="1047" w:name="Renewalscenarioexamples"/>
            <w:bookmarkEnd w:id="1047"/>
            <w:r w:rsidRPr="00747B75">
              <w:rPr>
                <w:rFonts w:ascii="Calibri" w:hAnsi="Calibri" w:cs="Calibri"/>
              </w:rPr>
              <w:t>Renewal scenario examples</w:t>
            </w:r>
          </w:p>
        </w:tc>
        <w:tc>
          <w:tcPr>
            <w:tcW w:w="2479" w:type="dxa"/>
            <w:tcBorders>
              <w:top w:val="single" w:sz="4" w:space="0" w:color="auto"/>
              <w:left w:val="single" w:sz="4" w:space="0" w:color="709494" w:themeColor="text1" w:themeTint="80"/>
              <w:bottom w:val="single" w:sz="4" w:space="0" w:color="auto"/>
              <w:right w:val="single" w:sz="8" w:space="0" w:color="000080"/>
            </w:tcBorders>
          </w:tcPr>
          <w:p w14:paraId="587E5B62" w14:textId="5C4F6AC3" w:rsidR="00752EFC" w:rsidRPr="00747B75" w:rsidRDefault="00490283" w:rsidP="00490283">
            <w:pPr>
              <w:tabs>
                <w:tab w:val="left" w:pos="437"/>
              </w:tabs>
              <w:rPr>
                <w:rFonts w:ascii="Calibri" w:hAnsi="Calibri" w:cs="Calibri"/>
              </w:rPr>
            </w:pPr>
            <w:bookmarkStart w:id="1048" w:name="_1775028117"/>
            <w:bookmarkStart w:id="1049" w:name="_1788173058"/>
            <w:bookmarkStart w:id="1050" w:name="_1789808622"/>
            <w:bookmarkStart w:id="1051" w:name="_1790067114"/>
            <w:bookmarkStart w:id="1052" w:name="_1793792899"/>
            <w:bookmarkStart w:id="1053" w:name="_1701704702"/>
            <w:bookmarkStart w:id="1054" w:name="_1790427276"/>
            <w:bookmarkStart w:id="1055" w:name="_1794046854"/>
            <w:bookmarkStart w:id="1056" w:name="_1796120281"/>
            <w:bookmarkEnd w:id="1048"/>
            <w:bookmarkEnd w:id="1049"/>
            <w:bookmarkEnd w:id="1050"/>
            <w:bookmarkEnd w:id="1051"/>
            <w:bookmarkEnd w:id="1052"/>
            <w:bookmarkEnd w:id="1053"/>
            <w:bookmarkEnd w:id="1054"/>
            <w:bookmarkEnd w:id="1055"/>
            <w:bookmarkEnd w:id="1056"/>
            <w:r>
              <w:rPr>
                <w:rFonts w:ascii="Calibri" w:hAnsi="Calibri" w:cs="Calibri"/>
              </w:rPr>
              <w:tab/>
            </w:r>
            <w:bookmarkStart w:id="1057" w:name="_1822556387"/>
            <w:bookmarkEnd w:id="1057"/>
            <w:bookmarkStart w:id="1058" w:name="_MON_1829390648"/>
            <w:bookmarkEnd w:id="1058"/>
            <w:r w:rsidR="00B10563">
              <w:rPr>
                <w:rFonts w:ascii="Calibri" w:hAnsi="Calibri" w:cs="Calibri"/>
              </w:rPr>
              <w:object w:dxaOrig="1127" w:dyaOrig="734" w14:anchorId="5BB9A7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36pt" o:ole="">
                  <v:imagedata r:id="rId31" o:title=""/>
                </v:shape>
                <o:OLEObject Type="Embed" ProgID="Word.Document.12" ShapeID="_x0000_i1025" DrawAspect="Icon" ObjectID="_1840897812" r:id="rId32">
                  <o:FieldCodes>\s</o:FieldCodes>
                </o:OLEObject>
              </w:object>
            </w:r>
          </w:p>
        </w:tc>
      </w:tr>
      <w:tr w:rsidR="0087267F" w:rsidRPr="00651128" w14:paraId="44040D8A" w14:textId="77777777" w:rsidTr="0D588614">
        <w:tc>
          <w:tcPr>
            <w:tcW w:w="6341" w:type="dxa"/>
            <w:tcBorders>
              <w:top w:val="single" w:sz="4" w:space="0" w:color="auto"/>
              <w:left w:val="single" w:sz="8" w:space="0" w:color="000080"/>
              <w:bottom w:val="single" w:sz="4" w:space="0" w:color="auto"/>
              <w:right w:val="single" w:sz="4" w:space="0" w:color="709494" w:themeColor="text1" w:themeTint="80"/>
            </w:tcBorders>
          </w:tcPr>
          <w:p w14:paraId="71715138" w14:textId="11A76B96" w:rsidR="0087267F" w:rsidRPr="00747B75" w:rsidRDefault="0087267F" w:rsidP="003E5BA5">
            <w:pPr>
              <w:rPr>
                <w:rFonts w:ascii="Calibri" w:hAnsi="Calibri" w:cs="Calibri"/>
              </w:rPr>
            </w:pPr>
            <w:bookmarkStart w:id="1059" w:name="Dataelementmappingsheet"/>
            <w:r>
              <w:rPr>
                <w:rFonts w:ascii="Calibri" w:hAnsi="Calibri" w:cs="Calibri"/>
              </w:rPr>
              <w:t>Medicaid Data Element Mapping Sheet</w:t>
            </w:r>
            <w:bookmarkEnd w:id="1059"/>
          </w:p>
        </w:tc>
        <w:bookmarkStart w:id="1060" w:name="_1822832323"/>
        <w:bookmarkStart w:id="1061" w:name="_1825236211"/>
        <w:bookmarkEnd w:id="1060"/>
        <w:bookmarkEnd w:id="1061"/>
        <w:bookmarkStart w:id="1062" w:name="_MON_1826190263"/>
        <w:bookmarkEnd w:id="1062"/>
        <w:tc>
          <w:tcPr>
            <w:tcW w:w="2479" w:type="dxa"/>
            <w:tcBorders>
              <w:top w:val="single" w:sz="4" w:space="0" w:color="auto"/>
              <w:left w:val="single" w:sz="4" w:space="0" w:color="709494" w:themeColor="text1" w:themeTint="80"/>
              <w:bottom w:val="single" w:sz="4" w:space="0" w:color="auto"/>
              <w:right w:val="single" w:sz="8" w:space="0" w:color="000080"/>
            </w:tcBorders>
          </w:tcPr>
          <w:p w14:paraId="2345B380" w14:textId="6E9C7435" w:rsidR="0087267F" w:rsidRPr="00747B75" w:rsidRDefault="008772E6" w:rsidP="0033702B">
            <w:pPr>
              <w:rPr>
                <w:rFonts w:ascii="Calibri" w:hAnsi="Calibri" w:cs="Calibri"/>
              </w:rPr>
            </w:pPr>
            <w:del w:id="1063" w:author="Gupta, Saumya" w:date="2026-01-15T18:37:00Z" w16du:dateUtc="2026-01-15T13:07:00Z">
              <w:r w:rsidDel="00FE71D5">
                <w:rPr>
                  <w:rFonts w:ascii="Calibri" w:hAnsi="Calibri" w:cs="Calibri"/>
                  <w:noProof/>
                  <w14:ligatures w14:val="none"/>
                </w:rPr>
                <w:object w:dxaOrig="1155" w:dyaOrig="752" w14:anchorId="785439B6">
                  <v:shape id="_x0000_i1026" type="#_x0000_t75" style="width:54pt;height:36pt" o:ole="">
                    <v:imagedata r:id="rId33" o:title=""/>
                  </v:shape>
                  <o:OLEObject Type="Embed" ProgID="Excel.Sheet.12" ShapeID="_x0000_i1026" DrawAspect="Icon" ObjectID="_1840897813" r:id="rId34"/>
                </w:object>
              </w:r>
            </w:del>
            <w:ins w:id="1064" w:author="Gupta, Saumya" w:date="2026-01-15T18:43:00Z" w16du:dateUtc="2026-01-15T13:13:00Z">
              <w:r w:rsidR="005B77E0">
                <w:rPr>
                  <w:rFonts w:ascii="Calibri" w:hAnsi="Calibri" w:cs="Calibri"/>
                  <w:noProof/>
                  <w14:ligatures w14:val="none"/>
                </w:rPr>
                <w:object w:dxaOrig="1155" w:dyaOrig="752" w14:anchorId="79CC6CA8">
                  <v:shape id="_x0000_i1027" type="#_x0000_t75" style="width:60pt;height:36pt" o:ole="">
                    <v:imagedata r:id="rId35" o:title=""/>
                  </v:shape>
                  <o:OLEObject Type="Embed" ProgID="Excel.Sheet.12" ShapeID="_x0000_i1027" DrawAspect="Icon" ObjectID="_1840897814" r:id="rId36"/>
                </w:object>
              </w:r>
            </w:ins>
          </w:p>
        </w:tc>
      </w:tr>
      <w:tr w:rsidR="0087267F" w:rsidRPr="00651128" w14:paraId="0AEDC6CC" w14:textId="77777777" w:rsidTr="0D588614">
        <w:tc>
          <w:tcPr>
            <w:tcW w:w="6341" w:type="dxa"/>
            <w:tcBorders>
              <w:top w:val="single" w:sz="4" w:space="0" w:color="auto"/>
              <w:left w:val="single" w:sz="8" w:space="0" w:color="000080"/>
              <w:bottom w:val="single" w:sz="4" w:space="0" w:color="auto"/>
              <w:right w:val="single" w:sz="4" w:space="0" w:color="709494" w:themeColor="text1" w:themeTint="80"/>
            </w:tcBorders>
          </w:tcPr>
          <w:p w14:paraId="3FCAFB6F" w14:textId="43D785A1" w:rsidR="0087267F" w:rsidRPr="00747B75" w:rsidRDefault="002F7DDF" w:rsidP="003E5BA5">
            <w:pPr>
              <w:rPr>
                <w:rFonts w:ascii="Calibri" w:hAnsi="Calibri" w:cs="Calibri"/>
              </w:rPr>
            </w:pPr>
            <w:bookmarkStart w:id="1065" w:name="Noticetemplate"/>
            <w:r w:rsidRPr="002F7DDF">
              <w:rPr>
                <w:rFonts w:ascii="Calibri" w:hAnsi="Calibri" w:cs="Calibri"/>
              </w:rPr>
              <w:t>Adverse Action</w:t>
            </w:r>
            <w:bookmarkEnd w:id="1065"/>
            <w:r w:rsidR="00886516">
              <w:rPr>
                <w:rFonts w:ascii="Calibri" w:hAnsi="Calibri" w:cs="Calibri"/>
              </w:rPr>
              <w:t xml:space="preserve"> </w:t>
            </w:r>
            <w:r w:rsidR="00813469">
              <w:rPr>
                <w:rFonts w:ascii="Calibri" w:hAnsi="Calibri" w:cs="Calibri"/>
              </w:rPr>
              <w:t>Warning Notice</w:t>
            </w:r>
            <w:r w:rsidR="00886516">
              <w:rPr>
                <w:rFonts w:ascii="Calibri" w:hAnsi="Calibri" w:cs="Calibri"/>
              </w:rPr>
              <w:t xml:space="preserve"> </w:t>
            </w:r>
            <w:r w:rsidR="00374382">
              <w:rPr>
                <w:rFonts w:ascii="Calibri" w:hAnsi="Calibri" w:cs="Calibri"/>
              </w:rPr>
              <w:t>template</w:t>
            </w:r>
          </w:p>
        </w:tc>
        <w:bookmarkStart w:id="1066" w:name="_1822140529"/>
        <w:bookmarkEnd w:id="1066"/>
        <w:bookmarkStart w:id="1067" w:name="_MON_1825051810"/>
        <w:bookmarkEnd w:id="1067"/>
        <w:tc>
          <w:tcPr>
            <w:tcW w:w="2479" w:type="dxa"/>
            <w:tcBorders>
              <w:top w:val="single" w:sz="4" w:space="0" w:color="auto"/>
              <w:left w:val="single" w:sz="4" w:space="0" w:color="709494" w:themeColor="text1" w:themeTint="80"/>
              <w:bottom w:val="single" w:sz="4" w:space="0" w:color="auto"/>
              <w:right w:val="single" w:sz="8" w:space="0" w:color="000080"/>
            </w:tcBorders>
          </w:tcPr>
          <w:p w14:paraId="691CA4DE" w14:textId="2235F373" w:rsidR="0087267F" w:rsidRPr="00747B75" w:rsidRDefault="00383D77" w:rsidP="0033702B">
            <w:pPr>
              <w:rPr>
                <w:rFonts w:ascii="Calibri" w:hAnsi="Calibri" w:cs="Calibri"/>
              </w:rPr>
            </w:pPr>
            <w:del w:id="1068" w:author="Gupta, Saumya" w:date="2026-01-15T18:35:00Z" w16du:dateUtc="2026-01-15T13:05:00Z">
              <w:r w:rsidDel="00B0708F">
                <w:rPr>
                  <w:rFonts w:ascii="Calibri" w:hAnsi="Calibri" w:cs="Calibri"/>
                  <w:noProof/>
                  <w14:ligatures w14:val="none"/>
                </w:rPr>
                <w:object w:dxaOrig="1155" w:dyaOrig="752" w14:anchorId="34E3BC0D">
                  <v:shape id="_x0000_i1028" type="#_x0000_t75" style="width:54pt;height:36pt" o:ole="">
                    <v:imagedata r:id="rId37" o:title=""/>
                  </v:shape>
                  <o:OLEObject Type="Embed" ProgID="Word.Document.12" ShapeID="_x0000_i1028" DrawAspect="Icon" ObjectID="_1840897815" r:id="rId38">
                    <o:FieldCodes>\s</o:FieldCodes>
                  </o:OLEObject>
                </w:object>
              </w:r>
            </w:del>
            <w:ins w:id="1069" w:author="Gupta, Saumya" w:date="2026-01-15T18:41:00Z" w16du:dateUtc="2026-01-15T13:11:00Z">
              <w:r w:rsidR="00047F8B">
                <w:rPr>
                  <w:rFonts w:ascii="Calibri" w:hAnsi="Calibri" w:cs="Calibri"/>
                  <w:noProof/>
                  <w14:ligatures w14:val="none"/>
                </w:rPr>
                <w:t xml:space="preserve"> </w:t>
              </w:r>
            </w:ins>
            <w:bookmarkStart w:id="1070" w:name="_MON_1830008002"/>
            <w:bookmarkEnd w:id="1070"/>
            <w:ins w:id="1071" w:author="Gupta, Saumya" w:date="2026-01-15T18:41:00Z" w16du:dateUtc="2026-01-15T13:11:00Z">
              <w:r w:rsidR="005529A1">
                <w:rPr>
                  <w:rFonts w:ascii="Calibri" w:hAnsi="Calibri" w:cs="Calibri"/>
                  <w:noProof/>
                  <w14:ligatures w14:val="none"/>
                </w:rPr>
                <w:object w:dxaOrig="1155" w:dyaOrig="752" w14:anchorId="0AC93BE0">
                  <v:shape id="_x0000_i1029" type="#_x0000_t75" style="width:60pt;height:36pt" o:ole="">
                    <v:imagedata r:id="rId39" o:title=""/>
                  </v:shape>
                  <o:OLEObject Type="Embed" ProgID="Word.Document.12" ShapeID="_x0000_i1029" DrawAspect="Icon" ObjectID="_1840897816" r:id="rId40">
                    <o:FieldCodes>\s</o:FieldCodes>
                  </o:OLEObject>
                </w:object>
              </w:r>
            </w:ins>
          </w:p>
        </w:tc>
      </w:tr>
    </w:tbl>
    <w:p w14:paraId="6775E9A6" w14:textId="77777777" w:rsidR="00BE733B" w:rsidRPr="00747B75" w:rsidRDefault="00BE733B" w:rsidP="001A2989">
      <w:pPr>
        <w:rPr>
          <w:rFonts w:ascii="Calibri" w:hAnsi="Calibri" w:cs="Calibri"/>
        </w:rPr>
      </w:pPr>
    </w:p>
    <w:p w14:paraId="2C1311E6" w14:textId="77777777" w:rsidR="003376A2" w:rsidRPr="00747B75" w:rsidRDefault="00BE733B" w:rsidP="001A2989">
      <w:pPr>
        <w:tabs>
          <w:tab w:val="left" w:pos="7753"/>
        </w:tabs>
        <w:rPr>
          <w:rFonts w:ascii="Calibri" w:hAnsi="Calibri" w:cs="Calibri"/>
        </w:rPr>
      </w:pPr>
      <w:r w:rsidRPr="00747B75">
        <w:rPr>
          <w:rFonts w:ascii="Calibri" w:hAnsi="Calibri" w:cs="Calibri"/>
        </w:rPr>
        <w:tab/>
      </w:r>
    </w:p>
    <w:p w14:paraId="11DD3565" w14:textId="7F23AA65" w:rsidR="00196E31" w:rsidRPr="00747B75" w:rsidRDefault="00196E31" w:rsidP="0041285C">
      <w:pPr>
        <w:pStyle w:val="Heading1"/>
        <w:rPr>
          <w:rFonts w:ascii="Calibri" w:hAnsi="Calibri" w:cs="Calibri"/>
        </w:rPr>
      </w:pPr>
      <w:bookmarkStart w:id="1072" w:name="_Toc1478345"/>
      <w:bookmarkStart w:id="1073" w:name="_Toc148466614"/>
      <w:bookmarkStart w:id="1074" w:name="_Toc212474321"/>
      <w:r w:rsidRPr="00747B75">
        <w:rPr>
          <w:rFonts w:ascii="Calibri" w:hAnsi="Calibri" w:cs="Calibri"/>
        </w:rPr>
        <w:t>Acronyms/Terms</w:t>
      </w:r>
      <w:bookmarkEnd w:id="1072"/>
      <w:bookmarkEnd w:id="1073"/>
      <w:bookmarkEnd w:id="1074"/>
    </w:p>
    <w:p w14:paraId="6E562028" w14:textId="0A5C8F4B" w:rsidR="00196E31" w:rsidRPr="00747B75" w:rsidRDefault="00196E31" w:rsidP="00196E31">
      <w:pPr>
        <w:rPr>
          <w:rFonts w:ascii="Calibri" w:hAnsi="Calibri" w:cs="Calibri"/>
        </w:rPr>
      </w:pPr>
      <w:r w:rsidRPr="00747B75">
        <w:rPr>
          <w:rFonts w:ascii="Calibri" w:hAnsi="Calibri" w:cs="Calibri"/>
        </w:rPr>
        <w:t>The acronyms and terms table provide</w:t>
      </w:r>
      <w:r w:rsidR="006C07B5" w:rsidRPr="00747B75">
        <w:rPr>
          <w:rFonts w:ascii="Calibri" w:hAnsi="Calibri" w:cs="Calibri"/>
        </w:rPr>
        <w:t>s</w:t>
      </w:r>
      <w:r w:rsidRPr="00747B75">
        <w:rPr>
          <w:rFonts w:ascii="Calibri" w:hAnsi="Calibri" w:cs="Calibri"/>
        </w:rPr>
        <w:t xml:space="preserve"> a list of all acronyms and terms included in the deliverable, along with the literal translation and definition.</w:t>
      </w:r>
    </w:p>
    <w:p w14:paraId="791C8EC5" w14:textId="77777777" w:rsidR="00196E31" w:rsidRPr="00747B75" w:rsidRDefault="00196E31" w:rsidP="00196E31">
      <w:pPr>
        <w:rPr>
          <w:rFonts w:ascii="Calibri" w:hAnsi="Calibri" w:cs="Calibri"/>
        </w:rPr>
      </w:pPr>
    </w:p>
    <w:p w14:paraId="579E1FAA" w14:textId="378CE9EC" w:rsidR="00196E31" w:rsidRPr="00747B75" w:rsidRDefault="00FE365B" w:rsidP="00FE365B">
      <w:pPr>
        <w:pStyle w:val="Caption"/>
        <w:ind w:left="2880" w:firstLine="720"/>
        <w:rPr>
          <w:rFonts w:ascii="Calibri" w:hAnsi="Calibri" w:cs="Calibri"/>
          <w:szCs w:val="20"/>
        </w:rPr>
      </w:pPr>
      <w:bookmarkStart w:id="1075" w:name="_Toc1478351"/>
      <w:bookmarkStart w:id="1076" w:name="_Toc31721483"/>
      <w:bookmarkStart w:id="1077" w:name="_Toc185577891"/>
      <w:r w:rsidRPr="00747B75">
        <w:rPr>
          <w:rFonts w:ascii="Calibri" w:hAnsi="Calibri" w:cs="Calibri"/>
        </w:rPr>
        <w:t xml:space="preserve">Table </w:t>
      </w:r>
      <w:r w:rsidR="00601145">
        <w:rPr>
          <w:rFonts w:ascii="Calibri" w:hAnsi="Calibri" w:cs="Calibri"/>
        </w:rPr>
        <w:t>9</w:t>
      </w:r>
      <w:r w:rsidR="00196E31" w:rsidRPr="00747B75">
        <w:rPr>
          <w:rFonts w:ascii="Calibri" w:hAnsi="Calibri" w:cs="Calibri"/>
          <w:szCs w:val="20"/>
        </w:rPr>
        <w:t>. Acronym/Terms</w:t>
      </w:r>
      <w:bookmarkEnd w:id="1075"/>
      <w:bookmarkEnd w:id="1076"/>
      <w:bookmarkEnd w:id="1077"/>
    </w:p>
    <w:tbl>
      <w:tblPr>
        <w:tblW w:w="9576"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420" w:firstRow="1" w:lastRow="0" w:firstColumn="0" w:lastColumn="0" w:noHBand="0" w:noVBand="1"/>
      </w:tblPr>
      <w:tblGrid>
        <w:gridCol w:w="1818"/>
        <w:gridCol w:w="7758"/>
      </w:tblGrid>
      <w:tr w:rsidR="004557E0" w:rsidRPr="006A0B99" w14:paraId="13D1A857" w14:textId="77777777" w:rsidTr="00217199">
        <w:trPr>
          <w:cantSplit/>
          <w:tblHeader/>
        </w:trPr>
        <w:tc>
          <w:tcPr>
            <w:tcW w:w="181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39A60E9A" w14:textId="77777777" w:rsidR="004557E0" w:rsidRPr="00747B75" w:rsidRDefault="004557E0" w:rsidP="00217199">
            <w:pPr>
              <w:spacing w:before="40" w:after="40"/>
              <w:jc w:val="center"/>
              <w:rPr>
                <w:rFonts w:ascii="Calibri" w:hAnsi="Calibri" w:cs="Calibri"/>
                <w:b/>
                <w:color w:val="FFFFFF" w:themeColor="background1"/>
              </w:rPr>
            </w:pPr>
            <w:r w:rsidRPr="00747B75">
              <w:rPr>
                <w:rFonts w:ascii="Calibri" w:hAnsi="Calibri" w:cs="Calibri"/>
                <w:b/>
                <w:color w:val="FFFFFF" w:themeColor="background1"/>
              </w:rPr>
              <w:t>Acronym/</w:t>
            </w:r>
          </w:p>
          <w:p w14:paraId="328B0C41" w14:textId="77777777" w:rsidR="004557E0" w:rsidRPr="00747B75" w:rsidRDefault="004557E0" w:rsidP="00217199">
            <w:pPr>
              <w:spacing w:before="40" w:after="40"/>
              <w:jc w:val="center"/>
              <w:rPr>
                <w:rFonts w:ascii="Calibri" w:hAnsi="Calibri" w:cs="Calibri"/>
                <w:b/>
                <w:color w:val="FFFFFF" w:themeColor="background1"/>
              </w:rPr>
            </w:pPr>
            <w:r w:rsidRPr="00747B75">
              <w:rPr>
                <w:rFonts w:ascii="Calibri" w:hAnsi="Calibri" w:cs="Calibri"/>
                <w:b/>
                <w:color w:val="FFFFFF" w:themeColor="background1"/>
              </w:rPr>
              <w:t>Term</w:t>
            </w:r>
          </w:p>
        </w:tc>
        <w:tc>
          <w:tcPr>
            <w:tcW w:w="775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1B61D915" w14:textId="77777777" w:rsidR="004557E0" w:rsidRPr="00747B75" w:rsidRDefault="004557E0" w:rsidP="00217199">
            <w:pPr>
              <w:spacing w:before="40" w:after="40"/>
              <w:jc w:val="center"/>
              <w:rPr>
                <w:rFonts w:ascii="Calibri" w:hAnsi="Calibri" w:cs="Calibri"/>
                <w:b/>
                <w:color w:val="FFFFFF" w:themeColor="background1"/>
              </w:rPr>
            </w:pPr>
            <w:r w:rsidRPr="00747B75">
              <w:rPr>
                <w:rFonts w:ascii="Calibri" w:hAnsi="Calibri" w:cs="Calibri"/>
                <w:b/>
                <w:color w:val="FFFFFF" w:themeColor="background1"/>
              </w:rPr>
              <w:t>Definition</w:t>
            </w:r>
          </w:p>
        </w:tc>
      </w:tr>
      <w:tr w:rsidR="00672338" w:rsidRPr="006A0B99" w14:paraId="4F979A84"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D33BD70" w14:textId="0EAE287B" w:rsidR="00672338" w:rsidRPr="00747B75" w:rsidRDefault="00672338" w:rsidP="00672338">
            <w:pPr>
              <w:spacing w:before="60" w:after="60"/>
              <w:rPr>
                <w:rFonts w:ascii="Calibri" w:hAnsi="Calibri" w:cs="Calibri"/>
              </w:rPr>
            </w:pPr>
            <w:r w:rsidRPr="00747B75">
              <w:rPr>
                <w:rFonts w:ascii="Calibri" w:hAnsi="Calibri" w:cs="Calibri"/>
                <w:color w:val="000000"/>
              </w:rPr>
              <w:t>Account Holder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4F7557D" w14:textId="76345AF1" w:rsidR="00672338" w:rsidRPr="00747B75" w:rsidRDefault="00672338" w:rsidP="00672338">
            <w:pPr>
              <w:spacing w:before="60" w:after="60"/>
              <w:rPr>
                <w:rFonts w:ascii="Calibri" w:hAnsi="Calibri" w:cs="Calibri"/>
              </w:rPr>
            </w:pPr>
            <w:r w:rsidRPr="00747B75">
              <w:rPr>
                <w:rFonts w:ascii="Calibri" w:hAnsi="Calibri" w:cs="Calibri"/>
                <w:color w:val="000000"/>
              </w:rPr>
              <w:t xml:space="preserve">An individual who initially creates an account through the </w:t>
            </w:r>
            <w:r w:rsidR="00B66BD2" w:rsidRPr="00747B75">
              <w:rPr>
                <w:rFonts w:ascii="Calibri" w:hAnsi="Calibri" w:cs="Calibri"/>
                <w:color w:val="000000"/>
              </w:rPr>
              <w:t xml:space="preserve">U.I. </w:t>
            </w:r>
            <w:r w:rsidRPr="00747B75">
              <w:rPr>
                <w:rFonts w:ascii="Calibri" w:hAnsi="Calibri" w:cs="Calibri"/>
                <w:color w:val="000000"/>
              </w:rPr>
              <w:t>(Individual or Agent Portal)</w:t>
            </w:r>
          </w:p>
        </w:tc>
      </w:tr>
      <w:tr w:rsidR="00496558" w:rsidRPr="006A0B99" w14:paraId="608C1F2F"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38D2BCB" w14:textId="2F9FCDDE" w:rsidR="00496558" w:rsidRPr="00747B75" w:rsidRDefault="00496558" w:rsidP="00672338">
            <w:pPr>
              <w:spacing w:before="60" w:after="60"/>
              <w:rPr>
                <w:rFonts w:ascii="Calibri" w:hAnsi="Calibri" w:cs="Calibri"/>
                <w:color w:val="000000"/>
              </w:rPr>
            </w:pPr>
            <w:r w:rsidRPr="00747B75">
              <w:rPr>
                <w:rFonts w:ascii="Calibri" w:hAnsi="Calibri" w:cs="Calibri"/>
                <w:color w:val="000000"/>
              </w:rPr>
              <w:t>Active QDP</w:t>
            </w:r>
            <w:r w:rsidR="003A7402" w:rsidRPr="00747B75">
              <w:rPr>
                <w:rFonts w:ascii="Calibri" w:hAnsi="Calibri" w:cs="Calibri"/>
                <w:color w:val="000000"/>
              </w:rPr>
              <w:t xml:space="preserve"> member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9D5F7B1" w14:textId="21695FB1" w:rsidR="00496558" w:rsidRPr="00747B75" w:rsidRDefault="00E478C5" w:rsidP="00672338">
            <w:pPr>
              <w:spacing w:before="60" w:after="60"/>
              <w:rPr>
                <w:rFonts w:ascii="Calibri" w:hAnsi="Calibri" w:cs="Calibri"/>
                <w:color w:val="000000"/>
              </w:rPr>
            </w:pPr>
            <w:r w:rsidRPr="00747B75">
              <w:rPr>
                <w:rFonts w:ascii="Calibri" w:hAnsi="Calibri" w:cs="Calibri"/>
              </w:rPr>
              <w:t>An</w:t>
            </w:r>
            <w:r w:rsidR="00496558" w:rsidRPr="00747B75">
              <w:rPr>
                <w:rFonts w:ascii="Calibri" w:hAnsi="Calibri" w:cs="Calibri"/>
              </w:rPr>
              <w:t xml:space="preserve"> Active QDP </w:t>
            </w:r>
            <w:r w:rsidR="00F151A7" w:rsidRPr="00747B75">
              <w:rPr>
                <w:rFonts w:ascii="Calibri" w:hAnsi="Calibri" w:cs="Calibri"/>
              </w:rPr>
              <w:t>member is</w:t>
            </w:r>
            <w:r w:rsidR="00496558" w:rsidRPr="00747B75">
              <w:rPr>
                <w:rFonts w:ascii="Calibri" w:hAnsi="Calibri" w:cs="Calibri"/>
              </w:rPr>
              <w:t xml:space="preserve"> </w:t>
            </w:r>
            <w:r w:rsidRPr="00747B75">
              <w:rPr>
                <w:rFonts w:ascii="Calibri" w:hAnsi="Calibri" w:cs="Calibri"/>
              </w:rPr>
              <w:t>a</w:t>
            </w:r>
            <w:r w:rsidR="00496558" w:rsidRPr="00747B75">
              <w:rPr>
                <w:rFonts w:ascii="Calibri" w:hAnsi="Calibri" w:cs="Calibri"/>
              </w:rPr>
              <w:t xml:space="preserve"> </w:t>
            </w:r>
            <w:r w:rsidR="00F151A7" w:rsidRPr="00747B75">
              <w:rPr>
                <w:rFonts w:ascii="Calibri" w:hAnsi="Calibri" w:cs="Calibri"/>
              </w:rPr>
              <w:t xml:space="preserve">member </w:t>
            </w:r>
            <w:r w:rsidRPr="00747B75">
              <w:rPr>
                <w:rFonts w:ascii="Calibri" w:hAnsi="Calibri" w:cs="Calibri"/>
              </w:rPr>
              <w:t xml:space="preserve">who </w:t>
            </w:r>
            <w:r w:rsidR="00F151A7" w:rsidRPr="00747B75">
              <w:rPr>
                <w:rFonts w:ascii="Calibri" w:hAnsi="Calibri" w:cs="Calibri"/>
              </w:rPr>
              <w:t>is</w:t>
            </w:r>
            <w:r w:rsidR="00496558" w:rsidRPr="00747B75">
              <w:rPr>
                <w:rFonts w:ascii="Calibri" w:hAnsi="Calibri" w:cs="Calibri"/>
              </w:rPr>
              <w:t xml:space="preserve"> QHP/QDP eligible </w:t>
            </w:r>
            <w:r w:rsidR="00E44F4F" w:rsidRPr="00747B75">
              <w:rPr>
                <w:rFonts w:ascii="Calibri" w:hAnsi="Calibri" w:cs="Calibri"/>
              </w:rPr>
              <w:t xml:space="preserve">and </w:t>
            </w:r>
            <w:r w:rsidR="00496558" w:rsidRPr="00747B75">
              <w:rPr>
                <w:rFonts w:ascii="Calibri" w:hAnsi="Calibri" w:cs="Calibri"/>
              </w:rPr>
              <w:t xml:space="preserve">is enrolled in </w:t>
            </w:r>
            <w:r w:rsidR="14571B6D" w:rsidRPr="16B36C79">
              <w:rPr>
                <w:rFonts w:ascii="Calibri" w:hAnsi="Calibri" w:cs="Calibri"/>
              </w:rPr>
              <w:t xml:space="preserve">the </w:t>
            </w:r>
            <w:r w:rsidR="00496558" w:rsidRPr="00747B75">
              <w:rPr>
                <w:rFonts w:ascii="Calibri" w:hAnsi="Calibri" w:cs="Calibri"/>
              </w:rPr>
              <w:t>current year dental plan.</w:t>
            </w:r>
          </w:p>
        </w:tc>
      </w:tr>
      <w:tr w:rsidR="00672338" w:rsidRPr="006A0B99" w14:paraId="59D296E1"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060F8868" w14:textId="3539F678" w:rsidR="00672338" w:rsidRPr="00747B75" w:rsidRDefault="00672338" w:rsidP="00672338">
            <w:pPr>
              <w:spacing w:before="60" w:after="60"/>
              <w:rPr>
                <w:rFonts w:ascii="Calibri" w:hAnsi="Calibri" w:cs="Calibri"/>
              </w:rPr>
            </w:pPr>
            <w:bookmarkStart w:id="1078" w:name="_Hlk508888404"/>
            <w:r w:rsidRPr="00747B75">
              <w:rPr>
                <w:rFonts w:ascii="Calibri" w:hAnsi="Calibri" w:cs="Calibri"/>
                <w:color w:val="000000"/>
              </w:rPr>
              <w:t>AGI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1CF0B814" w14:textId="254BDAD0" w:rsidR="00672338" w:rsidRPr="00747B75" w:rsidRDefault="00672338" w:rsidP="00672338">
            <w:pPr>
              <w:spacing w:before="60" w:after="60"/>
              <w:rPr>
                <w:rFonts w:ascii="Calibri" w:hAnsi="Calibri" w:cs="Calibri"/>
              </w:rPr>
            </w:pPr>
            <w:r w:rsidRPr="00747B75">
              <w:rPr>
                <w:rFonts w:ascii="Calibri" w:hAnsi="Calibri" w:cs="Calibri"/>
                <w:color w:val="000000"/>
              </w:rPr>
              <w:t>Adjusted Gross Income</w:t>
            </w:r>
          </w:p>
        </w:tc>
      </w:tr>
      <w:tr w:rsidR="00672338" w:rsidRPr="006A0B99" w14:paraId="6C93223B"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EF317BE" w14:textId="6A1620EC" w:rsidR="00672338" w:rsidRPr="00747B75" w:rsidRDefault="00672338" w:rsidP="00672338">
            <w:pPr>
              <w:spacing w:before="60" w:after="60"/>
              <w:rPr>
                <w:rFonts w:ascii="Calibri" w:hAnsi="Calibri" w:cs="Calibri"/>
              </w:rPr>
            </w:pPr>
            <w:r w:rsidRPr="00747B75">
              <w:rPr>
                <w:rFonts w:ascii="Calibri" w:hAnsi="Calibri" w:cs="Calibri"/>
                <w:color w:val="000000"/>
              </w:rPr>
              <w:t>ALM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4EE2C457" w14:textId="6DF9E2E3" w:rsidR="00672338" w:rsidRPr="00747B75" w:rsidRDefault="00672338" w:rsidP="00672338">
            <w:pPr>
              <w:spacing w:before="60" w:after="60"/>
              <w:rPr>
                <w:rFonts w:ascii="Calibri" w:hAnsi="Calibri" w:cs="Calibri"/>
              </w:rPr>
            </w:pPr>
            <w:r w:rsidRPr="00747B75">
              <w:rPr>
                <w:rFonts w:ascii="Calibri" w:hAnsi="Calibri" w:cs="Calibri"/>
                <w:color w:val="000000"/>
              </w:rPr>
              <w:t>Application Lifecycle Management</w:t>
            </w:r>
          </w:p>
        </w:tc>
      </w:tr>
      <w:tr w:rsidR="00672338" w:rsidRPr="006A0B99" w14:paraId="65469DC4"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3952F76" w14:textId="2682008C" w:rsidR="00672338" w:rsidRPr="00747B75" w:rsidRDefault="00672338" w:rsidP="00672338">
            <w:pPr>
              <w:spacing w:before="60" w:after="60"/>
              <w:rPr>
                <w:rFonts w:ascii="Calibri" w:hAnsi="Calibri" w:cs="Calibri"/>
              </w:rPr>
            </w:pPr>
            <w:bookmarkStart w:id="1079" w:name="RANGE!A5"/>
            <w:r w:rsidRPr="00747B75">
              <w:rPr>
                <w:rFonts w:ascii="Calibri" w:hAnsi="Calibri" w:cs="Calibri"/>
                <w:color w:val="000000"/>
              </w:rPr>
              <w:t>Applicant</w:t>
            </w:r>
            <w:bookmarkEnd w:id="1079"/>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D4AAFC9" w14:textId="645BCBDB" w:rsidR="00672338" w:rsidRPr="00747B75" w:rsidRDefault="00672338" w:rsidP="00672338">
            <w:pPr>
              <w:spacing w:before="60" w:after="60"/>
              <w:rPr>
                <w:rFonts w:ascii="Calibri" w:hAnsi="Calibri" w:cs="Calibri"/>
              </w:rPr>
            </w:pPr>
            <w:r w:rsidRPr="00747B75">
              <w:rPr>
                <w:rFonts w:ascii="Calibri" w:hAnsi="Calibri" w:cs="Calibri"/>
                <w:color w:val="000000"/>
              </w:rPr>
              <w:t>Any individual applying for the coverage</w:t>
            </w:r>
          </w:p>
        </w:tc>
      </w:tr>
      <w:tr w:rsidR="00672338" w:rsidRPr="006A0B99" w14:paraId="53D15B88"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173B2E6" w14:textId="30A877F6" w:rsidR="00672338" w:rsidRPr="00747B75" w:rsidRDefault="00672338" w:rsidP="00672338">
            <w:pPr>
              <w:spacing w:before="60" w:after="60"/>
              <w:rPr>
                <w:rFonts w:ascii="Calibri" w:hAnsi="Calibri" w:cs="Calibri"/>
              </w:rPr>
            </w:pPr>
            <w:r w:rsidRPr="00747B75">
              <w:rPr>
                <w:rFonts w:ascii="Calibri" w:hAnsi="Calibri" w:cs="Calibri"/>
                <w:color w:val="000000"/>
              </w:rPr>
              <w:t>APTC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EA3250D" w14:textId="4A0EE551" w:rsidR="00672338" w:rsidRPr="00747B75" w:rsidRDefault="00672338" w:rsidP="00672338">
            <w:pPr>
              <w:spacing w:before="60" w:after="60"/>
              <w:rPr>
                <w:rFonts w:ascii="Calibri" w:hAnsi="Calibri" w:cs="Calibri"/>
              </w:rPr>
            </w:pPr>
            <w:r w:rsidRPr="00747B75">
              <w:rPr>
                <w:rFonts w:ascii="Calibri" w:hAnsi="Calibri" w:cs="Calibri"/>
                <w:color w:val="000000"/>
              </w:rPr>
              <w:t>Advance Premium Tax Credit</w:t>
            </w:r>
          </w:p>
        </w:tc>
      </w:tr>
      <w:tr w:rsidR="00672338" w:rsidRPr="006A0B99" w14:paraId="048FAA6A"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1B15B55" w14:textId="3880432C" w:rsidR="00672338" w:rsidRPr="00747B75" w:rsidRDefault="00672338" w:rsidP="00672338">
            <w:pPr>
              <w:spacing w:before="60" w:after="60"/>
              <w:rPr>
                <w:rFonts w:ascii="Calibri" w:hAnsi="Calibri" w:cs="Calibri"/>
              </w:rPr>
            </w:pPr>
            <w:r w:rsidRPr="00747B75">
              <w:rPr>
                <w:rFonts w:ascii="Calibri" w:hAnsi="Calibri" w:cs="Calibri"/>
                <w:color w:val="000000"/>
              </w:rPr>
              <w:t>ARD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2C098713" w14:textId="2B9DB44B" w:rsidR="00672338" w:rsidRPr="00747B75" w:rsidRDefault="00672338" w:rsidP="00672338">
            <w:pPr>
              <w:spacing w:before="60" w:after="60"/>
              <w:rPr>
                <w:rFonts w:ascii="Calibri" w:hAnsi="Calibri" w:cs="Calibri"/>
              </w:rPr>
            </w:pPr>
            <w:r w:rsidRPr="00747B75">
              <w:rPr>
                <w:rFonts w:ascii="Calibri" w:hAnsi="Calibri" w:cs="Calibri"/>
                <w:color w:val="000000"/>
              </w:rPr>
              <w:t>Authorized Representative</w:t>
            </w:r>
          </w:p>
        </w:tc>
      </w:tr>
      <w:tr w:rsidR="00672338" w:rsidRPr="006A0B99" w14:paraId="31E98C00"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16895510" w14:textId="5C1A7BC2" w:rsidR="00672338" w:rsidRPr="00747B75" w:rsidRDefault="00672338" w:rsidP="00672338">
            <w:pPr>
              <w:spacing w:before="60" w:after="60"/>
              <w:rPr>
                <w:rFonts w:ascii="Calibri" w:hAnsi="Calibri" w:cs="Calibri"/>
              </w:rPr>
            </w:pPr>
            <w:r w:rsidRPr="00747B75">
              <w:rPr>
                <w:rFonts w:ascii="Calibri" w:hAnsi="Calibri" w:cs="Calibri"/>
                <w:color w:val="000000"/>
              </w:rPr>
              <w:t>BED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2D911544" w14:textId="7F0AAB7F" w:rsidR="00672338" w:rsidRPr="00747B75" w:rsidRDefault="00672338" w:rsidP="00672338">
            <w:pPr>
              <w:spacing w:before="60" w:after="60"/>
              <w:rPr>
                <w:rFonts w:ascii="Calibri" w:hAnsi="Calibri" w:cs="Calibri"/>
              </w:rPr>
            </w:pPr>
            <w:r w:rsidRPr="00747B75">
              <w:rPr>
                <w:rFonts w:ascii="Calibri" w:hAnsi="Calibri" w:cs="Calibri"/>
                <w:color w:val="000000"/>
              </w:rPr>
              <w:t>Business Expectation Document</w:t>
            </w:r>
          </w:p>
        </w:tc>
      </w:tr>
      <w:tr w:rsidR="00672338" w:rsidRPr="006A0B99" w14:paraId="58D347F3"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7AC9B9D" w14:textId="5191D0F4" w:rsidR="00672338" w:rsidRPr="00747B75" w:rsidRDefault="00B66BD2" w:rsidP="00672338">
            <w:pPr>
              <w:spacing w:before="60" w:after="60"/>
              <w:rPr>
                <w:rFonts w:ascii="Calibri" w:hAnsi="Calibri" w:cs="Calibri"/>
              </w:rPr>
            </w:pPr>
            <w:r w:rsidRPr="00747B75">
              <w:rPr>
                <w:rFonts w:ascii="Calibri" w:hAnsi="Calibri" w:cs="Calibri"/>
                <w:color w:val="000000"/>
              </w:rPr>
              <w:t>B.O.</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3DAB80A" w14:textId="6BABA501" w:rsidR="00672338" w:rsidRPr="00747B75" w:rsidRDefault="00672338" w:rsidP="00672338">
            <w:pPr>
              <w:spacing w:before="60" w:after="60"/>
              <w:rPr>
                <w:rFonts w:ascii="Calibri" w:hAnsi="Calibri" w:cs="Calibri"/>
              </w:rPr>
            </w:pPr>
            <w:r w:rsidRPr="00747B75">
              <w:rPr>
                <w:rFonts w:ascii="Calibri" w:hAnsi="Calibri" w:cs="Calibri"/>
                <w:color w:val="000000"/>
              </w:rPr>
              <w:t>Back Office (Agent Portal Access)</w:t>
            </w:r>
          </w:p>
        </w:tc>
      </w:tr>
      <w:tr w:rsidR="00672338" w:rsidRPr="006A0B99" w14:paraId="611CB7CB"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C7C19D5" w14:textId="6209EECA" w:rsidR="00672338" w:rsidRPr="00747B75" w:rsidRDefault="00B66BD2" w:rsidP="00672338">
            <w:pPr>
              <w:spacing w:before="60" w:after="60"/>
              <w:rPr>
                <w:rFonts w:ascii="Calibri" w:hAnsi="Calibri" w:cs="Calibri"/>
              </w:rPr>
            </w:pPr>
            <w:r w:rsidRPr="00747B75">
              <w:rPr>
                <w:rFonts w:ascii="Calibri" w:hAnsi="Calibri" w:cs="Calibri"/>
                <w:color w:val="000000"/>
              </w:rPr>
              <w:t>B.R.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FF7D113" w14:textId="3B5D3E76" w:rsidR="00672338" w:rsidRPr="00747B75" w:rsidRDefault="00672338" w:rsidP="00672338">
            <w:pPr>
              <w:spacing w:before="60" w:after="60"/>
              <w:rPr>
                <w:rFonts w:ascii="Calibri" w:hAnsi="Calibri" w:cs="Calibri"/>
              </w:rPr>
            </w:pPr>
            <w:r w:rsidRPr="00747B75">
              <w:rPr>
                <w:rFonts w:ascii="Calibri" w:hAnsi="Calibri" w:cs="Calibri"/>
                <w:color w:val="000000"/>
              </w:rPr>
              <w:t>Business Requirement</w:t>
            </w:r>
          </w:p>
        </w:tc>
      </w:tr>
      <w:tr w:rsidR="00672338" w:rsidRPr="006A0B99" w14:paraId="4CD35B6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5C3C42F" w14:textId="03320EEF" w:rsidR="00672338" w:rsidRPr="00747B75" w:rsidRDefault="00672338" w:rsidP="00672338">
            <w:pPr>
              <w:spacing w:before="60" w:after="60"/>
              <w:rPr>
                <w:rFonts w:ascii="Calibri" w:hAnsi="Calibri" w:cs="Calibri"/>
              </w:rPr>
            </w:pPr>
            <w:r w:rsidRPr="00747B75">
              <w:rPr>
                <w:rFonts w:ascii="Calibri" w:hAnsi="Calibri" w:cs="Calibri"/>
                <w:color w:val="000000"/>
              </w:rPr>
              <w:t>BRD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24A05F4" w14:textId="3273A70A" w:rsidR="00672338" w:rsidRPr="00747B75" w:rsidRDefault="00672338" w:rsidP="00672338">
            <w:pPr>
              <w:spacing w:before="60" w:after="60"/>
              <w:rPr>
                <w:rFonts w:ascii="Calibri" w:hAnsi="Calibri" w:cs="Calibri"/>
              </w:rPr>
            </w:pPr>
            <w:r w:rsidRPr="00747B75">
              <w:rPr>
                <w:rFonts w:ascii="Calibri" w:hAnsi="Calibri" w:cs="Calibri"/>
                <w:color w:val="000000"/>
              </w:rPr>
              <w:t>Business Requirements Document</w:t>
            </w:r>
          </w:p>
        </w:tc>
      </w:tr>
      <w:tr w:rsidR="00672338" w:rsidRPr="006A0B99" w14:paraId="2423F362"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3663843" w14:textId="19DBF7AA" w:rsidR="00672338" w:rsidRPr="00747B75" w:rsidRDefault="00672338" w:rsidP="00672338">
            <w:pPr>
              <w:spacing w:before="60" w:after="60"/>
              <w:rPr>
                <w:rFonts w:ascii="Calibri" w:hAnsi="Calibri" w:cs="Calibri"/>
              </w:rPr>
            </w:pPr>
            <w:r w:rsidRPr="00747B75">
              <w:rPr>
                <w:rFonts w:ascii="Calibri" w:hAnsi="Calibri" w:cs="Calibri"/>
                <w:color w:val="000000"/>
              </w:rPr>
              <w:t>CAC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38944DE" w14:textId="26B8F4C0" w:rsidR="00672338" w:rsidRPr="00747B75" w:rsidRDefault="00672338" w:rsidP="00672338">
            <w:pPr>
              <w:spacing w:before="60" w:after="60"/>
              <w:rPr>
                <w:rFonts w:ascii="Calibri" w:hAnsi="Calibri" w:cs="Calibri"/>
              </w:rPr>
            </w:pPr>
            <w:r w:rsidRPr="00747B75">
              <w:rPr>
                <w:rFonts w:ascii="Calibri" w:hAnsi="Calibri" w:cs="Calibri"/>
                <w:color w:val="000000"/>
              </w:rPr>
              <w:t>Certified Application Counselor</w:t>
            </w:r>
          </w:p>
        </w:tc>
      </w:tr>
      <w:tr w:rsidR="00672338" w:rsidRPr="006A0B99" w14:paraId="3E66E8E1"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5A368DE7" w14:textId="321AA688" w:rsidR="00672338" w:rsidRPr="00747B75" w:rsidRDefault="00B66BD2" w:rsidP="00672338">
            <w:pPr>
              <w:spacing w:before="60" w:after="60"/>
              <w:rPr>
                <w:rFonts w:ascii="Calibri" w:hAnsi="Calibri" w:cs="Calibri"/>
              </w:rPr>
            </w:pPr>
            <w:r w:rsidRPr="00747B75">
              <w:rPr>
                <w:rFonts w:ascii="Calibri" w:hAnsi="Calibri" w:cs="Calibri"/>
                <w:color w:val="000000"/>
              </w:rPr>
              <w:t>C.E.</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54A0F86A" w14:textId="1C1D7F2D" w:rsidR="00672338" w:rsidRPr="00747B75" w:rsidRDefault="00672338" w:rsidP="00672338">
            <w:pPr>
              <w:spacing w:before="60" w:after="60"/>
              <w:rPr>
                <w:rFonts w:ascii="Calibri" w:hAnsi="Calibri" w:cs="Calibri"/>
              </w:rPr>
            </w:pPr>
            <w:r w:rsidRPr="00747B75">
              <w:rPr>
                <w:rFonts w:ascii="Calibri" w:hAnsi="Calibri" w:cs="Calibri"/>
                <w:color w:val="000000"/>
              </w:rPr>
              <w:t>Closed Enrollment</w:t>
            </w:r>
            <w:r w:rsidRPr="00747B75">
              <w:rPr>
                <w:rFonts w:ascii="Calibri" w:hAnsi="Calibri" w:cs="Calibri"/>
                <w:color w:val="000000"/>
              </w:rPr>
              <w:br/>
              <w:t>Note: QHP allows enrollment if a qualifying event is submitted and documented. This does not apply to Medicaid programs.</w:t>
            </w:r>
          </w:p>
        </w:tc>
      </w:tr>
      <w:tr w:rsidR="00672338" w:rsidRPr="006A0B99" w14:paraId="1D1DC0E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0D00C892" w14:textId="32A4B485" w:rsidR="00672338" w:rsidRPr="00747B75" w:rsidRDefault="00672338" w:rsidP="00672338">
            <w:pPr>
              <w:spacing w:before="60" w:after="60"/>
              <w:rPr>
                <w:rFonts w:ascii="Calibri" w:hAnsi="Calibri" w:cs="Calibri"/>
              </w:rPr>
            </w:pPr>
            <w:r w:rsidRPr="00747B75">
              <w:rPr>
                <w:rFonts w:ascii="Calibri" w:hAnsi="Calibri" w:cs="Calibri"/>
                <w:color w:val="000000"/>
              </w:rPr>
              <w:t>CMS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21B51CB" w14:textId="73AE1D9E" w:rsidR="00672338" w:rsidRPr="00747B75" w:rsidRDefault="00672338" w:rsidP="00672338">
            <w:pPr>
              <w:spacing w:before="60" w:after="60"/>
              <w:rPr>
                <w:rFonts w:ascii="Calibri" w:hAnsi="Calibri" w:cs="Calibri"/>
              </w:rPr>
            </w:pPr>
            <w:r w:rsidRPr="00747B75">
              <w:rPr>
                <w:rFonts w:ascii="Calibri" w:hAnsi="Calibri" w:cs="Calibri"/>
                <w:color w:val="000000"/>
              </w:rPr>
              <w:t>Centers for Medicare &amp; Medicaid Services</w:t>
            </w:r>
          </w:p>
        </w:tc>
      </w:tr>
      <w:tr w:rsidR="00672338" w:rsidRPr="006A0B99" w14:paraId="2765930B"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197DFD9E" w14:textId="79B3254A" w:rsidR="00672338" w:rsidRPr="00747B75" w:rsidRDefault="00672338" w:rsidP="00672338">
            <w:pPr>
              <w:spacing w:before="60" w:after="60"/>
              <w:rPr>
                <w:rFonts w:ascii="Calibri" w:hAnsi="Calibri" w:cs="Calibri"/>
              </w:rPr>
            </w:pPr>
            <w:r w:rsidRPr="00747B75">
              <w:rPr>
                <w:rFonts w:ascii="Calibri" w:hAnsi="Calibri" w:cs="Calibri"/>
                <w:color w:val="000000"/>
              </w:rPr>
              <w:t>Complex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11774382" w14:textId="7036911E" w:rsidR="00672338" w:rsidRPr="00747B75" w:rsidRDefault="00672338" w:rsidP="00672338">
            <w:pPr>
              <w:spacing w:before="60" w:after="60"/>
              <w:rPr>
                <w:rFonts w:ascii="Calibri" w:hAnsi="Calibri" w:cs="Calibri"/>
              </w:rPr>
            </w:pPr>
            <w:r w:rsidRPr="00747B75">
              <w:rPr>
                <w:rFonts w:ascii="Calibri" w:hAnsi="Calibri" w:cs="Calibri"/>
                <w:color w:val="000000"/>
              </w:rPr>
              <w:t>An application that contains members who are eligible for more than one type of QHP and/or has multiple tax households</w:t>
            </w:r>
          </w:p>
        </w:tc>
      </w:tr>
      <w:tr w:rsidR="00672338" w:rsidRPr="006A0B99" w14:paraId="5A093C48"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EC6C50A" w14:textId="786A1DA3" w:rsidR="00672338" w:rsidRPr="00747B75" w:rsidRDefault="00672338" w:rsidP="00672338">
            <w:pPr>
              <w:spacing w:before="60" w:after="60"/>
              <w:rPr>
                <w:rFonts w:ascii="Calibri" w:hAnsi="Calibri" w:cs="Calibri"/>
              </w:rPr>
            </w:pPr>
            <w:r w:rsidRPr="00747B75">
              <w:rPr>
                <w:rFonts w:ascii="Calibri" w:hAnsi="Calibri" w:cs="Calibri"/>
                <w:color w:val="000000"/>
              </w:rPr>
              <w:t>CSR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2A820BBE" w14:textId="19FFEC3B" w:rsidR="00672338" w:rsidRPr="00747B75" w:rsidRDefault="00672338" w:rsidP="00672338">
            <w:pPr>
              <w:spacing w:before="60" w:after="60"/>
              <w:rPr>
                <w:rFonts w:ascii="Calibri" w:hAnsi="Calibri" w:cs="Calibri"/>
              </w:rPr>
            </w:pPr>
            <w:r w:rsidRPr="00747B75">
              <w:rPr>
                <w:rFonts w:ascii="Calibri" w:hAnsi="Calibri" w:cs="Calibri"/>
                <w:color w:val="000000"/>
              </w:rPr>
              <w:t>Customer Service Representative (Agent Portal Access)</w:t>
            </w:r>
          </w:p>
        </w:tc>
      </w:tr>
      <w:tr w:rsidR="00745291" w:rsidRPr="006A0B99" w14:paraId="2D880BF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4C9C5FD" w14:textId="3417456F" w:rsidR="00745291" w:rsidRPr="00747B75" w:rsidRDefault="00745291" w:rsidP="00672338">
            <w:pPr>
              <w:spacing w:before="60" w:after="60"/>
              <w:rPr>
                <w:rFonts w:ascii="Calibri" w:hAnsi="Calibri" w:cs="Calibri"/>
                <w:color w:val="000000"/>
              </w:rPr>
            </w:pPr>
            <w:r w:rsidRPr="00747B75">
              <w:rPr>
                <w:rFonts w:ascii="Calibri" w:hAnsi="Calibri" w:cs="Calibri"/>
                <w:color w:val="000000"/>
              </w:rPr>
              <w:t>CSR Variant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BBD703F" w14:textId="2ADAE2BD" w:rsidR="00745291" w:rsidRPr="00747B75" w:rsidRDefault="00745291" w:rsidP="00672338">
            <w:pPr>
              <w:spacing w:before="60" w:after="60"/>
              <w:rPr>
                <w:rFonts w:ascii="Calibri" w:hAnsi="Calibri" w:cs="Calibri"/>
                <w:color w:val="000000"/>
              </w:rPr>
            </w:pPr>
            <w:r w:rsidRPr="00747B75">
              <w:rPr>
                <w:rFonts w:ascii="Calibri" w:hAnsi="Calibri" w:cs="Calibri"/>
                <w:color w:val="000000"/>
              </w:rPr>
              <w:t>Cost</w:t>
            </w:r>
            <w:r w:rsidR="00B22EED" w:rsidRPr="00747B75">
              <w:rPr>
                <w:rFonts w:ascii="Calibri" w:hAnsi="Calibri" w:cs="Calibri"/>
                <w:color w:val="000000"/>
              </w:rPr>
              <w:t>-</w:t>
            </w:r>
            <w:r w:rsidRPr="00747B75">
              <w:rPr>
                <w:rFonts w:ascii="Calibri" w:hAnsi="Calibri" w:cs="Calibri"/>
                <w:color w:val="000000"/>
              </w:rPr>
              <w:t>Sharing Reduction variant</w:t>
            </w:r>
          </w:p>
        </w:tc>
      </w:tr>
      <w:tr w:rsidR="00672338" w:rsidRPr="006A0B99" w14:paraId="7F9D4284"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F5A8234" w14:textId="0A164A36" w:rsidR="00672338" w:rsidRPr="00747B75" w:rsidRDefault="00672338" w:rsidP="00672338">
            <w:pPr>
              <w:spacing w:before="60" w:after="60"/>
              <w:rPr>
                <w:rFonts w:ascii="Calibri" w:hAnsi="Calibri" w:cs="Calibri"/>
              </w:rPr>
            </w:pPr>
            <w:r w:rsidRPr="00747B75">
              <w:rPr>
                <w:rFonts w:ascii="Calibri" w:hAnsi="Calibri" w:cs="Calibri"/>
                <w:color w:val="000000"/>
              </w:rPr>
              <w:t>Dependent(s)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E41DBE2" w14:textId="1429A4A1" w:rsidR="00672338" w:rsidRPr="00747B75" w:rsidRDefault="00672338" w:rsidP="00672338">
            <w:pPr>
              <w:spacing w:before="60" w:after="60"/>
              <w:rPr>
                <w:rFonts w:ascii="Calibri" w:hAnsi="Calibri" w:cs="Calibri"/>
              </w:rPr>
            </w:pPr>
            <w:r w:rsidRPr="00747B75">
              <w:rPr>
                <w:rFonts w:ascii="Calibri" w:hAnsi="Calibri" w:cs="Calibri"/>
                <w:color w:val="000000"/>
              </w:rPr>
              <w:t>Other individuals attached to the HOH/shopping group based on the application</w:t>
            </w:r>
          </w:p>
        </w:tc>
      </w:tr>
      <w:tr w:rsidR="00672338" w:rsidRPr="006A0B99" w14:paraId="35BB4A37"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4F0DC4DA" w14:textId="4E5FE5E4" w:rsidR="00672338" w:rsidRPr="00747B75" w:rsidRDefault="00672338" w:rsidP="00672338">
            <w:pPr>
              <w:spacing w:before="60" w:after="60"/>
              <w:rPr>
                <w:rFonts w:ascii="Calibri" w:hAnsi="Calibri" w:cs="Calibri"/>
              </w:rPr>
            </w:pPr>
            <w:r w:rsidRPr="00747B75">
              <w:rPr>
                <w:rFonts w:ascii="Calibri" w:hAnsi="Calibri" w:cs="Calibri"/>
                <w:color w:val="000000"/>
              </w:rPr>
              <w:t>DOB</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5E45C59F" w14:textId="23CCB4FA" w:rsidR="00672338" w:rsidRPr="00747B75" w:rsidRDefault="00672338" w:rsidP="00672338">
            <w:pPr>
              <w:spacing w:before="60" w:after="60"/>
              <w:rPr>
                <w:rFonts w:ascii="Calibri" w:hAnsi="Calibri" w:cs="Calibri"/>
              </w:rPr>
            </w:pPr>
            <w:r w:rsidRPr="00747B75">
              <w:rPr>
                <w:rFonts w:ascii="Calibri" w:hAnsi="Calibri" w:cs="Calibri"/>
                <w:color w:val="000000"/>
              </w:rPr>
              <w:t>An individual’s date of birth</w:t>
            </w:r>
          </w:p>
        </w:tc>
      </w:tr>
      <w:tr w:rsidR="00672338" w:rsidRPr="006A0B99" w14:paraId="7BE05409"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D1AF792" w14:textId="7F47ADB0" w:rsidR="00672338" w:rsidRPr="00747B75" w:rsidRDefault="00672338" w:rsidP="00672338">
            <w:pPr>
              <w:spacing w:before="60" w:after="60"/>
              <w:rPr>
                <w:rFonts w:ascii="Calibri" w:hAnsi="Calibri" w:cs="Calibri"/>
              </w:rPr>
            </w:pPr>
            <w:r w:rsidRPr="00747B75">
              <w:rPr>
                <w:rFonts w:ascii="Calibri" w:hAnsi="Calibri" w:cs="Calibri"/>
                <w:color w:val="000000"/>
              </w:rPr>
              <w:t>DOR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E9882D7" w14:textId="3D04B2CF" w:rsidR="00672338" w:rsidRPr="00747B75" w:rsidRDefault="00672338" w:rsidP="00672338">
            <w:pPr>
              <w:spacing w:before="60" w:after="60"/>
              <w:rPr>
                <w:rFonts w:ascii="Calibri" w:hAnsi="Calibri" w:cs="Calibri"/>
              </w:rPr>
            </w:pPr>
            <w:r w:rsidRPr="00747B75">
              <w:rPr>
                <w:rFonts w:ascii="Calibri" w:hAnsi="Calibri" w:cs="Calibri"/>
                <w:color w:val="000000"/>
              </w:rPr>
              <w:t>Department of Revenue</w:t>
            </w:r>
          </w:p>
        </w:tc>
      </w:tr>
      <w:tr w:rsidR="00EB534B" w:rsidRPr="006A0B99" w14:paraId="5946090D"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5FBC4A8B" w14:textId="3945D31A" w:rsidR="00EB534B" w:rsidRPr="00747B75" w:rsidRDefault="00EB534B" w:rsidP="00672338">
            <w:pPr>
              <w:spacing w:before="60" w:after="60"/>
              <w:rPr>
                <w:rFonts w:ascii="Calibri" w:hAnsi="Calibri" w:cs="Calibri"/>
                <w:color w:val="000000"/>
              </w:rPr>
            </w:pPr>
            <w:r w:rsidRPr="00747B75">
              <w:rPr>
                <w:rFonts w:ascii="Calibri" w:hAnsi="Calibri" w:cs="Calibri"/>
                <w:color w:val="000000"/>
              </w:rPr>
              <w:t>DOE</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55848DF0" w14:textId="6B82BCFC" w:rsidR="00EB534B" w:rsidRPr="00747B75" w:rsidRDefault="00EB534B" w:rsidP="00672338">
            <w:pPr>
              <w:spacing w:before="60" w:after="60"/>
              <w:rPr>
                <w:rFonts w:ascii="Calibri" w:hAnsi="Calibri" w:cs="Calibri"/>
                <w:color w:val="000000"/>
              </w:rPr>
            </w:pPr>
            <w:r w:rsidRPr="00747B75">
              <w:rPr>
                <w:rFonts w:ascii="Calibri" w:hAnsi="Calibri" w:cs="Calibri"/>
                <w:color w:val="000000"/>
              </w:rPr>
              <w:t>Date of Event</w:t>
            </w:r>
          </w:p>
        </w:tc>
      </w:tr>
      <w:tr w:rsidR="00672338" w:rsidRPr="006A0B99" w14:paraId="51915CF7"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804C69E" w14:textId="784C87FC" w:rsidR="00672338" w:rsidRPr="00747B75" w:rsidRDefault="00672338" w:rsidP="00672338">
            <w:pPr>
              <w:spacing w:before="60" w:after="60"/>
              <w:rPr>
                <w:rFonts w:ascii="Calibri" w:hAnsi="Calibri" w:cs="Calibri"/>
              </w:rPr>
            </w:pPr>
            <w:r w:rsidRPr="00747B75">
              <w:rPr>
                <w:rFonts w:ascii="Calibri" w:hAnsi="Calibri" w:cs="Calibri"/>
                <w:color w:val="000000"/>
              </w:rPr>
              <w:t>EOHHS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1A44843A" w14:textId="2B09D81E" w:rsidR="00672338" w:rsidRPr="00747B75" w:rsidRDefault="00672338" w:rsidP="00672338">
            <w:pPr>
              <w:spacing w:before="60" w:after="60"/>
              <w:rPr>
                <w:rFonts w:ascii="Calibri" w:hAnsi="Calibri" w:cs="Calibri"/>
              </w:rPr>
            </w:pPr>
            <w:r w:rsidRPr="00747B75">
              <w:rPr>
                <w:rFonts w:ascii="Calibri" w:hAnsi="Calibri" w:cs="Calibri"/>
                <w:color w:val="000000"/>
              </w:rPr>
              <w:t>Executive Office of Health and Human Services</w:t>
            </w:r>
          </w:p>
        </w:tc>
      </w:tr>
      <w:tr w:rsidR="00672338" w:rsidRPr="006A0B99" w14:paraId="492BD24C"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50A85CE6" w14:textId="33B4BD42" w:rsidR="00672338" w:rsidRPr="00747B75" w:rsidRDefault="00672338" w:rsidP="00672338">
            <w:pPr>
              <w:spacing w:before="60" w:after="60"/>
              <w:rPr>
                <w:rFonts w:ascii="Calibri" w:hAnsi="Calibri" w:cs="Calibri"/>
              </w:rPr>
            </w:pPr>
            <w:r w:rsidRPr="00747B75">
              <w:rPr>
                <w:rFonts w:ascii="Calibri" w:hAnsi="Calibri" w:cs="Calibri"/>
                <w:color w:val="000000"/>
              </w:rPr>
              <w:t>EDM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600D658" w14:textId="37CD55F5" w:rsidR="00672338" w:rsidRPr="00747B75" w:rsidRDefault="00672338" w:rsidP="00672338">
            <w:pPr>
              <w:spacing w:before="60" w:after="60"/>
              <w:rPr>
                <w:rFonts w:ascii="Calibri" w:hAnsi="Calibri" w:cs="Calibri"/>
              </w:rPr>
            </w:pPr>
            <w:r w:rsidRPr="00747B75">
              <w:rPr>
                <w:rFonts w:ascii="Calibri" w:hAnsi="Calibri" w:cs="Calibri"/>
                <w:color w:val="000000"/>
              </w:rPr>
              <w:t>Electronic Document Management system</w:t>
            </w:r>
          </w:p>
        </w:tc>
      </w:tr>
      <w:tr w:rsidR="00672338" w:rsidRPr="006A0B99" w14:paraId="297AB708"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12F8FC4" w14:textId="5B676EB2" w:rsidR="00672338" w:rsidRPr="00747B75" w:rsidRDefault="00672338" w:rsidP="00672338">
            <w:pPr>
              <w:spacing w:before="60" w:after="60"/>
              <w:rPr>
                <w:rFonts w:ascii="Calibri" w:hAnsi="Calibri" w:cs="Calibri"/>
              </w:rPr>
            </w:pPr>
            <w:r w:rsidRPr="00747B75">
              <w:rPr>
                <w:rFonts w:ascii="Calibri" w:hAnsi="Calibri" w:cs="Calibri"/>
                <w:color w:val="000000"/>
              </w:rPr>
              <w:t>ESI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08AB2A19" w14:textId="2F32D28C" w:rsidR="00672338" w:rsidRPr="00747B75" w:rsidRDefault="00672338" w:rsidP="00672338">
            <w:pPr>
              <w:spacing w:before="60" w:after="60"/>
              <w:rPr>
                <w:rFonts w:ascii="Calibri" w:hAnsi="Calibri" w:cs="Calibri"/>
              </w:rPr>
            </w:pPr>
            <w:r w:rsidRPr="00747B75">
              <w:rPr>
                <w:rFonts w:ascii="Calibri" w:hAnsi="Calibri" w:cs="Calibri"/>
                <w:color w:val="000000"/>
              </w:rPr>
              <w:t>Employer-Sponsored Insurance</w:t>
            </w:r>
          </w:p>
        </w:tc>
      </w:tr>
      <w:tr w:rsidR="00672338" w:rsidRPr="006A0B99" w14:paraId="7555D115"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3CC7F5A" w14:textId="4BC3FFE7" w:rsidR="00672338" w:rsidRPr="00747B75" w:rsidRDefault="00672338" w:rsidP="00672338">
            <w:pPr>
              <w:spacing w:before="60" w:after="60"/>
              <w:rPr>
                <w:rFonts w:ascii="Calibri" w:hAnsi="Calibri" w:cs="Calibri"/>
              </w:rPr>
            </w:pPr>
            <w:r w:rsidRPr="00747B75">
              <w:rPr>
                <w:rFonts w:ascii="Calibri" w:hAnsi="Calibri" w:cs="Calibri"/>
                <w:color w:val="000000"/>
              </w:rPr>
              <w:t>FMS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73E8A8B" w14:textId="393D1FDA" w:rsidR="00672338" w:rsidRPr="00747B75" w:rsidRDefault="00672338" w:rsidP="00672338">
            <w:pPr>
              <w:spacing w:before="60" w:after="60"/>
              <w:rPr>
                <w:rFonts w:ascii="Calibri" w:hAnsi="Calibri" w:cs="Calibri"/>
              </w:rPr>
            </w:pPr>
            <w:r w:rsidRPr="00747B75">
              <w:rPr>
                <w:rFonts w:ascii="Calibri" w:hAnsi="Calibri" w:cs="Calibri"/>
                <w:color w:val="000000"/>
              </w:rPr>
              <w:t>Financial Management System</w:t>
            </w:r>
          </w:p>
        </w:tc>
      </w:tr>
      <w:tr w:rsidR="00672338" w:rsidRPr="006A0B99" w14:paraId="0B7A9F63"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843039E" w14:textId="78FBCD5A" w:rsidR="00672338" w:rsidRPr="00747B75" w:rsidRDefault="00672338" w:rsidP="00672338">
            <w:pPr>
              <w:spacing w:before="60" w:after="60"/>
              <w:rPr>
                <w:rFonts w:ascii="Calibri" w:hAnsi="Calibri" w:cs="Calibri"/>
              </w:rPr>
            </w:pPr>
            <w:r w:rsidRPr="00747B75">
              <w:rPr>
                <w:rFonts w:ascii="Calibri" w:hAnsi="Calibri" w:cs="Calibri"/>
                <w:color w:val="000000"/>
              </w:rPr>
              <w:t>FSD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DEEC14E" w14:textId="6F01E9C2" w:rsidR="00672338" w:rsidRPr="00747B75" w:rsidRDefault="00672338" w:rsidP="00672338">
            <w:pPr>
              <w:spacing w:after="120" w:line="276" w:lineRule="auto"/>
              <w:rPr>
                <w:rFonts w:ascii="Calibri" w:hAnsi="Calibri" w:cs="Calibri"/>
              </w:rPr>
            </w:pPr>
            <w:r w:rsidRPr="00747B75">
              <w:rPr>
                <w:rFonts w:ascii="Calibri" w:hAnsi="Calibri" w:cs="Calibri"/>
                <w:color w:val="000000"/>
              </w:rPr>
              <w:t>Functional Specification Document</w:t>
            </w:r>
          </w:p>
        </w:tc>
      </w:tr>
      <w:tr w:rsidR="00672338" w:rsidRPr="006A0B99" w14:paraId="71441277"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A414877" w14:textId="37719F41" w:rsidR="00672338" w:rsidRPr="00747B75" w:rsidRDefault="00672338" w:rsidP="00672338">
            <w:pPr>
              <w:spacing w:before="60" w:after="60"/>
              <w:rPr>
                <w:rFonts w:ascii="Calibri" w:hAnsi="Calibri" w:cs="Calibri"/>
              </w:rPr>
            </w:pPr>
            <w:r w:rsidRPr="00747B75">
              <w:rPr>
                <w:rFonts w:ascii="Calibri" w:hAnsi="Calibri" w:cs="Calibri"/>
                <w:color w:val="000000"/>
              </w:rPr>
              <w:t>FPL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5860394" w14:textId="1CF74A1F" w:rsidR="00672338" w:rsidRPr="00747B75" w:rsidRDefault="00672338" w:rsidP="00672338">
            <w:pPr>
              <w:spacing w:after="120" w:line="276" w:lineRule="auto"/>
              <w:rPr>
                <w:rFonts w:ascii="Calibri" w:hAnsi="Calibri" w:cs="Calibri"/>
              </w:rPr>
            </w:pPr>
            <w:r w:rsidRPr="00747B75">
              <w:rPr>
                <w:rFonts w:ascii="Calibri" w:hAnsi="Calibri" w:cs="Calibri"/>
                <w:color w:val="000000"/>
              </w:rPr>
              <w:t>Federal Poverty Level Table</w:t>
            </w:r>
          </w:p>
        </w:tc>
      </w:tr>
      <w:tr w:rsidR="00672338" w:rsidRPr="006A0B99" w14:paraId="2BE12BC8"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5B8546EE" w14:textId="55E34201" w:rsidR="00672338" w:rsidRPr="00747B75" w:rsidRDefault="00672338" w:rsidP="00672338">
            <w:pPr>
              <w:spacing w:before="60" w:after="60"/>
              <w:rPr>
                <w:rFonts w:ascii="Calibri" w:hAnsi="Calibri" w:cs="Calibri"/>
              </w:rPr>
            </w:pPr>
            <w:r w:rsidRPr="00747B75">
              <w:rPr>
                <w:rFonts w:ascii="Calibri" w:hAnsi="Calibri" w:cs="Calibri"/>
                <w:color w:val="000000"/>
              </w:rPr>
              <w:t>HOH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22FF014A" w14:textId="0A6809CA" w:rsidR="00672338" w:rsidRPr="00747B75" w:rsidRDefault="00672338" w:rsidP="00672338">
            <w:pPr>
              <w:spacing w:after="120" w:line="276" w:lineRule="auto"/>
              <w:rPr>
                <w:rFonts w:ascii="Calibri" w:hAnsi="Calibri" w:cs="Calibri"/>
              </w:rPr>
            </w:pPr>
            <w:r w:rsidRPr="00747B75">
              <w:rPr>
                <w:rFonts w:ascii="Calibri" w:hAnsi="Calibri" w:cs="Calibri"/>
                <w:color w:val="000000"/>
              </w:rPr>
              <w:t>Head of Household</w:t>
            </w:r>
          </w:p>
        </w:tc>
      </w:tr>
      <w:tr w:rsidR="00672338" w:rsidRPr="006A0B99" w14:paraId="1BBD5C5D"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8595E76" w14:textId="544C53A9" w:rsidR="00672338" w:rsidRPr="00747B75" w:rsidRDefault="00672338" w:rsidP="00672338">
            <w:pPr>
              <w:spacing w:before="60" w:after="60"/>
              <w:rPr>
                <w:rFonts w:ascii="Calibri" w:hAnsi="Calibri" w:cs="Calibri"/>
              </w:rPr>
            </w:pPr>
            <w:r w:rsidRPr="00747B75">
              <w:rPr>
                <w:rFonts w:ascii="Calibri" w:hAnsi="Calibri" w:cs="Calibri"/>
                <w:color w:val="000000"/>
              </w:rPr>
              <w:t>hC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1789C7A9" w14:textId="0F326CF7" w:rsidR="00672338" w:rsidRPr="00747B75" w:rsidRDefault="00672338" w:rsidP="00672338">
            <w:pPr>
              <w:spacing w:after="120" w:line="276" w:lineRule="auto"/>
              <w:rPr>
                <w:rFonts w:ascii="Calibri" w:hAnsi="Calibri" w:cs="Calibri"/>
              </w:rPr>
            </w:pPr>
            <w:r w:rsidRPr="00747B75">
              <w:rPr>
                <w:rFonts w:ascii="Calibri" w:hAnsi="Calibri" w:cs="Calibri"/>
                <w:color w:val="000000"/>
              </w:rPr>
              <w:t>hCentive</w:t>
            </w:r>
          </w:p>
        </w:tc>
      </w:tr>
      <w:tr w:rsidR="00672338" w:rsidRPr="006A0B99" w14:paraId="055EE959"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4A8D1794" w14:textId="1C8AE8CB" w:rsidR="00672338" w:rsidRPr="00747B75" w:rsidRDefault="00672338" w:rsidP="00672338">
            <w:pPr>
              <w:spacing w:before="60" w:after="60"/>
              <w:rPr>
                <w:rFonts w:ascii="Calibri" w:hAnsi="Calibri" w:cs="Calibri"/>
              </w:rPr>
            </w:pPr>
            <w:r w:rsidRPr="00747B75">
              <w:rPr>
                <w:rFonts w:ascii="Calibri" w:hAnsi="Calibri" w:cs="Calibri"/>
                <w:color w:val="000000"/>
              </w:rPr>
              <w:t>HIX</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21CE60A9" w14:textId="18117BE8" w:rsidR="00672338" w:rsidRPr="00747B75" w:rsidRDefault="00672338" w:rsidP="00672338">
            <w:pPr>
              <w:spacing w:after="120" w:line="276" w:lineRule="auto"/>
              <w:rPr>
                <w:rFonts w:ascii="Calibri" w:hAnsi="Calibri" w:cs="Calibri"/>
              </w:rPr>
            </w:pPr>
            <w:r w:rsidRPr="00747B75">
              <w:rPr>
                <w:rFonts w:ascii="Calibri" w:hAnsi="Calibri" w:cs="Calibri"/>
                <w:color w:val="000000"/>
              </w:rPr>
              <w:t>Health Insurance Exchange</w:t>
            </w:r>
          </w:p>
        </w:tc>
      </w:tr>
      <w:tr w:rsidR="00672338" w:rsidRPr="006A0B99" w14:paraId="40094CA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52AA66B" w14:textId="71CB23AF" w:rsidR="00672338" w:rsidRPr="00747B75" w:rsidRDefault="00672338" w:rsidP="00672338">
            <w:pPr>
              <w:spacing w:before="60" w:after="60"/>
              <w:rPr>
                <w:rFonts w:ascii="Calibri" w:hAnsi="Calibri" w:cs="Calibri"/>
              </w:rPr>
            </w:pPr>
            <w:r w:rsidRPr="00747B75">
              <w:rPr>
                <w:rFonts w:ascii="Calibri" w:hAnsi="Calibri" w:cs="Calibri"/>
                <w:color w:val="000000"/>
              </w:rPr>
              <w:t>ICHRA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03F1B5A" w14:textId="1924D774" w:rsidR="00672338" w:rsidRPr="00747B75" w:rsidRDefault="00672338" w:rsidP="00672338">
            <w:pPr>
              <w:spacing w:after="120" w:line="276" w:lineRule="auto"/>
              <w:rPr>
                <w:rFonts w:ascii="Calibri" w:hAnsi="Calibri" w:cs="Calibri"/>
              </w:rPr>
            </w:pPr>
            <w:r w:rsidRPr="00747B75">
              <w:rPr>
                <w:rFonts w:ascii="Calibri" w:hAnsi="Calibri" w:cs="Calibri"/>
                <w:color w:val="000000"/>
              </w:rPr>
              <w:t>Individual Coverage Health Reimbursement Arrangement</w:t>
            </w:r>
          </w:p>
        </w:tc>
      </w:tr>
      <w:tr w:rsidR="00672338" w:rsidRPr="006A0B99" w14:paraId="3F7AF303"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FCE4702" w14:textId="356A3FC1" w:rsidR="00672338" w:rsidRPr="00747B75" w:rsidRDefault="00672338" w:rsidP="00672338">
            <w:pPr>
              <w:spacing w:before="60" w:after="60"/>
              <w:rPr>
                <w:rFonts w:ascii="Calibri" w:hAnsi="Calibri" w:cs="Calibri"/>
              </w:rPr>
            </w:pPr>
            <w:r w:rsidRPr="00747B75">
              <w:rPr>
                <w:rFonts w:ascii="Calibri" w:hAnsi="Calibri" w:cs="Calibri"/>
                <w:color w:val="000000"/>
              </w:rPr>
              <w:t>IES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786F53C" w14:textId="481C94F2" w:rsidR="00672338" w:rsidRPr="00747B75" w:rsidRDefault="00672338" w:rsidP="00672338">
            <w:pPr>
              <w:spacing w:after="120" w:line="276" w:lineRule="auto"/>
              <w:rPr>
                <w:rFonts w:ascii="Calibri" w:hAnsi="Calibri" w:cs="Calibri"/>
              </w:rPr>
            </w:pPr>
            <w:r w:rsidRPr="00747B75">
              <w:rPr>
                <w:rFonts w:ascii="Calibri" w:hAnsi="Calibri" w:cs="Calibri"/>
                <w:color w:val="000000"/>
              </w:rPr>
              <w:t>Integrated Eligibility System</w:t>
            </w:r>
          </w:p>
        </w:tc>
      </w:tr>
      <w:tr w:rsidR="00FA49B4" w:rsidRPr="006A0B99" w14:paraId="21D8C0D7" w14:textId="77777777" w:rsidTr="007266AC">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FC16C5C" w14:textId="5A65C468" w:rsidR="00FA49B4" w:rsidRPr="00747B75" w:rsidRDefault="00FA49B4" w:rsidP="00FA49B4">
            <w:pPr>
              <w:spacing w:before="60" w:after="60"/>
              <w:rPr>
                <w:rFonts w:ascii="Calibri" w:hAnsi="Calibri" w:cs="Calibri"/>
                <w:color w:val="000000"/>
              </w:rPr>
            </w:pPr>
            <w:r w:rsidRPr="00747B75">
              <w:rPr>
                <w:rFonts w:ascii="Calibri" w:hAnsi="Calibri" w:cs="Calibri"/>
              </w:rPr>
              <w:t xml:space="preserve">Inactive QHP </w:t>
            </w:r>
            <w:r w:rsidR="009F6DEC" w:rsidRPr="00747B75">
              <w:rPr>
                <w:rFonts w:ascii="Calibri" w:hAnsi="Calibri" w:cs="Calibri"/>
              </w:rPr>
              <w:t>Application</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A66B920" w14:textId="3F824642" w:rsidR="00FA49B4" w:rsidRPr="00747B75" w:rsidRDefault="00FF2EC6" w:rsidP="00FA49B4">
            <w:pPr>
              <w:spacing w:after="120" w:line="276" w:lineRule="auto"/>
              <w:rPr>
                <w:rFonts w:ascii="Calibri" w:hAnsi="Calibri" w:cs="Calibri"/>
                <w:color w:val="000000"/>
              </w:rPr>
            </w:pPr>
            <w:r w:rsidRPr="00747B75">
              <w:rPr>
                <w:rFonts w:ascii="Calibri" w:hAnsi="Calibri" w:cs="Calibri"/>
              </w:rPr>
              <w:t>An</w:t>
            </w:r>
            <w:r w:rsidR="00FA49B4" w:rsidRPr="00747B75">
              <w:rPr>
                <w:rFonts w:ascii="Calibri" w:hAnsi="Calibri" w:cs="Calibri"/>
              </w:rPr>
              <w:t xml:space="preserve"> application </w:t>
            </w:r>
            <w:r w:rsidRPr="00747B75">
              <w:rPr>
                <w:rFonts w:ascii="Calibri" w:hAnsi="Calibri" w:cs="Calibri"/>
              </w:rPr>
              <w:t xml:space="preserve">where all </w:t>
            </w:r>
            <w:r w:rsidR="00DC57D2" w:rsidRPr="00747B75">
              <w:rPr>
                <w:rFonts w:ascii="Calibri" w:hAnsi="Calibri" w:cs="Calibri"/>
              </w:rPr>
              <w:t xml:space="preserve">household members are </w:t>
            </w:r>
            <w:r w:rsidR="00920588" w:rsidRPr="00747B75">
              <w:rPr>
                <w:rFonts w:ascii="Calibri" w:hAnsi="Calibri" w:cs="Calibri"/>
              </w:rPr>
              <w:t xml:space="preserve">currently </w:t>
            </w:r>
            <w:r w:rsidR="00FA49B4" w:rsidRPr="00747B75">
              <w:rPr>
                <w:rFonts w:ascii="Calibri" w:hAnsi="Calibri" w:cs="Calibri"/>
              </w:rPr>
              <w:t xml:space="preserve">QHP eligible have </w:t>
            </w:r>
            <w:r w:rsidR="00920588" w:rsidRPr="00747B75">
              <w:rPr>
                <w:rFonts w:ascii="Calibri" w:hAnsi="Calibri" w:cs="Calibri"/>
              </w:rPr>
              <w:t xml:space="preserve">neither </w:t>
            </w:r>
            <w:r w:rsidR="00FA49B4" w:rsidRPr="00747B75">
              <w:rPr>
                <w:rFonts w:ascii="Calibri" w:hAnsi="Calibri" w:cs="Calibri"/>
              </w:rPr>
              <w:t xml:space="preserve">enrolled in </w:t>
            </w:r>
            <w:r w:rsidR="00F60572" w:rsidRPr="00747B75">
              <w:rPr>
                <w:rFonts w:ascii="Calibri" w:hAnsi="Calibri" w:cs="Calibri"/>
              </w:rPr>
              <w:t>QHP</w:t>
            </w:r>
            <w:r w:rsidR="00FA49B4" w:rsidRPr="00747B75">
              <w:rPr>
                <w:rFonts w:ascii="Calibri" w:hAnsi="Calibri" w:cs="Calibri"/>
              </w:rPr>
              <w:t xml:space="preserve"> plan </w:t>
            </w:r>
            <w:r w:rsidR="00920588" w:rsidRPr="00747B75">
              <w:rPr>
                <w:rFonts w:ascii="Calibri" w:hAnsi="Calibri" w:cs="Calibri"/>
              </w:rPr>
              <w:t>n</w:t>
            </w:r>
            <w:r w:rsidR="00FA49B4" w:rsidRPr="00747B75">
              <w:rPr>
                <w:rFonts w:ascii="Calibri" w:hAnsi="Calibri" w:cs="Calibri"/>
              </w:rPr>
              <w:t>or became eligible for Full</w:t>
            </w:r>
            <w:r w:rsidR="00920588" w:rsidRPr="00747B75">
              <w:rPr>
                <w:rFonts w:ascii="Calibri" w:hAnsi="Calibri" w:cs="Calibri"/>
              </w:rPr>
              <w:t xml:space="preserve"> Medicaid only</w:t>
            </w:r>
            <w:r w:rsidR="00FA49B4" w:rsidRPr="00747B75">
              <w:rPr>
                <w:rFonts w:ascii="Calibri" w:hAnsi="Calibri" w:cs="Calibri"/>
              </w:rPr>
              <w:t xml:space="preserve"> </w:t>
            </w:r>
            <w:r w:rsidR="00F60572" w:rsidRPr="00747B75">
              <w:rPr>
                <w:rFonts w:ascii="Calibri" w:hAnsi="Calibri" w:cs="Calibri"/>
              </w:rPr>
              <w:t>or Partial Medicaid</w:t>
            </w:r>
            <w:r w:rsidR="00920588" w:rsidRPr="00747B75">
              <w:rPr>
                <w:rFonts w:ascii="Calibri" w:hAnsi="Calibri" w:cs="Calibri"/>
              </w:rPr>
              <w:t xml:space="preserve"> only</w:t>
            </w:r>
            <w:r w:rsidR="00FA49B4" w:rsidRPr="00747B75">
              <w:rPr>
                <w:rFonts w:ascii="Calibri" w:hAnsi="Calibri" w:cs="Calibri"/>
              </w:rPr>
              <w:t xml:space="preserve"> </w:t>
            </w:r>
            <w:r w:rsidR="00920588" w:rsidRPr="00747B75">
              <w:rPr>
                <w:rFonts w:ascii="Calibri" w:hAnsi="Calibri" w:cs="Calibri"/>
              </w:rPr>
              <w:t xml:space="preserve">at </w:t>
            </w:r>
            <w:r w:rsidR="00FA49B4" w:rsidRPr="00747B75">
              <w:rPr>
                <w:rFonts w:ascii="Calibri" w:hAnsi="Calibri" w:cs="Calibri"/>
              </w:rPr>
              <w:t xml:space="preserve">any time since the last </w:t>
            </w:r>
            <w:r w:rsidR="00F60572" w:rsidRPr="00747B75">
              <w:rPr>
                <w:rFonts w:ascii="Calibri" w:hAnsi="Calibri" w:cs="Calibri"/>
              </w:rPr>
              <w:t>QHP</w:t>
            </w:r>
            <w:r w:rsidR="00FA49B4" w:rsidRPr="00747B75">
              <w:rPr>
                <w:rFonts w:ascii="Calibri" w:hAnsi="Calibri" w:cs="Calibri"/>
              </w:rPr>
              <w:t xml:space="preserve"> and Mixed Households redetermination.</w:t>
            </w:r>
          </w:p>
        </w:tc>
      </w:tr>
      <w:tr w:rsidR="006D25F9" w:rsidRPr="006A0B99" w14:paraId="2901C59D" w14:textId="77777777" w:rsidTr="007266AC">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B91204E" w14:textId="2EB18CD0" w:rsidR="006D25F9" w:rsidRPr="00747B75" w:rsidRDefault="006D25F9" w:rsidP="006D25F9">
            <w:pPr>
              <w:spacing w:before="60" w:after="60"/>
              <w:rPr>
                <w:rFonts w:ascii="Calibri" w:hAnsi="Calibri" w:cs="Calibri"/>
              </w:rPr>
            </w:pPr>
            <w:r w:rsidRPr="00747B75">
              <w:rPr>
                <w:rFonts w:ascii="Calibri" w:hAnsi="Calibri" w:cs="Calibri"/>
              </w:rPr>
              <w:t xml:space="preserve">Inactive </w:t>
            </w:r>
            <w:r w:rsidR="00E03CA7" w:rsidRPr="00747B75">
              <w:rPr>
                <w:rFonts w:ascii="Calibri" w:hAnsi="Calibri" w:cs="Calibri"/>
              </w:rPr>
              <w:t>QHP</w:t>
            </w:r>
            <w:r w:rsidRPr="00747B75">
              <w:rPr>
                <w:rFonts w:ascii="Calibri" w:hAnsi="Calibri" w:cs="Calibri"/>
              </w:rPr>
              <w:t xml:space="preserve"> with </w:t>
            </w:r>
            <w:r w:rsidR="00E03CA7" w:rsidRPr="00747B75">
              <w:rPr>
                <w:rFonts w:ascii="Calibri" w:hAnsi="Calibri" w:cs="Calibri"/>
              </w:rPr>
              <w:t>Medicaid</w:t>
            </w:r>
            <w:r w:rsidRPr="00747B75">
              <w:rPr>
                <w:rFonts w:ascii="Calibri" w:hAnsi="Calibri" w:cs="Calibri"/>
              </w:rPr>
              <w:t xml:space="preserve"> Partial population</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990F487" w14:textId="75A9BEBA" w:rsidR="006D25F9" w:rsidRPr="00747B75" w:rsidRDefault="006D25F9" w:rsidP="006D25F9">
            <w:pPr>
              <w:spacing w:after="120" w:line="276" w:lineRule="auto"/>
              <w:rPr>
                <w:rFonts w:ascii="Calibri" w:hAnsi="Calibri" w:cs="Calibri"/>
              </w:rPr>
            </w:pPr>
            <w:r w:rsidRPr="00747B75">
              <w:rPr>
                <w:rFonts w:ascii="Calibri" w:hAnsi="Calibri" w:cs="Calibri"/>
              </w:rPr>
              <w:t xml:space="preserve">The system will </w:t>
            </w:r>
            <w:r w:rsidR="003C415A" w:rsidRPr="00747B75">
              <w:rPr>
                <w:rFonts w:ascii="Calibri" w:hAnsi="Calibri" w:cs="Calibri"/>
              </w:rPr>
              <w:t xml:space="preserve">classify </w:t>
            </w:r>
            <w:r w:rsidRPr="00747B75">
              <w:rPr>
                <w:rFonts w:ascii="Calibri" w:hAnsi="Calibri" w:cs="Calibri"/>
              </w:rPr>
              <w:t>an application</w:t>
            </w:r>
            <w:r w:rsidR="003C415A" w:rsidRPr="00747B75">
              <w:rPr>
                <w:rFonts w:ascii="Calibri" w:hAnsi="Calibri" w:cs="Calibri"/>
              </w:rPr>
              <w:t xml:space="preserve"> as</w:t>
            </w:r>
            <w:r w:rsidRPr="00747B75">
              <w:rPr>
                <w:rFonts w:ascii="Calibri" w:hAnsi="Calibri" w:cs="Calibri"/>
              </w:rPr>
              <w:t xml:space="preserve"> an Inactive </w:t>
            </w:r>
            <w:r w:rsidR="003C415A" w:rsidRPr="00747B75">
              <w:rPr>
                <w:rFonts w:ascii="Calibri" w:hAnsi="Calibri" w:cs="Calibri"/>
              </w:rPr>
              <w:t xml:space="preserve">QHP </w:t>
            </w:r>
            <w:r w:rsidRPr="00747B75">
              <w:rPr>
                <w:rFonts w:ascii="Calibri" w:hAnsi="Calibri" w:cs="Calibri"/>
              </w:rPr>
              <w:t xml:space="preserve">Application </w:t>
            </w:r>
            <w:r w:rsidR="003C415A" w:rsidRPr="00747B75">
              <w:rPr>
                <w:rFonts w:ascii="Calibri" w:hAnsi="Calibri" w:cs="Calibri"/>
              </w:rPr>
              <w:t xml:space="preserve">with Partial Medicaid </w:t>
            </w:r>
            <w:r w:rsidR="00007EF9" w:rsidRPr="00747B75">
              <w:rPr>
                <w:rFonts w:ascii="Calibri" w:hAnsi="Calibri" w:cs="Calibri"/>
              </w:rPr>
              <w:t xml:space="preserve">population </w:t>
            </w:r>
            <w:r w:rsidRPr="00747B75">
              <w:rPr>
                <w:rFonts w:ascii="Calibri" w:hAnsi="Calibri" w:cs="Calibri"/>
              </w:rPr>
              <w:t xml:space="preserve">if all household </w:t>
            </w:r>
            <w:r w:rsidR="00007EF9" w:rsidRPr="00747B75">
              <w:rPr>
                <w:rFonts w:ascii="Calibri" w:hAnsi="Calibri" w:cs="Calibri"/>
              </w:rPr>
              <w:t xml:space="preserve">members </w:t>
            </w:r>
            <w:r w:rsidRPr="00747B75">
              <w:rPr>
                <w:rFonts w:ascii="Calibri" w:hAnsi="Calibri" w:cs="Calibri"/>
              </w:rPr>
              <w:t xml:space="preserve">are currently all </w:t>
            </w:r>
            <w:r w:rsidR="00E03CA7" w:rsidRPr="00747B75">
              <w:rPr>
                <w:rFonts w:ascii="Calibri" w:hAnsi="Calibri" w:cs="Calibri"/>
              </w:rPr>
              <w:t>QHP</w:t>
            </w:r>
            <w:r w:rsidRPr="00747B75">
              <w:rPr>
                <w:rFonts w:ascii="Calibri" w:hAnsi="Calibri" w:cs="Calibri"/>
              </w:rPr>
              <w:t xml:space="preserve"> eligible (</w:t>
            </w:r>
            <w:r w:rsidR="00007EF9" w:rsidRPr="00747B75">
              <w:rPr>
                <w:rFonts w:ascii="Calibri" w:hAnsi="Calibri" w:cs="Calibri"/>
              </w:rPr>
              <w:t xml:space="preserve">with at least on member </w:t>
            </w:r>
            <w:r w:rsidR="003531B3" w:rsidRPr="00747B75">
              <w:rPr>
                <w:rFonts w:ascii="Calibri" w:hAnsi="Calibri" w:cs="Calibri"/>
              </w:rPr>
              <w:t xml:space="preserve">being </w:t>
            </w:r>
            <w:r w:rsidR="00007EF9" w:rsidRPr="00747B75">
              <w:rPr>
                <w:rFonts w:ascii="Calibri" w:hAnsi="Calibri" w:cs="Calibri"/>
              </w:rPr>
              <w:t xml:space="preserve">as </w:t>
            </w:r>
            <w:r w:rsidR="00682792" w:rsidRPr="00747B75">
              <w:rPr>
                <w:rFonts w:ascii="Calibri" w:hAnsi="Calibri" w:cs="Calibri"/>
              </w:rPr>
              <w:t>QHP</w:t>
            </w:r>
            <w:r w:rsidR="003531B3" w:rsidRPr="00747B75">
              <w:rPr>
                <w:rFonts w:ascii="Calibri" w:hAnsi="Calibri" w:cs="Calibri"/>
              </w:rPr>
              <w:t xml:space="preserve"> + Partial Medicaid)</w:t>
            </w:r>
            <w:r w:rsidRPr="00747B75">
              <w:rPr>
                <w:rFonts w:ascii="Calibri" w:hAnsi="Calibri" w:cs="Calibri"/>
              </w:rPr>
              <w:t xml:space="preserve"> but have </w:t>
            </w:r>
            <w:r w:rsidR="0054717E" w:rsidRPr="00747B75">
              <w:rPr>
                <w:rFonts w:ascii="Calibri" w:hAnsi="Calibri" w:cs="Calibri"/>
              </w:rPr>
              <w:t xml:space="preserve">neither </w:t>
            </w:r>
            <w:r w:rsidRPr="00747B75">
              <w:rPr>
                <w:rFonts w:ascii="Calibri" w:hAnsi="Calibri" w:cs="Calibri"/>
              </w:rPr>
              <w:t xml:space="preserve">enrolled in </w:t>
            </w:r>
            <w:r w:rsidR="00682792" w:rsidRPr="00747B75">
              <w:rPr>
                <w:rFonts w:ascii="Calibri" w:hAnsi="Calibri" w:cs="Calibri"/>
              </w:rPr>
              <w:t>QHP</w:t>
            </w:r>
            <w:r w:rsidRPr="00747B75">
              <w:rPr>
                <w:rFonts w:ascii="Calibri" w:hAnsi="Calibri" w:cs="Calibri"/>
              </w:rPr>
              <w:t xml:space="preserve"> plan </w:t>
            </w:r>
            <w:r w:rsidR="0054717E" w:rsidRPr="00747B75">
              <w:rPr>
                <w:rFonts w:ascii="Calibri" w:hAnsi="Calibri" w:cs="Calibri"/>
              </w:rPr>
              <w:t>n</w:t>
            </w:r>
            <w:r w:rsidRPr="00747B75">
              <w:rPr>
                <w:rFonts w:ascii="Calibri" w:hAnsi="Calibri" w:cs="Calibri"/>
              </w:rPr>
              <w:t xml:space="preserve">or became eligible for Full </w:t>
            </w:r>
            <w:r w:rsidR="006F2ABF" w:rsidRPr="00747B75">
              <w:rPr>
                <w:rFonts w:ascii="Calibri" w:hAnsi="Calibri" w:cs="Calibri"/>
              </w:rPr>
              <w:t xml:space="preserve">Medicaid </w:t>
            </w:r>
            <w:r w:rsidR="0054717E" w:rsidRPr="00747B75">
              <w:rPr>
                <w:rFonts w:ascii="Calibri" w:hAnsi="Calibri" w:cs="Calibri"/>
              </w:rPr>
              <w:t xml:space="preserve">only </w:t>
            </w:r>
            <w:r w:rsidR="006F2ABF" w:rsidRPr="00747B75">
              <w:rPr>
                <w:rFonts w:ascii="Calibri" w:hAnsi="Calibri" w:cs="Calibri"/>
              </w:rPr>
              <w:t>or Partial Medicaid</w:t>
            </w:r>
            <w:r w:rsidRPr="00747B75">
              <w:rPr>
                <w:rFonts w:ascii="Calibri" w:hAnsi="Calibri" w:cs="Calibri"/>
              </w:rPr>
              <w:t xml:space="preserve"> </w:t>
            </w:r>
            <w:r w:rsidR="0054717E" w:rsidRPr="00747B75">
              <w:rPr>
                <w:rFonts w:ascii="Calibri" w:hAnsi="Calibri" w:cs="Calibri"/>
              </w:rPr>
              <w:t xml:space="preserve">only at </w:t>
            </w:r>
            <w:r w:rsidRPr="00747B75">
              <w:rPr>
                <w:rFonts w:ascii="Calibri" w:hAnsi="Calibri" w:cs="Calibri"/>
              </w:rPr>
              <w:t xml:space="preserve">any time since the last </w:t>
            </w:r>
            <w:r w:rsidR="001238DC" w:rsidRPr="00747B75">
              <w:rPr>
                <w:rFonts w:ascii="Calibri" w:hAnsi="Calibri" w:cs="Calibri"/>
              </w:rPr>
              <w:t>QHP</w:t>
            </w:r>
            <w:r w:rsidRPr="00747B75">
              <w:rPr>
                <w:rFonts w:ascii="Calibri" w:hAnsi="Calibri" w:cs="Calibri"/>
              </w:rPr>
              <w:t xml:space="preserve"> and Mixed Households redetermination.</w:t>
            </w:r>
          </w:p>
        </w:tc>
      </w:tr>
      <w:tr w:rsidR="006D25F9" w:rsidRPr="006A0B99" w14:paraId="481A163B"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AC9895D" w14:textId="0B8AECD9" w:rsidR="006D25F9" w:rsidRPr="00747B75" w:rsidRDefault="006D25F9" w:rsidP="006D25F9">
            <w:pPr>
              <w:spacing w:before="60" w:after="60"/>
              <w:rPr>
                <w:rFonts w:ascii="Calibri" w:hAnsi="Calibri" w:cs="Calibri"/>
              </w:rPr>
            </w:pPr>
            <w:r w:rsidRPr="00747B75">
              <w:rPr>
                <w:rFonts w:ascii="Calibri" w:hAnsi="Calibri" w:cs="Calibri"/>
                <w:color w:val="000000"/>
              </w:rPr>
              <w:t>JAD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50A7955E" w14:textId="6BACE7A4" w:rsidR="006D25F9" w:rsidRPr="00747B75" w:rsidRDefault="006D25F9" w:rsidP="006D25F9">
            <w:pPr>
              <w:spacing w:after="120" w:line="276" w:lineRule="auto"/>
              <w:rPr>
                <w:rFonts w:ascii="Calibri" w:hAnsi="Calibri" w:cs="Calibri"/>
              </w:rPr>
            </w:pPr>
            <w:r w:rsidRPr="00747B75">
              <w:rPr>
                <w:rFonts w:ascii="Calibri" w:hAnsi="Calibri" w:cs="Calibri"/>
                <w:color w:val="000000"/>
              </w:rPr>
              <w:t>Joint Application Design</w:t>
            </w:r>
          </w:p>
        </w:tc>
      </w:tr>
      <w:tr w:rsidR="006D25F9" w:rsidRPr="006A0B99" w14:paraId="5F5A26BC"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BD3C288" w14:textId="633F823A" w:rsidR="006D25F9" w:rsidRPr="00747B75" w:rsidRDefault="006D25F9" w:rsidP="006D25F9">
            <w:pPr>
              <w:spacing w:before="60" w:after="60"/>
              <w:rPr>
                <w:rFonts w:ascii="Calibri" w:hAnsi="Calibri" w:cs="Calibri"/>
              </w:rPr>
            </w:pPr>
            <w:r w:rsidRPr="00747B75">
              <w:rPr>
                <w:rFonts w:ascii="Calibri" w:hAnsi="Calibri" w:cs="Calibri"/>
                <w:color w:val="000000"/>
              </w:rPr>
              <w:t>JRM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5DAA0DD" w14:textId="1673CA75" w:rsidR="006D25F9" w:rsidRPr="00747B75" w:rsidRDefault="006D25F9" w:rsidP="006D25F9">
            <w:pPr>
              <w:spacing w:after="120" w:line="276" w:lineRule="auto"/>
              <w:rPr>
                <w:rFonts w:ascii="Calibri" w:hAnsi="Calibri" w:cs="Calibri"/>
              </w:rPr>
            </w:pPr>
            <w:r w:rsidRPr="00747B75">
              <w:rPr>
                <w:rFonts w:ascii="Calibri" w:hAnsi="Calibri" w:cs="Calibri"/>
                <w:color w:val="000000"/>
              </w:rPr>
              <w:t>Joint Requirement Meeting</w:t>
            </w:r>
          </w:p>
        </w:tc>
      </w:tr>
      <w:tr w:rsidR="006D25F9" w:rsidRPr="006A0B99" w14:paraId="57D69F8B"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08CDC3B" w14:textId="732AA6BE" w:rsidR="006D25F9" w:rsidRPr="00747B75" w:rsidRDefault="006D25F9" w:rsidP="006D25F9">
            <w:pPr>
              <w:spacing w:before="60" w:after="60"/>
              <w:rPr>
                <w:rFonts w:ascii="Calibri" w:hAnsi="Calibri" w:cs="Calibri"/>
              </w:rPr>
            </w:pPr>
            <w:r w:rsidRPr="00747B75">
              <w:rPr>
                <w:rFonts w:ascii="Calibri" w:hAnsi="Calibri" w:cs="Calibri"/>
                <w:color w:val="000000"/>
              </w:rPr>
              <w:t>MAGI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56E9866B" w14:textId="64604B3B" w:rsidR="006D25F9" w:rsidRPr="00747B75" w:rsidRDefault="006D25F9" w:rsidP="006D25F9">
            <w:pPr>
              <w:spacing w:after="120" w:line="276" w:lineRule="auto"/>
              <w:rPr>
                <w:rFonts w:ascii="Calibri" w:hAnsi="Calibri" w:cs="Calibri"/>
              </w:rPr>
            </w:pPr>
            <w:r w:rsidRPr="00747B75">
              <w:rPr>
                <w:rFonts w:ascii="Calibri" w:hAnsi="Calibri" w:cs="Calibri"/>
                <w:color w:val="000000"/>
              </w:rPr>
              <w:t>Modified Adjusted Gross Income</w:t>
            </w:r>
          </w:p>
        </w:tc>
      </w:tr>
      <w:tr w:rsidR="006D25F9" w:rsidRPr="006A0B99" w14:paraId="4CE04058"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5FB38E2E" w14:textId="5D32F118" w:rsidR="006D25F9" w:rsidRPr="00747B75" w:rsidRDefault="006D25F9" w:rsidP="006D25F9">
            <w:pPr>
              <w:spacing w:before="60" w:after="60"/>
              <w:rPr>
                <w:rFonts w:ascii="Calibri" w:hAnsi="Calibri" w:cs="Calibri"/>
              </w:rPr>
            </w:pPr>
            <w:r w:rsidRPr="00747B75">
              <w:rPr>
                <w:rFonts w:ascii="Calibri" w:hAnsi="Calibri" w:cs="Calibri"/>
                <w:color w:val="000000"/>
              </w:rPr>
              <w:t>Member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0974474E" w14:textId="7D776EA1" w:rsidR="006D25F9" w:rsidRPr="00747B75" w:rsidRDefault="006D25F9" w:rsidP="006D25F9">
            <w:pPr>
              <w:spacing w:after="120" w:line="276" w:lineRule="auto"/>
              <w:rPr>
                <w:rFonts w:ascii="Calibri" w:hAnsi="Calibri" w:cs="Calibri"/>
              </w:rPr>
            </w:pPr>
            <w:r w:rsidRPr="00747B75">
              <w:rPr>
                <w:rFonts w:ascii="Calibri" w:hAnsi="Calibri" w:cs="Calibri"/>
                <w:color w:val="000000"/>
              </w:rPr>
              <w:t>Any individual in the application</w:t>
            </w:r>
          </w:p>
        </w:tc>
      </w:tr>
      <w:tr w:rsidR="006D25F9" w:rsidRPr="006A0B99" w14:paraId="5451F51C"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521154F9" w14:textId="69DC0F32" w:rsidR="006D25F9" w:rsidRPr="00747B75" w:rsidRDefault="006D25F9" w:rsidP="006D25F9">
            <w:pPr>
              <w:spacing w:before="60" w:after="60"/>
              <w:rPr>
                <w:rFonts w:ascii="Calibri" w:hAnsi="Calibri" w:cs="Calibri"/>
              </w:rPr>
            </w:pPr>
            <w:r w:rsidRPr="00747B75">
              <w:rPr>
                <w:rFonts w:ascii="Calibri" w:hAnsi="Calibri" w:cs="Calibri"/>
                <w:color w:val="000000"/>
              </w:rPr>
              <w:t>Medicaid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DF5A899" w14:textId="7D8E0AAB" w:rsidR="006D25F9" w:rsidRPr="00747B75" w:rsidRDefault="006D25F9" w:rsidP="006D25F9">
            <w:pPr>
              <w:spacing w:after="120" w:line="276" w:lineRule="auto"/>
              <w:rPr>
                <w:rFonts w:ascii="Calibri" w:hAnsi="Calibri" w:cs="Calibri"/>
              </w:rPr>
            </w:pPr>
            <w:r w:rsidRPr="00747B75">
              <w:rPr>
                <w:rFonts w:ascii="Calibri" w:hAnsi="Calibri" w:cs="Calibri"/>
                <w:color w:val="000000"/>
              </w:rPr>
              <w:t>Medicaid state entity</w:t>
            </w:r>
          </w:p>
        </w:tc>
      </w:tr>
      <w:tr w:rsidR="006D25F9" w:rsidRPr="006A0B99" w14:paraId="4355127C"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7351301" w14:textId="4D3C3B81" w:rsidR="006D25F9" w:rsidRPr="00747B75" w:rsidRDefault="006D25F9" w:rsidP="006D25F9">
            <w:pPr>
              <w:spacing w:before="60" w:after="60"/>
              <w:rPr>
                <w:rFonts w:ascii="Calibri" w:hAnsi="Calibri" w:cs="Calibri"/>
              </w:rPr>
            </w:pPr>
            <w:r w:rsidRPr="00747B75">
              <w:rPr>
                <w:rFonts w:ascii="Calibri" w:hAnsi="Calibri" w:cs="Calibri"/>
                <w:color w:val="000000"/>
              </w:rPr>
              <w:t>Mixed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A26F36A" w14:textId="43737F81" w:rsidR="006D25F9" w:rsidRPr="00747B75" w:rsidRDefault="006D25F9" w:rsidP="006D25F9">
            <w:pPr>
              <w:spacing w:after="120" w:line="276" w:lineRule="auto"/>
              <w:rPr>
                <w:rFonts w:ascii="Calibri" w:hAnsi="Calibri" w:cs="Calibri"/>
              </w:rPr>
            </w:pPr>
            <w:r w:rsidRPr="00747B75">
              <w:rPr>
                <w:rFonts w:ascii="Calibri" w:hAnsi="Calibri" w:cs="Calibri"/>
                <w:color w:val="000000"/>
              </w:rPr>
              <w:t>Mixed H.H.s will be any application where there are two or more than two members, and one of them has a Medicaid benefit</w:t>
            </w:r>
          </w:p>
        </w:tc>
      </w:tr>
      <w:tr w:rsidR="006D25F9" w:rsidRPr="006A0B99" w14:paraId="084C8731"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1B2E4F5" w14:textId="5F0142FD" w:rsidR="006D25F9" w:rsidRPr="00747B75" w:rsidRDefault="006D25F9" w:rsidP="006D25F9">
            <w:pPr>
              <w:spacing w:before="60" w:after="60"/>
              <w:rPr>
                <w:rFonts w:ascii="Calibri" w:hAnsi="Calibri" w:cs="Calibri"/>
              </w:rPr>
            </w:pPr>
            <w:r w:rsidRPr="00747B75">
              <w:rPr>
                <w:rFonts w:ascii="Calibri" w:hAnsi="Calibri" w:cs="Calibri"/>
                <w:color w:val="000000"/>
              </w:rPr>
              <w:t>MMIS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706508A" w14:textId="4DE94AE1" w:rsidR="006D25F9" w:rsidRPr="00747B75" w:rsidRDefault="006D25F9" w:rsidP="006D25F9">
            <w:pPr>
              <w:spacing w:after="120" w:line="276" w:lineRule="auto"/>
              <w:rPr>
                <w:rFonts w:ascii="Calibri" w:hAnsi="Calibri" w:cs="Calibri"/>
              </w:rPr>
            </w:pPr>
            <w:r w:rsidRPr="00747B75">
              <w:rPr>
                <w:rFonts w:ascii="Calibri" w:hAnsi="Calibri" w:cs="Calibri"/>
                <w:color w:val="000000"/>
              </w:rPr>
              <w:t>Medicaid Management Information Systems</w:t>
            </w:r>
          </w:p>
        </w:tc>
      </w:tr>
      <w:tr w:rsidR="006D25F9" w:rsidRPr="006A0B99" w14:paraId="61DB8E1E"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AEB1A18" w14:textId="09EA875D" w:rsidR="006D25F9" w:rsidRPr="00747B75" w:rsidRDefault="006D25F9" w:rsidP="006D25F9">
            <w:pPr>
              <w:spacing w:before="60" w:after="60"/>
              <w:rPr>
                <w:rFonts w:ascii="Calibri" w:hAnsi="Calibri" w:cs="Calibri"/>
              </w:rPr>
            </w:pPr>
            <w:r w:rsidRPr="00747B75">
              <w:rPr>
                <w:rFonts w:ascii="Calibri" w:hAnsi="Calibri" w:cs="Calibri"/>
                <w:color w:val="000000"/>
              </w:rPr>
              <w:t>Non-ESI MEC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28550CDF" w14:textId="0557A44D" w:rsidR="006D25F9" w:rsidRPr="00747B75" w:rsidRDefault="006D25F9" w:rsidP="006D25F9">
            <w:pPr>
              <w:spacing w:after="120" w:line="276" w:lineRule="auto"/>
              <w:rPr>
                <w:rFonts w:ascii="Calibri" w:hAnsi="Calibri" w:cs="Calibri"/>
              </w:rPr>
            </w:pPr>
            <w:r w:rsidRPr="00747B75">
              <w:rPr>
                <w:rFonts w:ascii="Calibri" w:hAnsi="Calibri" w:cs="Calibri"/>
                <w:color w:val="000000"/>
              </w:rPr>
              <w:t>Non-Employer Sponsored Insurance Minimal Essential Coverage</w:t>
            </w:r>
          </w:p>
        </w:tc>
      </w:tr>
      <w:tr w:rsidR="006D25F9" w:rsidRPr="006A0B99" w14:paraId="68495D2A"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EE7FD33" w14:textId="0E46C337" w:rsidR="006D25F9" w:rsidRPr="00747B75" w:rsidRDefault="006D25F9" w:rsidP="006D25F9">
            <w:pPr>
              <w:spacing w:before="60" w:after="60"/>
              <w:rPr>
                <w:rFonts w:ascii="Calibri" w:hAnsi="Calibri" w:cs="Calibri"/>
              </w:rPr>
            </w:pPr>
            <w:r w:rsidRPr="00747B75">
              <w:rPr>
                <w:rFonts w:ascii="Calibri" w:hAnsi="Calibri" w:cs="Calibri"/>
                <w:color w:val="000000"/>
              </w:rPr>
              <w:t>NFR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4E9615F" w14:textId="4BBBD305" w:rsidR="006D25F9" w:rsidRPr="00747B75" w:rsidRDefault="006D25F9" w:rsidP="006D25F9">
            <w:pPr>
              <w:spacing w:after="120" w:line="276" w:lineRule="auto"/>
              <w:rPr>
                <w:rFonts w:ascii="Calibri" w:hAnsi="Calibri" w:cs="Calibri"/>
              </w:rPr>
            </w:pPr>
            <w:r w:rsidRPr="00747B75">
              <w:rPr>
                <w:rFonts w:ascii="Calibri" w:hAnsi="Calibri" w:cs="Calibri"/>
                <w:color w:val="000000"/>
              </w:rPr>
              <w:t>Nonfunctional Requirement</w:t>
            </w:r>
          </w:p>
        </w:tc>
      </w:tr>
      <w:tr w:rsidR="006D25F9" w:rsidRPr="006A0B99" w14:paraId="43F536EC"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188046C" w14:textId="0456A453" w:rsidR="006D25F9" w:rsidRPr="00747B75" w:rsidRDefault="006D25F9" w:rsidP="006D25F9">
            <w:pPr>
              <w:spacing w:before="60" w:after="60"/>
              <w:rPr>
                <w:rFonts w:ascii="Calibri" w:hAnsi="Calibri" w:cs="Calibri"/>
              </w:rPr>
            </w:pPr>
            <w:r w:rsidRPr="00747B75">
              <w:rPr>
                <w:rFonts w:ascii="Calibri" w:hAnsi="Calibri" w:cs="Calibri"/>
                <w:color w:val="000000"/>
              </w:rPr>
              <w:t>Non-FA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A1EA037" w14:textId="55D821DB"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Non- Financial Assistance</w:t>
            </w:r>
          </w:p>
        </w:tc>
      </w:tr>
      <w:tr w:rsidR="006D25F9" w:rsidRPr="006A0B99" w14:paraId="7015A044"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148C684" w14:textId="40EF585F" w:rsidR="006D25F9" w:rsidRPr="00747B75" w:rsidRDefault="006D25F9" w:rsidP="006D25F9">
            <w:pPr>
              <w:spacing w:before="60" w:after="60"/>
              <w:rPr>
                <w:rFonts w:ascii="Calibri" w:hAnsi="Calibri" w:cs="Calibri"/>
              </w:rPr>
            </w:pPr>
            <w:r w:rsidRPr="00747B75">
              <w:rPr>
                <w:rFonts w:ascii="Calibri" w:hAnsi="Calibri" w:cs="Calibri"/>
                <w:color w:val="000000"/>
              </w:rPr>
              <w:t>O.E. or OEP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4FF47411" w14:textId="7B150097"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Open Enrollment Period (varies each year)</w:t>
            </w:r>
          </w:p>
        </w:tc>
      </w:tr>
      <w:tr w:rsidR="006D25F9" w:rsidRPr="006A0B99" w14:paraId="1F43F9C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08B246B8" w14:textId="391E0C8E" w:rsidR="006D25F9" w:rsidRPr="00747B75" w:rsidRDefault="006D25F9" w:rsidP="006D25F9">
            <w:pPr>
              <w:spacing w:before="60" w:after="60"/>
              <w:rPr>
                <w:rFonts w:ascii="Calibri" w:hAnsi="Calibri" w:cs="Calibri"/>
              </w:rPr>
            </w:pPr>
            <w:r w:rsidRPr="00747B75">
              <w:rPr>
                <w:rFonts w:ascii="Calibri" w:hAnsi="Calibri" w:cs="Calibri"/>
                <w:color w:val="000000"/>
              </w:rPr>
              <w:t>P.D.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A4FB79E" w14:textId="61D46E32"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Program Determination</w:t>
            </w:r>
          </w:p>
        </w:tc>
      </w:tr>
      <w:tr w:rsidR="004C1474" w:rsidRPr="006A0B99" w14:paraId="57F5849F"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17CFBCA4" w14:textId="234221EB" w:rsidR="004C1474" w:rsidRPr="00747B75" w:rsidRDefault="004C1474" w:rsidP="006D25F9">
            <w:pPr>
              <w:spacing w:before="60" w:after="60"/>
              <w:rPr>
                <w:rFonts w:ascii="Calibri" w:hAnsi="Calibri" w:cs="Calibri"/>
                <w:color w:val="000000"/>
              </w:rPr>
            </w:pPr>
            <w:r>
              <w:rPr>
                <w:rFonts w:ascii="Calibri" w:hAnsi="Calibri" w:cs="Calibri"/>
                <w:color w:val="000000"/>
              </w:rPr>
              <w:t>PPF</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1784AD35" w14:textId="05706B17" w:rsidR="004C1474" w:rsidRPr="00747B75" w:rsidRDefault="004C1474" w:rsidP="006D25F9">
            <w:pPr>
              <w:autoSpaceDE w:val="0"/>
              <w:autoSpaceDN w:val="0"/>
              <w:spacing w:before="40" w:after="40" w:line="240" w:lineRule="atLeast"/>
              <w:rPr>
                <w:rFonts w:ascii="Calibri" w:hAnsi="Calibri" w:cs="Calibri"/>
                <w:color w:val="000000"/>
              </w:rPr>
            </w:pPr>
            <w:r>
              <w:rPr>
                <w:rFonts w:ascii="Calibri" w:hAnsi="Calibri" w:cs="Calibri"/>
                <w:color w:val="000000"/>
              </w:rPr>
              <w:t>Pre Populated form</w:t>
            </w:r>
          </w:p>
        </w:tc>
      </w:tr>
      <w:tr w:rsidR="006D25F9" w:rsidRPr="006A0B99" w14:paraId="53D887E1"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0DD1DE73" w14:textId="2D944D8E" w:rsidR="006D25F9" w:rsidRPr="00747B75" w:rsidRDefault="006D25F9" w:rsidP="006D25F9">
            <w:pPr>
              <w:spacing w:before="60" w:after="60"/>
              <w:rPr>
                <w:rFonts w:ascii="Calibri" w:hAnsi="Calibri" w:cs="Calibri"/>
              </w:rPr>
            </w:pPr>
            <w:r w:rsidRPr="00747B75">
              <w:rPr>
                <w:rFonts w:ascii="Calibri" w:hAnsi="Calibri" w:cs="Calibri"/>
                <w:color w:val="000000"/>
              </w:rPr>
              <w:t>PRD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474F9A20" w14:textId="3EF50D51"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Product Requirement Document</w:t>
            </w:r>
          </w:p>
        </w:tc>
      </w:tr>
      <w:tr w:rsidR="006D25F9" w:rsidRPr="006A0B99" w14:paraId="6CD0FEBF"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4E19CCE" w14:textId="5A0CA867" w:rsidR="006D25F9" w:rsidRPr="00747B75" w:rsidRDefault="006D25F9" w:rsidP="006D25F9">
            <w:pPr>
              <w:spacing w:before="60" w:after="60"/>
              <w:rPr>
                <w:rFonts w:ascii="Calibri" w:hAnsi="Calibri" w:cs="Calibri"/>
              </w:rPr>
            </w:pPr>
            <w:r w:rsidRPr="00747B75">
              <w:rPr>
                <w:rFonts w:ascii="Calibri" w:hAnsi="Calibri" w:cs="Calibri"/>
                <w:color w:val="000000"/>
              </w:rPr>
              <w:t>PPACA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4E494B0D" w14:textId="32A5584D"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Patient Protection and Affordable Care Act</w:t>
            </w:r>
          </w:p>
        </w:tc>
      </w:tr>
      <w:tr w:rsidR="006D25F9" w:rsidRPr="006A0B99" w14:paraId="719BA640"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28593F0" w14:textId="0EB7F56B" w:rsidR="006D25F9" w:rsidRPr="00747B75" w:rsidRDefault="006D25F9" w:rsidP="006D25F9">
            <w:pPr>
              <w:spacing w:before="60" w:after="60"/>
              <w:rPr>
                <w:rFonts w:ascii="Calibri" w:hAnsi="Calibri" w:cs="Calibri"/>
              </w:rPr>
            </w:pPr>
            <w:r w:rsidRPr="00747B75">
              <w:rPr>
                <w:rFonts w:ascii="Calibri" w:hAnsi="Calibri" w:cs="Calibri"/>
                <w:color w:val="000000"/>
              </w:rPr>
              <w:t>QHP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09894152" w14:textId="5D270655" w:rsidR="006D25F9" w:rsidRPr="00747B75" w:rsidRDefault="006D25F9" w:rsidP="006D25F9">
            <w:pPr>
              <w:spacing w:before="60" w:after="60"/>
              <w:rPr>
                <w:rFonts w:ascii="Calibri" w:hAnsi="Calibri" w:cs="Calibri"/>
              </w:rPr>
            </w:pPr>
            <w:r w:rsidRPr="00747B75">
              <w:rPr>
                <w:rFonts w:ascii="Calibri" w:hAnsi="Calibri" w:cs="Calibri"/>
                <w:color w:val="000000"/>
              </w:rPr>
              <w:t>Qualified Health Plan</w:t>
            </w:r>
          </w:p>
        </w:tc>
      </w:tr>
      <w:tr w:rsidR="006D25F9" w:rsidRPr="006A0B99" w14:paraId="5B04429C"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8C9DB1A" w14:textId="3D2AC76A" w:rsidR="006D25F9" w:rsidRPr="00747B75" w:rsidRDefault="006D25F9" w:rsidP="006D25F9">
            <w:pPr>
              <w:spacing w:before="60" w:after="60"/>
              <w:rPr>
                <w:rFonts w:ascii="Calibri" w:hAnsi="Calibri" w:cs="Calibri"/>
              </w:rPr>
            </w:pPr>
            <w:r w:rsidRPr="00747B75">
              <w:rPr>
                <w:rFonts w:ascii="Calibri" w:hAnsi="Calibri" w:cs="Calibri"/>
                <w:color w:val="000000"/>
              </w:rPr>
              <w:t>QHP Only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2E735B5" w14:textId="0720777F"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A household will be considered a QHP only household if there are only QHP and/QDP members in the application before the renewal process starts</w:t>
            </w:r>
          </w:p>
        </w:tc>
      </w:tr>
      <w:tr w:rsidR="006D25F9" w:rsidRPr="006A0B99" w14:paraId="3736A644"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4D7C3D0D" w14:textId="4ED3BD68" w:rsidR="006D25F9" w:rsidRPr="00747B75" w:rsidRDefault="006D25F9" w:rsidP="006D25F9">
            <w:pPr>
              <w:spacing w:before="60" w:after="60"/>
              <w:rPr>
                <w:rFonts w:ascii="Calibri" w:hAnsi="Calibri" w:cs="Calibri"/>
              </w:rPr>
            </w:pPr>
            <w:r w:rsidRPr="00747B75">
              <w:rPr>
                <w:rFonts w:ascii="Calibri" w:hAnsi="Calibri" w:cs="Calibri"/>
                <w:color w:val="000000"/>
              </w:rPr>
              <w:t>QDP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23F0885" w14:textId="67033A33"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Qualified Dental Plan</w:t>
            </w:r>
          </w:p>
        </w:tc>
      </w:tr>
      <w:tr w:rsidR="006D25F9" w:rsidRPr="006A0B99" w14:paraId="017C919F"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46955146" w14:textId="01DC9BFC" w:rsidR="006D25F9" w:rsidRPr="00747B75" w:rsidRDefault="006D25F9" w:rsidP="006D25F9">
            <w:pPr>
              <w:spacing w:before="60" w:after="60"/>
              <w:rPr>
                <w:rFonts w:ascii="Calibri" w:hAnsi="Calibri" w:cs="Calibri"/>
              </w:rPr>
            </w:pPr>
            <w:r w:rsidRPr="00747B75">
              <w:rPr>
                <w:rFonts w:ascii="Calibri" w:hAnsi="Calibri" w:cs="Calibri"/>
                <w:color w:val="000000"/>
              </w:rPr>
              <w:t>QSEHRA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95BCAB6" w14:textId="0758C3C7"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Qualified Small Employer Health Reimbursement Arrangement</w:t>
            </w:r>
          </w:p>
        </w:tc>
      </w:tr>
      <w:tr w:rsidR="006D25F9" w:rsidRPr="006A0B99" w14:paraId="6D5FB343"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2EB2AA6" w14:textId="735B69BB" w:rsidR="006D25F9" w:rsidRPr="00747B75" w:rsidRDefault="006D25F9" w:rsidP="006D25F9">
            <w:pPr>
              <w:spacing w:before="60" w:after="60"/>
              <w:rPr>
                <w:rFonts w:ascii="Calibri" w:hAnsi="Calibri" w:cs="Calibri"/>
              </w:rPr>
            </w:pPr>
            <w:r w:rsidRPr="00747B75">
              <w:rPr>
                <w:rFonts w:ascii="Calibri" w:hAnsi="Calibri" w:cs="Calibri"/>
                <w:color w:val="000000"/>
              </w:rPr>
              <w:t>RAC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32CFEA63" w14:textId="14F423DD"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Report a Change (now referred to as Life Event Change-LEC)</w:t>
            </w:r>
          </w:p>
        </w:tc>
      </w:tr>
      <w:tr w:rsidR="006D25F9" w:rsidRPr="006A0B99" w14:paraId="71103083"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0B6D0AFD" w14:textId="75108011" w:rsidR="006D25F9" w:rsidRPr="00747B75" w:rsidRDefault="006D25F9" w:rsidP="006D25F9">
            <w:pPr>
              <w:spacing w:before="60" w:after="60"/>
              <w:rPr>
                <w:rFonts w:ascii="Calibri" w:hAnsi="Calibri" w:cs="Calibri"/>
              </w:rPr>
            </w:pPr>
            <w:r w:rsidRPr="00747B75">
              <w:rPr>
                <w:rFonts w:ascii="Calibri" w:hAnsi="Calibri" w:cs="Calibri"/>
                <w:color w:val="000000"/>
              </w:rPr>
              <w:t>RRV</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14B4E85" w14:textId="150E0184"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Renewal and Redetermination Verification</w:t>
            </w:r>
          </w:p>
        </w:tc>
      </w:tr>
      <w:tr w:rsidR="006D25F9" w:rsidRPr="006A0B99" w14:paraId="0610B3EF"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1521F685" w14:textId="555CE9D0" w:rsidR="006D25F9" w:rsidRPr="00747B75" w:rsidRDefault="006D25F9" w:rsidP="006D25F9">
            <w:pPr>
              <w:spacing w:before="60" w:after="60"/>
              <w:rPr>
                <w:rFonts w:ascii="Calibri" w:hAnsi="Calibri" w:cs="Calibri"/>
              </w:rPr>
            </w:pPr>
            <w:r w:rsidRPr="00747B75">
              <w:rPr>
                <w:rFonts w:ascii="Calibri" w:hAnsi="Calibri" w:cs="Calibri"/>
                <w:color w:val="000000"/>
              </w:rPr>
              <w:t>RTM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52FB1991" w14:textId="6882A7A1" w:rsidR="006D25F9" w:rsidRPr="00747B75" w:rsidRDefault="006D25F9" w:rsidP="006D25F9">
            <w:pPr>
              <w:spacing w:before="60" w:after="60"/>
              <w:rPr>
                <w:rFonts w:ascii="Calibri" w:hAnsi="Calibri" w:cs="Calibri"/>
              </w:rPr>
            </w:pPr>
            <w:r w:rsidRPr="00747B75">
              <w:rPr>
                <w:rFonts w:ascii="Calibri" w:hAnsi="Calibri" w:cs="Calibri"/>
                <w:color w:val="000000"/>
              </w:rPr>
              <w:t>Requirements Traceability Matrix</w:t>
            </w:r>
          </w:p>
        </w:tc>
      </w:tr>
      <w:tr w:rsidR="006D25F9" w:rsidRPr="006A0B99" w14:paraId="2B2B375D"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49D38CA6" w14:textId="7765A7DF" w:rsidR="006D25F9" w:rsidRPr="00747B75" w:rsidRDefault="006D25F9" w:rsidP="006D25F9">
            <w:pPr>
              <w:spacing w:before="60" w:after="60"/>
              <w:rPr>
                <w:rFonts w:ascii="Calibri" w:hAnsi="Calibri" w:cs="Calibri"/>
              </w:rPr>
            </w:pPr>
            <w:r w:rsidRPr="00747B75">
              <w:rPr>
                <w:rFonts w:ascii="Calibri" w:hAnsi="Calibri" w:cs="Calibri"/>
                <w:color w:val="000000"/>
              </w:rPr>
              <w:t>SDLC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53C79851" w14:textId="11E614CB"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Software Development Life Cycle</w:t>
            </w:r>
          </w:p>
        </w:tc>
      </w:tr>
      <w:tr w:rsidR="006D25F9" w:rsidRPr="006A0B99" w14:paraId="619CB1F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C690294" w14:textId="3F673304" w:rsidR="006D25F9" w:rsidRPr="00747B75" w:rsidRDefault="006D25F9" w:rsidP="006D25F9">
            <w:pPr>
              <w:spacing w:before="60" w:after="60"/>
              <w:rPr>
                <w:rFonts w:ascii="Calibri" w:hAnsi="Calibri" w:cs="Calibri"/>
                <w:color w:val="000000"/>
              </w:rPr>
            </w:pPr>
            <w:r w:rsidRPr="00747B75">
              <w:rPr>
                <w:rFonts w:ascii="Calibri" w:hAnsi="Calibri" w:cs="Calibri"/>
                <w:color w:val="000000"/>
              </w:rPr>
              <w:t>SADP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394E186" w14:textId="7F7BED5A" w:rsidR="006D25F9" w:rsidRPr="00747B75" w:rsidRDefault="006D25F9" w:rsidP="006D25F9">
            <w:pPr>
              <w:autoSpaceDE w:val="0"/>
              <w:autoSpaceDN w:val="0"/>
              <w:spacing w:before="40" w:after="40" w:line="240" w:lineRule="atLeast"/>
              <w:rPr>
                <w:rFonts w:ascii="Calibri" w:hAnsi="Calibri" w:cs="Calibri"/>
                <w:color w:val="000000"/>
              </w:rPr>
            </w:pPr>
            <w:r w:rsidRPr="00747B75">
              <w:rPr>
                <w:rFonts w:ascii="Calibri" w:hAnsi="Calibri" w:cs="Calibri"/>
                <w:color w:val="000000"/>
              </w:rPr>
              <w:t>Stand Alone Dental Plan</w:t>
            </w:r>
          </w:p>
        </w:tc>
      </w:tr>
      <w:tr w:rsidR="006D25F9" w:rsidRPr="006A0B99" w14:paraId="63072B9B"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3F7BFC1" w14:textId="42B8701C" w:rsidR="006D25F9" w:rsidRPr="00747B75" w:rsidRDefault="006D25F9" w:rsidP="006D25F9">
            <w:pPr>
              <w:spacing w:before="60" w:after="60"/>
              <w:rPr>
                <w:rFonts w:ascii="Calibri" w:hAnsi="Calibri" w:cs="Calibri"/>
              </w:rPr>
            </w:pPr>
            <w:r w:rsidRPr="00747B75">
              <w:rPr>
                <w:rFonts w:ascii="Calibri" w:hAnsi="Calibri" w:cs="Calibri"/>
                <w:color w:val="000000"/>
              </w:rPr>
              <w:t>SEP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42842834" w14:textId="5C8C9696"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Special Enrollment Period</w:t>
            </w:r>
          </w:p>
        </w:tc>
      </w:tr>
      <w:tr w:rsidR="006D25F9" w:rsidRPr="006A0B99" w14:paraId="50EB803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2520B58C" w14:textId="1879F2B4" w:rsidR="006D25F9" w:rsidRPr="00747B75" w:rsidRDefault="006D25F9" w:rsidP="006D25F9">
            <w:pPr>
              <w:spacing w:before="60" w:after="60"/>
              <w:rPr>
                <w:rFonts w:ascii="Calibri" w:hAnsi="Calibri" w:cs="Calibri"/>
              </w:rPr>
            </w:pPr>
            <w:r w:rsidRPr="00747B75">
              <w:rPr>
                <w:rFonts w:ascii="Calibri" w:hAnsi="Calibri" w:cs="Calibri"/>
                <w:color w:val="000000"/>
              </w:rPr>
              <w:t>SSA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2E18656" w14:textId="1960A0AF"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Social Security Administration</w:t>
            </w:r>
          </w:p>
        </w:tc>
      </w:tr>
      <w:tr w:rsidR="006D25F9" w:rsidRPr="006A0B99" w14:paraId="25147E15"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5A271E7" w14:textId="2B012361" w:rsidR="006D25F9" w:rsidRPr="00747B75" w:rsidRDefault="006D25F9" w:rsidP="006D25F9">
            <w:pPr>
              <w:spacing w:before="60" w:after="60"/>
              <w:rPr>
                <w:rFonts w:ascii="Calibri" w:hAnsi="Calibri" w:cs="Calibri"/>
              </w:rPr>
            </w:pPr>
            <w:r w:rsidRPr="00747B75">
              <w:rPr>
                <w:rFonts w:ascii="Calibri" w:hAnsi="Calibri" w:cs="Calibri"/>
                <w:color w:val="000000"/>
              </w:rPr>
              <w:t>SSN</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3F8A666" w14:textId="33F10148"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Social Security Number</w:t>
            </w:r>
          </w:p>
        </w:tc>
      </w:tr>
      <w:tr w:rsidR="006D25F9" w:rsidRPr="006A0B99" w14:paraId="0342E5A8"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1E35BC2E" w14:textId="3FCAE546" w:rsidR="006D25F9" w:rsidRPr="00747B75" w:rsidRDefault="006D25F9" w:rsidP="006D25F9">
            <w:pPr>
              <w:spacing w:before="60" w:after="60"/>
              <w:rPr>
                <w:rFonts w:ascii="Calibri" w:hAnsi="Calibri" w:cs="Calibri"/>
              </w:rPr>
            </w:pPr>
            <w:r w:rsidRPr="00747B75">
              <w:rPr>
                <w:rFonts w:ascii="Calibri" w:hAnsi="Calibri" w:cs="Calibri"/>
                <w:color w:val="000000"/>
              </w:rPr>
              <w:t>SSO</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0E80EE4E" w14:textId="65CA7828"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Single Sign-On</w:t>
            </w:r>
          </w:p>
        </w:tc>
      </w:tr>
      <w:tr w:rsidR="006D25F9" w:rsidRPr="006A0B99" w14:paraId="702F93B3"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3870FDCD" w14:textId="23708C8C" w:rsidR="006D25F9" w:rsidRPr="00747B75" w:rsidRDefault="006D25F9" w:rsidP="006D25F9">
            <w:pPr>
              <w:spacing w:before="60" w:after="60"/>
              <w:rPr>
                <w:rFonts w:ascii="Calibri" w:hAnsi="Calibri" w:cs="Calibri"/>
              </w:rPr>
            </w:pPr>
            <w:r w:rsidRPr="00747B75">
              <w:rPr>
                <w:rFonts w:ascii="Calibri" w:hAnsi="Calibri" w:cs="Calibri"/>
                <w:color w:val="000000"/>
              </w:rPr>
              <w:t>TPL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61C57BE9" w14:textId="50D46778" w:rsidR="006D25F9" w:rsidRPr="00747B75" w:rsidRDefault="006D25F9" w:rsidP="006D25F9">
            <w:pPr>
              <w:spacing w:before="60" w:after="60"/>
              <w:rPr>
                <w:rFonts w:ascii="Calibri" w:hAnsi="Calibri" w:cs="Calibri"/>
              </w:rPr>
            </w:pPr>
            <w:r w:rsidRPr="00747B75">
              <w:rPr>
                <w:rFonts w:ascii="Calibri" w:hAnsi="Calibri" w:cs="Calibri"/>
                <w:color w:val="000000"/>
              </w:rPr>
              <w:t>Third-Party Liability</w:t>
            </w:r>
          </w:p>
        </w:tc>
      </w:tr>
      <w:tr w:rsidR="006D25F9" w:rsidRPr="006A0B99" w14:paraId="0205FAB7"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757731C2" w14:textId="096AD8D6" w:rsidR="006D25F9" w:rsidRPr="00747B75" w:rsidRDefault="006D25F9" w:rsidP="006D25F9">
            <w:pPr>
              <w:spacing w:before="60" w:after="60"/>
              <w:rPr>
                <w:rFonts w:ascii="Calibri" w:hAnsi="Calibri" w:cs="Calibri"/>
                <w:color w:val="000000"/>
              </w:rPr>
            </w:pPr>
            <w:r w:rsidRPr="00747B75">
              <w:rPr>
                <w:rFonts w:ascii="Calibri" w:hAnsi="Calibri" w:cs="Calibri"/>
                <w:color w:val="000000"/>
              </w:rPr>
              <w:t>Transitional Status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8BCE765" w14:textId="1C2FAF12" w:rsidR="006D25F9" w:rsidRPr="00747B75" w:rsidRDefault="006D25F9" w:rsidP="006D25F9">
            <w:pPr>
              <w:spacing w:before="60" w:after="60"/>
              <w:rPr>
                <w:rFonts w:ascii="Calibri" w:hAnsi="Calibri" w:cs="Calibri"/>
                <w:color w:val="000000"/>
              </w:rPr>
            </w:pPr>
            <w:r w:rsidRPr="00747B75">
              <w:rPr>
                <w:rFonts w:ascii="Calibri" w:hAnsi="Calibri" w:cs="Calibri"/>
                <w:color w:val="000000"/>
              </w:rPr>
              <w:t>Refers to the status of the enrollment which is not effectuated and has only been submitted.</w:t>
            </w:r>
          </w:p>
        </w:tc>
      </w:tr>
      <w:tr w:rsidR="006D25F9" w:rsidRPr="006A0B99" w14:paraId="22B6144A"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6C42361B" w14:textId="555F715A" w:rsidR="006D25F9" w:rsidRPr="00747B75" w:rsidRDefault="006D25F9" w:rsidP="006D25F9">
            <w:pPr>
              <w:spacing w:before="60" w:after="60"/>
              <w:rPr>
                <w:rFonts w:ascii="Calibri" w:hAnsi="Calibri" w:cs="Calibri"/>
              </w:rPr>
            </w:pPr>
            <w:r w:rsidRPr="00747B75">
              <w:rPr>
                <w:rFonts w:ascii="Calibri" w:hAnsi="Calibri" w:cs="Calibri"/>
                <w:color w:val="000000"/>
              </w:rPr>
              <w:t>TSD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4322A238" w14:textId="498C71B2"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Technical Specification Document</w:t>
            </w:r>
          </w:p>
        </w:tc>
      </w:tr>
      <w:tr w:rsidR="006D25F9" w:rsidRPr="006A0B99" w14:paraId="3DDD21FA" w14:textId="77777777" w:rsidTr="00A84AED">
        <w:tc>
          <w:tcPr>
            <w:tcW w:w="1818" w:type="dxa"/>
            <w:tcBorders>
              <w:top w:val="single" w:sz="4" w:space="0" w:color="auto"/>
              <w:left w:val="single" w:sz="8" w:space="0" w:color="000080"/>
              <w:bottom w:val="single" w:sz="4" w:space="0" w:color="auto"/>
              <w:right w:val="single" w:sz="4" w:space="0" w:color="709494" w:themeColor="text1" w:themeTint="80"/>
            </w:tcBorders>
            <w:vAlign w:val="center"/>
          </w:tcPr>
          <w:p w14:paraId="3E351B79" w14:textId="7F925629" w:rsidR="006D25F9" w:rsidRPr="00747B75" w:rsidRDefault="006D25F9" w:rsidP="006D25F9">
            <w:pPr>
              <w:spacing w:before="60" w:after="60"/>
              <w:rPr>
                <w:rFonts w:ascii="Calibri" w:hAnsi="Calibri" w:cs="Calibri"/>
              </w:rPr>
            </w:pPr>
            <w:r w:rsidRPr="00747B75">
              <w:rPr>
                <w:rFonts w:ascii="Calibri" w:hAnsi="Calibri" w:cs="Calibri"/>
                <w:color w:val="000000"/>
              </w:rPr>
              <w:t>U.I.</w:t>
            </w:r>
          </w:p>
        </w:tc>
        <w:tc>
          <w:tcPr>
            <w:tcW w:w="7758" w:type="dxa"/>
            <w:tcBorders>
              <w:top w:val="single" w:sz="4" w:space="0" w:color="auto"/>
              <w:left w:val="single" w:sz="4" w:space="0" w:color="709494" w:themeColor="text1" w:themeTint="80"/>
              <w:bottom w:val="single" w:sz="4" w:space="0" w:color="auto"/>
              <w:right w:val="single" w:sz="8" w:space="0" w:color="000080"/>
            </w:tcBorders>
            <w:vAlign w:val="center"/>
          </w:tcPr>
          <w:p w14:paraId="166BBA77" w14:textId="14BE05C7" w:rsidR="006D25F9" w:rsidRPr="00747B75" w:rsidRDefault="006D25F9" w:rsidP="006D25F9">
            <w:pPr>
              <w:autoSpaceDE w:val="0"/>
              <w:autoSpaceDN w:val="0"/>
              <w:spacing w:before="40" w:after="40" w:line="240" w:lineRule="atLeast"/>
              <w:rPr>
                <w:rFonts w:ascii="Calibri" w:hAnsi="Calibri" w:cs="Calibri"/>
              </w:rPr>
            </w:pPr>
            <w:r w:rsidRPr="00747B75">
              <w:rPr>
                <w:rFonts w:ascii="Calibri" w:hAnsi="Calibri" w:cs="Calibri"/>
                <w:color w:val="000000"/>
              </w:rPr>
              <w:t>User Interface</w:t>
            </w:r>
          </w:p>
        </w:tc>
      </w:tr>
      <w:tr w:rsidR="006D25F9" w:rsidRPr="006A0B99" w14:paraId="6102F166" w14:textId="77777777" w:rsidTr="00672338">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vAlign w:val="center"/>
          </w:tcPr>
          <w:p w14:paraId="1C6C3A72" w14:textId="59A96C80" w:rsidR="006D25F9" w:rsidRPr="00747B75" w:rsidRDefault="006D25F9" w:rsidP="006D25F9">
            <w:pPr>
              <w:spacing w:before="60" w:after="60"/>
              <w:rPr>
                <w:rFonts w:ascii="Calibri" w:hAnsi="Calibri" w:cs="Calibri"/>
                <w:color w:val="000000"/>
              </w:rPr>
            </w:pPr>
            <w:r w:rsidRPr="00747B75">
              <w:rPr>
                <w:rFonts w:ascii="Calibri" w:hAnsi="Calibri" w:cs="Calibri"/>
                <w:color w:val="000000"/>
              </w:rPr>
              <w:t>Void Enrollment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vAlign w:val="center"/>
          </w:tcPr>
          <w:p w14:paraId="7F0AEBBF" w14:textId="52FD6FFA" w:rsidR="006D25F9" w:rsidRPr="00747B75" w:rsidRDefault="006D25F9" w:rsidP="006D25F9">
            <w:pPr>
              <w:autoSpaceDE w:val="0"/>
              <w:autoSpaceDN w:val="0"/>
              <w:spacing w:before="40" w:after="40" w:line="240" w:lineRule="atLeast"/>
              <w:rPr>
                <w:rFonts w:ascii="Calibri" w:hAnsi="Calibri" w:cs="Calibri"/>
                <w:color w:val="000000"/>
              </w:rPr>
            </w:pPr>
            <w:r w:rsidRPr="00747B75">
              <w:rPr>
                <w:rFonts w:ascii="Calibri" w:hAnsi="Calibri" w:cs="Calibri"/>
                <w:color w:val="000000"/>
              </w:rPr>
              <w:t>Refers to the enrollment that has been cancelled before it was active/effectuated which means the enrollment was not active/effectuated even for one day.</w:t>
            </w:r>
          </w:p>
        </w:tc>
      </w:tr>
      <w:bookmarkEnd w:id="1078"/>
    </w:tbl>
    <w:p w14:paraId="4CD2E0BB" w14:textId="36AA4EC1" w:rsidR="00F54250" w:rsidRPr="00747B75" w:rsidRDefault="00F54250" w:rsidP="000216BE">
      <w:pPr>
        <w:rPr>
          <w:rFonts w:ascii="Calibri" w:hAnsi="Calibri" w:cs="Calibri"/>
          <w:u w:val="single"/>
        </w:rPr>
      </w:pPr>
    </w:p>
    <w:sectPr w:rsidR="00F54250" w:rsidRPr="00747B75" w:rsidSect="00B00CC2">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A2E8A" w14:textId="77777777" w:rsidR="003A1F13" w:rsidRDefault="003A1F13" w:rsidP="00FD2AD1">
      <w:r>
        <w:separator/>
      </w:r>
    </w:p>
    <w:p w14:paraId="43D8326F" w14:textId="77777777" w:rsidR="003A1F13" w:rsidRDefault="003A1F13"/>
  </w:endnote>
  <w:endnote w:type="continuationSeparator" w:id="0">
    <w:p w14:paraId="03C95738" w14:textId="77777777" w:rsidR="003A1F13" w:rsidRDefault="003A1F13" w:rsidP="00FD2AD1">
      <w:r>
        <w:continuationSeparator/>
      </w:r>
    </w:p>
    <w:p w14:paraId="5E23BA3C" w14:textId="77777777" w:rsidR="003A1F13" w:rsidRDefault="003A1F13"/>
  </w:endnote>
  <w:endnote w:type="continuationNotice" w:id="1">
    <w:p w14:paraId="44C9F0EF" w14:textId="77777777" w:rsidR="003A1F13" w:rsidRDefault="003A1F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Eurostile">
    <w:altName w:val="Calibri"/>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Proxima Nova">
    <w:altName w:val="Tahoma"/>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venir Next">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2192" w14:textId="3335DE24" w:rsidR="00085CD0" w:rsidRPr="004B1A70" w:rsidRDefault="00085CD0" w:rsidP="00124C6D">
    <w:pPr>
      <w:rPr>
        <w:rFonts w:ascii="Avenir Next" w:eastAsia="Calibri" w:hAnsi="Avenir Next" w:cs="Arial"/>
        <w:color w:val="4C8B3F" w:themeColor="background2"/>
      </w:rPr>
    </w:pPr>
  </w:p>
  <w:p w14:paraId="4F5E9FC0" w14:textId="1FD152DD" w:rsidR="00085CD0" w:rsidRPr="004B1A70" w:rsidRDefault="00085CD0" w:rsidP="00124C6D">
    <w:pPr>
      <w:rPr>
        <w:rFonts w:ascii="Avenir Next" w:eastAsia="Calibri" w:hAnsi="Avenir Next" w:cs="Arial"/>
        <w:color w:val="4C8B3F" w:themeColor="background2"/>
      </w:rPr>
    </w:pPr>
    <w:r w:rsidRPr="004B1A70">
      <w:rPr>
        <w:rFonts w:ascii="Avenir Next" w:hAnsi="Avenir Next"/>
        <w:noProof/>
      </w:rPr>
      <mc:AlternateContent>
        <mc:Choice Requires="wps">
          <w:drawing>
            <wp:anchor distT="0" distB="0" distL="0" distR="0" simplePos="0" relativeHeight="251658242" behindDoc="0" locked="0" layoutInCell="1" allowOverlap="1" wp14:anchorId="2CD19F2F" wp14:editId="00D487C6">
              <wp:simplePos x="0" y="0"/>
              <wp:positionH relativeFrom="rightMargin">
                <wp:posOffset>-117231</wp:posOffset>
              </wp:positionH>
              <wp:positionV relativeFrom="bottomMargin">
                <wp:posOffset>84455</wp:posOffset>
              </wp:positionV>
              <wp:extent cx="409575" cy="320040"/>
              <wp:effectExtent l="19050" t="19050" r="28575" b="22860"/>
              <wp:wrapSquare wrapText="bothSides"/>
              <wp:docPr id="2" name="Rectangle: Top Corners One Rounded and One Snipped 2"/>
              <wp:cNvGraphicFramePr/>
              <a:graphic xmlns:a="http://schemas.openxmlformats.org/drawingml/2006/main">
                <a:graphicData uri="http://schemas.microsoft.com/office/word/2010/wordprocessingShape">
                  <wps:wsp>
                    <wps:cNvSpPr/>
                    <wps:spPr>
                      <a:xfrm>
                        <a:off x="0" y="0"/>
                        <a:ext cx="409575" cy="320040"/>
                      </a:xfrm>
                      <a:prstGeom prst="snipRoundRect">
                        <a:avLst>
                          <a:gd name="adj1" fmla="val 37500"/>
                          <a:gd name="adj2" fmla="val 0"/>
                        </a:avLst>
                      </a:prstGeom>
                      <a:solidFill>
                        <a:schemeClr val="accent1"/>
                      </a:solidFill>
                      <a:ln w="38100">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FE6820" w14:textId="727D2E4A" w:rsidR="00085CD0" w:rsidRPr="00E047A7" w:rsidRDefault="00085CD0" w:rsidP="00DA135D">
                          <w:pPr>
                            <w:spacing w:after="40"/>
                            <w:ind w:left="-43"/>
                            <w:jc w:val="center"/>
                            <w:rPr>
                              <w:color w:val="FFFFFF"/>
                            </w:rPr>
                          </w:pPr>
                          <w:r w:rsidRPr="00E047A7">
                            <w:rPr>
                              <w:color w:val="FFFFFF"/>
                            </w:rPr>
                            <w:fldChar w:fldCharType="begin"/>
                          </w:r>
                          <w:r w:rsidRPr="00E047A7">
                            <w:rPr>
                              <w:color w:val="FFFFFF"/>
                            </w:rPr>
                            <w:instrText xml:space="preserve"> PAGE   \* MERGEFORMAT </w:instrText>
                          </w:r>
                          <w:r w:rsidRPr="00E047A7">
                            <w:rPr>
                              <w:color w:val="FFFFFF"/>
                            </w:rPr>
                            <w:fldChar w:fldCharType="separate"/>
                          </w:r>
                          <w:r>
                            <w:rPr>
                              <w:noProof/>
                              <w:color w:val="FFFFFF"/>
                            </w:rPr>
                            <w:t>8</w:t>
                          </w:r>
                          <w:r w:rsidRPr="00E047A7">
                            <w:rPr>
                              <w:noProof/>
                              <w:color w:val="FFFFFF"/>
                            </w:rPr>
                            <w:fldChar w:fldCharType="end"/>
                          </w:r>
                        </w:p>
                      </w:txbxContent>
                    </wps:txbx>
                    <wps:bodyPr rot="0" spcFirstLastPara="0" vertOverflow="overflow" horzOverflow="overflow" vert="horz" wrap="square" lIns="0" tIns="0" rIns="0" bIns="27432"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19F2F" id="Rectangle: Top Corners One Rounded and One Snipped 2" o:spid="_x0000_s1026" style="position:absolute;margin-left:-9.25pt;margin-top:6.65pt;width:32.25pt;height:25.2pt;z-index:25165824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coordsize="409575,320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" adj="-11796480,,5400" path="m120015,l409575,r,l409575,320040,,320040,,120015c,53733,53733,,120015,xe" fillcolor="#285c4e [3204]" strokecolor="#60baa1 [1940]" strokeweight="3pt">
              <v:stroke joinstyle="miter"/>
              <v:formulas/>
              <v:path arrowok="t" o:connecttype="custom" o:connectlocs="120015,0;409575,0;409575,0;409575,320040;0,320040;0,120015;120015,0" o:connectangles="0,0,0,0,0,0,0" textboxrect="0,0,409575,320040"/>
              <v:textbox inset="0,0,0,2.16pt">
                <w:txbxContent>
                  <w:p w14:paraId="6EFE6820" w14:textId="727D2E4A" w:rsidR="00085CD0" w:rsidRPr="00E047A7" w:rsidRDefault="00085CD0" w:rsidP="00DA135D">
                    <w:pPr>
                      <w:spacing w:after="40"/>
                      <w:ind w:left="-43"/>
                      <w:jc w:val="center"/>
                      <w:rPr>
                        <w:color w:val="FFFFFF"/>
                      </w:rPr>
                    </w:pPr>
                    <w:r w:rsidRPr="00E047A7">
                      <w:rPr>
                        <w:color w:val="FFFFFF"/>
                      </w:rPr>
                      <w:fldChar w:fldCharType="begin"/>
                    </w:r>
                    <w:r w:rsidRPr="00E047A7">
                      <w:rPr>
                        <w:color w:val="FFFFFF"/>
                      </w:rPr>
                      <w:instrText xml:space="preserve"> PAGE   \* MERGEFORMAT </w:instrText>
                    </w:r>
                    <w:r w:rsidRPr="00E047A7">
                      <w:rPr>
                        <w:color w:val="FFFFFF"/>
                      </w:rPr>
                      <w:fldChar w:fldCharType="separate"/>
                    </w:r>
                    <w:r>
                      <w:rPr>
                        <w:noProof/>
                        <w:color w:val="FFFFFF"/>
                      </w:rPr>
                      <w:t>8</w:t>
                    </w:r>
                    <w:r w:rsidRPr="00E047A7">
                      <w:rPr>
                        <w:noProof/>
                        <w:color w:val="FFFFFF"/>
                      </w:rPr>
                      <w:fldChar w:fldCharType="end"/>
                    </w:r>
                  </w:p>
                </w:txbxContent>
              </v:textbox>
              <w10:wrap type="square" anchorx="margin" anchory="margin"/>
            </v:shape>
          </w:pict>
        </mc:Fallback>
      </mc:AlternateContent>
    </w:r>
    <w:r w:rsidRPr="004B1A70">
      <w:rPr>
        <w:rFonts w:ascii="Avenir Next" w:eastAsia="Calibri" w:hAnsi="Avenir Next" w:cs="Arial"/>
        <w:color w:val="4C8B3F" w:themeColor="background2"/>
      </w:rPr>
      <w:t>hCentive Proprietary and Con</w:t>
    </w:r>
    <w:r>
      <w:rPr>
        <w:rFonts w:ascii="Avenir Next" w:eastAsia="Calibri" w:hAnsi="Avenir Next" w:cs="Arial"/>
        <w:color w:val="4C8B3F" w:themeColor="background2"/>
      </w:rPr>
      <w:t>fidential</w:t>
    </w:r>
    <w:r>
      <w:rPr>
        <w:rFonts w:ascii="Avenir Next" w:eastAsia="Calibri" w:hAnsi="Avenir Next" w:cs="Arial"/>
        <w:color w:val="4C8B3F" w:themeColor="background2"/>
      </w:rPr>
      <w:tab/>
    </w:r>
    <w:r>
      <w:rPr>
        <w:rFonts w:ascii="Avenir Next" w:eastAsia="Calibri" w:hAnsi="Avenir Next" w:cs="Arial"/>
        <w:color w:val="4C8B3F" w:themeColor="background2"/>
      </w:rPr>
      <w:tab/>
    </w:r>
    <w:r>
      <w:rPr>
        <w:rFonts w:ascii="Avenir Next" w:eastAsia="Calibri" w:hAnsi="Avenir Next" w:cs="Arial"/>
        <w:color w:val="4C8B3F" w:themeColor="background2"/>
      </w:rPr>
      <w:tab/>
    </w:r>
    <w:r w:rsidR="00E17549">
      <w:rPr>
        <w:rFonts w:ascii="Avenir Next" w:eastAsia="Calibri" w:hAnsi="Avenir Next" w:cs="Arial"/>
        <w:color w:val="4C8B3F" w:themeColor="background2"/>
      </w:rPr>
      <w:tab/>
    </w:r>
  </w:p>
  <w:p w14:paraId="7C236E0D" w14:textId="77777777" w:rsidR="00085CD0" w:rsidRPr="004B1A70" w:rsidRDefault="00085CD0">
    <w:pPr>
      <w:pStyle w:val="Footer"/>
      <w:rPr>
        <w:rFonts w:ascii="Avenir Next" w:hAnsi="Avenir Next"/>
        <w:color w:val="4C8B3F" w:themeColor="background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8E31" w14:textId="77777777" w:rsidR="00085CD0" w:rsidRDefault="00085CD0" w:rsidP="00FD2AD1">
    <w:pPr>
      <w:pStyle w:val="Footer"/>
      <w:jc w:val="right"/>
    </w:pPr>
    <w:r>
      <w:rPr>
        <w:noProof/>
      </w:rPr>
      <w:drawing>
        <wp:inline distT="0" distB="0" distL="0" distR="0" wp14:anchorId="547EF7B9" wp14:editId="25F24D86">
          <wp:extent cx="2244436" cy="546722"/>
          <wp:effectExtent l="0" t="0" r="3810" b="6350"/>
          <wp:docPr id="234415173" name="Picture 23441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entive Logo.png"/>
                  <pic:cNvPicPr/>
                </pic:nvPicPr>
                <pic:blipFill>
                  <a:blip r:embed="rId1">
                    <a:extLst>
                      <a:ext uri="{28A0092B-C50C-407E-A947-70E740481C1C}">
                        <a14:useLocalDpi xmlns:a14="http://schemas.microsoft.com/office/drawing/2010/main" val="0"/>
                      </a:ext>
                    </a:extLst>
                  </a:blip>
                  <a:stretch>
                    <a:fillRect/>
                  </a:stretch>
                </pic:blipFill>
                <pic:spPr>
                  <a:xfrm>
                    <a:off x="0" y="0"/>
                    <a:ext cx="2246400" cy="5472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C239" w14:textId="77777777" w:rsidR="00085CD0" w:rsidRDefault="00085CD0" w:rsidP="008A7C0C">
    <w:pPr>
      <w:pStyle w:val="Footer"/>
      <w:tabs>
        <w:tab w:val="clear" w:pos="9360"/>
      </w:tabs>
      <w:ind w:right="810"/>
      <w:jc w:val="right"/>
    </w:pPr>
  </w:p>
  <w:p w14:paraId="2980D46F" w14:textId="02B92FB9" w:rsidR="00085CD0" w:rsidRPr="00A156F0" w:rsidRDefault="00085CD0" w:rsidP="00B776DE">
    <w:pPr>
      <w:pStyle w:val="Footer"/>
      <w:tabs>
        <w:tab w:val="clear" w:pos="9360"/>
      </w:tabs>
      <w:ind w:right="810"/>
      <w:jc w:val="center"/>
    </w:pPr>
    <w:r w:rsidRPr="00FE7877">
      <w:rPr>
        <w:noProof/>
      </w:rPr>
      <mc:AlternateContent>
        <mc:Choice Requires="wps">
          <w:drawing>
            <wp:anchor distT="0" distB="0" distL="0" distR="0" simplePos="0" relativeHeight="251658241" behindDoc="0" locked="0" layoutInCell="1" allowOverlap="1" wp14:anchorId="40C9866E" wp14:editId="0E36FFC2">
              <wp:simplePos x="0" y="0"/>
              <wp:positionH relativeFrom="rightMargin">
                <wp:posOffset>-238760</wp:posOffset>
              </wp:positionH>
              <wp:positionV relativeFrom="bottomMargin">
                <wp:posOffset>161925</wp:posOffset>
              </wp:positionV>
              <wp:extent cx="409575" cy="320040"/>
              <wp:effectExtent l="19050" t="19050" r="28575" b="22860"/>
              <wp:wrapSquare wrapText="bothSides"/>
              <wp:docPr id="28922" name="Rectangle: Top Corners One Rounded and One Snipped 28922"/>
              <wp:cNvGraphicFramePr/>
              <a:graphic xmlns:a="http://schemas.openxmlformats.org/drawingml/2006/main">
                <a:graphicData uri="http://schemas.microsoft.com/office/word/2010/wordprocessingShape">
                  <wps:wsp>
                    <wps:cNvSpPr/>
                    <wps:spPr>
                      <a:xfrm>
                        <a:off x="0" y="0"/>
                        <a:ext cx="409575" cy="320040"/>
                      </a:xfrm>
                      <a:prstGeom prst="snipRoundRect">
                        <a:avLst>
                          <a:gd name="adj1" fmla="val 37500"/>
                          <a:gd name="adj2" fmla="val 0"/>
                        </a:avLst>
                      </a:prstGeom>
                      <a:solidFill>
                        <a:schemeClr val="accent1"/>
                      </a:solidFill>
                      <a:ln w="38100">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168BBB" w14:textId="0CB07193" w:rsidR="00085CD0" w:rsidRPr="00E047A7" w:rsidRDefault="00085CD0" w:rsidP="008A7C0C">
                          <w:pPr>
                            <w:spacing w:after="40"/>
                            <w:ind w:left="-43"/>
                            <w:jc w:val="center"/>
                            <w:rPr>
                              <w:color w:val="FFFFFF"/>
                            </w:rPr>
                          </w:pPr>
                          <w:r w:rsidRPr="00E047A7">
                            <w:rPr>
                              <w:color w:val="FFFFFF"/>
                            </w:rPr>
                            <w:fldChar w:fldCharType="begin"/>
                          </w:r>
                          <w:r w:rsidRPr="00E047A7">
                            <w:rPr>
                              <w:color w:val="FFFFFF"/>
                            </w:rPr>
                            <w:instrText xml:space="preserve"> PAGE   \* MERGEFORMAT </w:instrText>
                          </w:r>
                          <w:r w:rsidRPr="00E047A7">
                            <w:rPr>
                              <w:color w:val="FFFFFF"/>
                            </w:rPr>
                            <w:fldChar w:fldCharType="separate"/>
                          </w:r>
                          <w:r>
                            <w:rPr>
                              <w:noProof/>
                              <w:color w:val="FFFFFF"/>
                            </w:rPr>
                            <w:t>18</w:t>
                          </w:r>
                          <w:r w:rsidRPr="00E047A7">
                            <w:rPr>
                              <w:noProof/>
                              <w:color w:val="FFFFFF"/>
                            </w:rPr>
                            <w:fldChar w:fldCharType="end"/>
                          </w:r>
                        </w:p>
                      </w:txbxContent>
                    </wps:txbx>
                    <wps:bodyPr rot="0" spcFirstLastPara="0" vertOverflow="overflow" horzOverflow="overflow" vert="horz" wrap="square" lIns="0" tIns="0" rIns="0" bIns="27432"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9866E" id="Rectangle: Top Corners One Rounded and One Snipped 28922" o:spid="_x0000_s1027" style="position:absolute;left:0;text-align:left;margin-left:-18.8pt;margin-top:12.75pt;width:32.25pt;height:25.2pt;z-index:251658241;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coordsize="409575,320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" adj="-11796480,,5400" path="m120015,l409575,r,l409575,320040,,320040,,120015c,53733,53733,,120015,xe" fillcolor="#285c4e [3204]" strokecolor="#60baa1 [1940]" strokeweight="3pt">
              <v:stroke joinstyle="miter"/>
              <v:formulas/>
              <v:path arrowok="t" o:connecttype="custom" o:connectlocs="120015,0;409575,0;409575,0;409575,320040;0,320040;0,120015;120015,0" o:connectangles="0,0,0,0,0,0,0" textboxrect="0,0,409575,320040"/>
              <v:textbox inset="0,0,0,2.16pt">
                <w:txbxContent>
                  <w:p w14:paraId="24168BBB" w14:textId="0CB07193" w:rsidR="00085CD0" w:rsidRPr="00E047A7" w:rsidRDefault="00085CD0" w:rsidP="008A7C0C">
                    <w:pPr>
                      <w:spacing w:after="40"/>
                      <w:ind w:left="-43"/>
                      <w:jc w:val="center"/>
                      <w:rPr>
                        <w:color w:val="FFFFFF"/>
                      </w:rPr>
                    </w:pPr>
                    <w:r w:rsidRPr="00E047A7">
                      <w:rPr>
                        <w:color w:val="FFFFFF"/>
                      </w:rPr>
                      <w:fldChar w:fldCharType="begin"/>
                    </w:r>
                    <w:r w:rsidRPr="00E047A7">
                      <w:rPr>
                        <w:color w:val="FFFFFF"/>
                      </w:rPr>
                      <w:instrText xml:space="preserve"> PAGE   \* MERGEFORMAT </w:instrText>
                    </w:r>
                    <w:r w:rsidRPr="00E047A7">
                      <w:rPr>
                        <w:color w:val="FFFFFF"/>
                      </w:rPr>
                      <w:fldChar w:fldCharType="separate"/>
                    </w:r>
                    <w:r>
                      <w:rPr>
                        <w:noProof/>
                        <w:color w:val="FFFFFF"/>
                      </w:rPr>
                      <w:t>18</w:t>
                    </w:r>
                    <w:r w:rsidRPr="00E047A7">
                      <w:rPr>
                        <w:noProof/>
                        <w:color w:val="FFFFFF"/>
                      </w:rPr>
                      <w:fldChar w:fldCharType="end"/>
                    </w:r>
                  </w:p>
                </w:txbxContent>
              </v:textbox>
              <w10:wrap type="square" anchorx="margin" anchory="margin"/>
            </v:shape>
          </w:pict>
        </mc:Fallback>
      </mc:AlternateContent>
    </w:r>
    <w:r>
      <w:rPr>
        <w:rFonts w:eastAsia="Calibri" w:cs="Arial"/>
        <w:color w:val="4C8B3F" w:themeColor="background2"/>
      </w:rPr>
      <w:t>hCentive P</w:t>
    </w:r>
    <w:r w:rsidRPr="006A4488">
      <w:rPr>
        <w:rFonts w:eastAsia="Calibri" w:cs="Arial"/>
        <w:color w:val="4C8B3F" w:themeColor="background2"/>
      </w:rPr>
      <w:t xml:space="preserve">roprietary </w:t>
    </w:r>
    <w:r>
      <w:rPr>
        <w:rFonts w:eastAsia="Calibri" w:cs="Arial"/>
        <w:color w:val="4C8B3F" w:themeColor="background2"/>
      </w:rPr>
      <w:t>and Confidential</w:t>
    </w:r>
    <w:r>
      <w:rPr>
        <w:rFonts w:eastAsia="Calibri" w:cs="Arial"/>
        <w:color w:val="4C8B3F" w:themeColor="background2"/>
      </w:rPr>
      <w:tab/>
    </w:r>
    <w:r>
      <w:rPr>
        <w:rFonts w:eastAsia="Calibri" w:cs="Arial"/>
        <w:color w:val="4C8B3F" w:themeColor="background2"/>
      </w:rPr>
      <w:tab/>
    </w:r>
    <w:r>
      <w:rPr>
        <w:rFonts w:eastAsia="Calibri" w:cs="Arial"/>
        <w:color w:val="4C8B3F" w:themeColor="background2"/>
      </w:rPr>
      <w:tab/>
      <w:t xml:space="preserve">Version </w:t>
    </w:r>
    <w:ins w:id="1080" w:author="Banga, Gourav" w:date="2026-01-08T15:14:00Z" w16du:dateUtc="2026-01-08T09:44:00Z">
      <w:r w:rsidR="00262E60">
        <w:rPr>
          <w:rFonts w:eastAsia="Calibri" w:cs="Arial"/>
          <w:color w:val="4C8B3F" w:themeColor="background2"/>
        </w:rPr>
        <w:t>5</w:t>
      </w:r>
    </w:ins>
    <w:del w:id="1081" w:author="Banga, Gourav" w:date="2026-01-08T15:14:00Z" w16du:dateUtc="2026-01-08T09:44:00Z">
      <w:r w:rsidR="00357D5E" w:rsidDel="00262E60">
        <w:rPr>
          <w:rFonts w:eastAsia="Calibri" w:cs="Arial"/>
          <w:color w:val="4C8B3F" w:themeColor="background2"/>
        </w:rPr>
        <w:delText>4</w:delText>
      </w:r>
    </w:del>
    <w:r>
      <w:rPr>
        <w:rFonts w:eastAsia="Calibri" w:cs="Arial"/>
        <w:color w:val="4C8B3F" w:themeColor="background2"/>
      </w:rPr>
      <w:t xml:space="preserve">.0 / </w:t>
    </w:r>
    <w:r w:rsidR="00764B40">
      <w:rPr>
        <w:rFonts w:eastAsia="Calibri" w:cs="Arial"/>
        <w:color w:val="4C8B3F" w:themeColor="background2"/>
      </w:rPr>
      <w:t>1</w:t>
    </w:r>
    <w:del w:id="1082" w:author="Banga, Gourav" w:date="2026-01-08T15:14:00Z" w16du:dateUtc="2026-01-08T09:44:00Z">
      <w:r w:rsidR="00FA6327" w:rsidDel="00262E60">
        <w:rPr>
          <w:rFonts w:eastAsia="Calibri" w:cs="Arial"/>
          <w:color w:val="4C8B3F" w:themeColor="background2"/>
        </w:rPr>
        <w:delText>2</w:delText>
      </w:r>
    </w:del>
    <w:r>
      <w:rPr>
        <w:rFonts w:eastAsia="Calibri" w:cs="Arial"/>
        <w:color w:val="4C8B3F" w:themeColor="background2"/>
      </w:rPr>
      <w:t>/</w:t>
    </w:r>
    <w:ins w:id="1083" w:author="Banga, Gourav" w:date="2026-01-08T15:14:00Z" w16du:dateUtc="2026-01-08T09:44:00Z">
      <w:r w:rsidR="00262E60">
        <w:rPr>
          <w:rFonts w:eastAsia="Calibri" w:cs="Arial"/>
          <w:color w:val="4C8B3F" w:themeColor="background2"/>
        </w:rPr>
        <w:t>1</w:t>
      </w:r>
    </w:ins>
    <w:ins w:id="1084" w:author="Banga, Gourav" w:date="2026-01-15T22:42:00Z" w16du:dateUtc="2026-01-15T17:12:00Z">
      <w:r w:rsidR="00235FA0">
        <w:rPr>
          <w:rFonts w:eastAsia="Calibri" w:cs="Arial"/>
          <w:color w:val="4C8B3F" w:themeColor="background2"/>
        </w:rPr>
        <w:t>5</w:t>
      </w:r>
    </w:ins>
    <w:del w:id="1085" w:author="Banga, Gourav" w:date="2026-01-08T15:14:00Z" w16du:dateUtc="2026-01-08T09:44:00Z">
      <w:r w:rsidR="00357D5E" w:rsidDel="00262E60">
        <w:rPr>
          <w:rFonts w:eastAsia="Calibri" w:cs="Arial"/>
          <w:color w:val="4C8B3F" w:themeColor="background2"/>
        </w:rPr>
        <w:delText>22</w:delText>
      </w:r>
    </w:del>
    <w:r>
      <w:rPr>
        <w:rFonts w:eastAsia="Calibri" w:cs="Arial"/>
        <w:color w:val="4C8B3F" w:themeColor="background2"/>
      </w:rPr>
      <w:t>/202</w:t>
    </w:r>
    <w:ins w:id="1086" w:author="Banga, Gourav" w:date="2026-01-08T15:14:00Z" w16du:dateUtc="2026-01-08T09:44:00Z">
      <w:r w:rsidR="00262E60">
        <w:rPr>
          <w:rFonts w:eastAsia="Calibri" w:cs="Arial"/>
          <w:color w:val="4C8B3F" w:themeColor="background2"/>
        </w:rPr>
        <w:t>6</w:t>
      </w:r>
    </w:ins>
    <w:del w:id="1087" w:author="Banga, Gourav" w:date="2026-01-08T15:14:00Z" w16du:dateUtc="2026-01-08T09:44:00Z">
      <w:r w:rsidR="00F72007" w:rsidDel="00262E60">
        <w:rPr>
          <w:rFonts w:eastAsia="Calibri" w:cs="Arial"/>
          <w:color w:val="4C8B3F" w:themeColor="background2"/>
        </w:rPr>
        <w:delText>5</w:delText>
      </w:r>
    </w:del>
  </w:p>
  <w:p w14:paraId="4E6263FD" w14:textId="77777777" w:rsidR="00085CD0" w:rsidRDefault="00085CD0" w:rsidP="001C7ACF">
    <w:pPr>
      <w:tabs>
        <w:tab w:val="left" w:pos="70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BE69" w14:textId="77777777" w:rsidR="003A1F13" w:rsidRDefault="003A1F13" w:rsidP="00FD2AD1">
      <w:r>
        <w:separator/>
      </w:r>
    </w:p>
    <w:p w14:paraId="11109907" w14:textId="77777777" w:rsidR="003A1F13" w:rsidRDefault="003A1F13"/>
  </w:footnote>
  <w:footnote w:type="continuationSeparator" w:id="0">
    <w:p w14:paraId="482D4B1E" w14:textId="77777777" w:rsidR="003A1F13" w:rsidRDefault="003A1F13" w:rsidP="00FD2AD1">
      <w:r>
        <w:continuationSeparator/>
      </w:r>
    </w:p>
    <w:p w14:paraId="0CA79292" w14:textId="77777777" w:rsidR="003A1F13" w:rsidRDefault="003A1F13"/>
  </w:footnote>
  <w:footnote w:type="continuationNotice" w:id="1">
    <w:p w14:paraId="2E79AED0" w14:textId="77777777" w:rsidR="003A1F13" w:rsidRDefault="003A1F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B035" w14:textId="19BB431D" w:rsidR="00085CD0" w:rsidRPr="0082677C" w:rsidRDefault="00315A94" w:rsidP="001E54AD">
    <w:pPr>
      <w:pStyle w:val="BodyTextIndent"/>
      <w:spacing w:line="276" w:lineRule="auto"/>
      <w:ind w:left="0"/>
      <w:rPr>
        <w:sz w:val="20"/>
        <w:szCs w:val="20"/>
      </w:rPr>
    </w:pPr>
    <w:r>
      <w:rPr>
        <w:bCs/>
      </w:rPr>
      <w:t>Enhancement</w:t>
    </w:r>
    <w:r w:rsidR="0008752C">
      <w:rPr>
        <w:bCs/>
      </w:rPr>
      <w:t xml:space="preserve"> to R</w:t>
    </w:r>
    <w:r w:rsidR="00764B40">
      <w:rPr>
        <w:bCs/>
      </w:rPr>
      <w:t>en</w:t>
    </w:r>
    <w:r w:rsidR="00C56875" w:rsidRPr="00C56875">
      <w:rPr>
        <w:bCs/>
      </w:rPr>
      <w:t>ewal process</w:t>
    </w:r>
    <w:r w:rsidR="000631BD" w:rsidRPr="0082677C">
      <w:rPr>
        <w:bCs/>
      </w:rPr>
      <w:t xml:space="preserve">   </w:t>
    </w:r>
    <w:r w:rsidR="000631BD" w:rsidRPr="0082677C" w:rsidDel="002003FD">
      <w:rPr>
        <w:bCs/>
      </w:rPr>
      <w:t xml:space="preserve">  </w:t>
    </w:r>
    <w:r w:rsidR="000631BD" w:rsidRPr="0082677C">
      <w:rPr>
        <w:bCs/>
      </w:rPr>
      <w:t xml:space="preserve"> </w:t>
    </w:r>
    <w:r w:rsidR="0082677C">
      <w:rPr>
        <w:bCs/>
      </w:rPr>
      <w:tab/>
    </w:r>
    <w:r w:rsidR="0082677C" w:rsidDel="002003FD">
      <w:rPr>
        <w:bCs/>
      </w:rPr>
      <w:tab/>
    </w:r>
    <w:r w:rsidR="00876A23" w:rsidRPr="0082677C">
      <w:t xml:space="preserve"> </w:t>
    </w:r>
    <w:r w:rsidR="009B1DB1" w:rsidRPr="0082677C">
      <w:t>Product Requirement Specification Document</w:t>
    </w:r>
  </w:p>
  <w:p w14:paraId="18AE8A8B" w14:textId="77777777" w:rsidR="00085CD0" w:rsidRPr="004B1A70" w:rsidRDefault="00085CD0" w:rsidP="00FF7521">
    <w:pPr>
      <w:pStyle w:val="Header"/>
      <w:jc w:val="right"/>
      <w:rPr>
        <w:rFonts w:ascii="Avenir Next" w:hAnsi="Avenir Nex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4B9C7" w14:textId="77777777" w:rsidR="00085CD0" w:rsidRDefault="00085CD0" w:rsidP="00FD2AD1">
    <w:pPr>
      <w:pStyle w:val="Header"/>
      <w:ind w:left="-1080"/>
      <w:jc w:val="both"/>
    </w:pPr>
    <w:r w:rsidRPr="0039654E">
      <w:rPr>
        <w:noProof/>
      </w:rPr>
      <w:drawing>
        <wp:anchor distT="0" distB="0" distL="114300" distR="114300" simplePos="0" relativeHeight="251658240" behindDoc="0" locked="0" layoutInCell="1" allowOverlap="1" wp14:anchorId="74696528" wp14:editId="0A5AB283">
          <wp:simplePos x="0" y="0"/>
          <wp:positionH relativeFrom="column">
            <wp:posOffset>-638175</wp:posOffset>
          </wp:positionH>
          <wp:positionV relativeFrom="paragraph">
            <wp:posOffset>-266700</wp:posOffset>
          </wp:positionV>
          <wp:extent cx="1971675" cy="457200"/>
          <wp:effectExtent l="0" t="0" r="9525" b="0"/>
          <wp:wrapSquare wrapText="bothSides"/>
          <wp:docPr id="854449205" name="Picture 854449205" descr="C:\Users\jenniferhamaker\Pictures\hCen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jenniferhamaker\Pictures\hCentiv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457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80D9" w14:textId="515B2E05" w:rsidR="004B2F72" w:rsidRPr="0082677C" w:rsidRDefault="00315A94" w:rsidP="004B2F72">
    <w:pPr>
      <w:pStyle w:val="BodyTextIndent"/>
      <w:spacing w:line="276" w:lineRule="auto"/>
      <w:ind w:left="0"/>
      <w:rPr>
        <w:sz w:val="20"/>
        <w:szCs w:val="20"/>
      </w:rPr>
    </w:pPr>
    <w:r>
      <w:rPr>
        <w:bCs/>
      </w:rPr>
      <w:t>Enhancement</w:t>
    </w:r>
    <w:r w:rsidR="00764B40">
      <w:rPr>
        <w:bCs/>
      </w:rPr>
      <w:t xml:space="preserve"> to </w:t>
    </w:r>
    <w:r w:rsidR="004B2F72" w:rsidRPr="00C56875">
      <w:rPr>
        <w:bCs/>
      </w:rPr>
      <w:t>Renewal process</w:t>
    </w:r>
    <w:r w:rsidR="004B2F72" w:rsidRPr="0082677C">
      <w:rPr>
        <w:bCs/>
      </w:rPr>
      <w:t xml:space="preserve">   </w:t>
    </w:r>
    <w:r w:rsidR="004B2F72" w:rsidRPr="0082677C" w:rsidDel="002003FD">
      <w:rPr>
        <w:bCs/>
      </w:rPr>
      <w:t xml:space="preserve">  </w:t>
    </w:r>
    <w:r w:rsidR="004B2F72" w:rsidRPr="0082677C">
      <w:rPr>
        <w:bCs/>
      </w:rPr>
      <w:t xml:space="preserve"> </w:t>
    </w:r>
    <w:r w:rsidR="004B2F72">
      <w:rPr>
        <w:bCs/>
      </w:rPr>
      <w:tab/>
    </w:r>
    <w:r w:rsidR="004B2F72" w:rsidDel="002003FD">
      <w:rPr>
        <w:bCs/>
      </w:rPr>
      <w:tab/>
    </w:r>
    <w:r w:rsidR="004B2F72" w:rsidRPr="0082677C">
      <w:t xml:space="preserve"> Product Requirement Specification Document</w:t>
    </w:r>
  </w:p>
  <w:p w14:paraId="670C6434" w14:textId="450AE318" w:rsidR="00085CD0" w:rsidRPr="004B1A70" w:rsidRDefault="004B2F72" w:rsidP="004B2F72">
    <w:pPr>
      <w:pStyle w:val="Header"/>
      <w:tabs>
        <w:tab w:val="left" w:pos="310"/>
      </w:tabs>
      <w:rPr>
        <w:rFonts w:ascii="Avenir Next" w:hAnsi="Avenir Next"/>
      </w:rPr>
    </w:pPr>
    <w:r>
      <w:rPr>
        <w:rFonts w:ascii="Avenir Next" w:hAnsi="Avenir Next"/>
      </w:rPr>
      <w:tab/>
    </w:r>
  </w:p>
  <w:p w14:paraId="1A29504E" w14:textId="097AE67D" w:rsidR="00085CD0" w:rsidRPr="00B91E7A" w:rsidRDefault="00085CD0" w:rsidP="00B91E7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qhyiC681" int2:invalidationBookmarkName="" int2:hashCode="HQEw+KOSG8iSs3" int2:id="NPo4Wsl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C6B6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57C82"/>
    <w:multiLevelType w:val="hybridMultilevel"/>
    <w:tmpl w:val="7202371C"/>
    <w:lvl w:ilvl="0" w:tplc="15E0AAAE">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637438"/>
    <w:multiLevelType w:val="hybridMultilevel"/>
    <w:tmpl w:val="E8C69242"/>
    <w:lvl w:ilvl="0" w:tplc="FFFFFFFF">
      <w:start w:val="1"/>
      <w:numFmt w:val="decimal"/>
      <w:lvlText w:val="%1."/>
      <w:lvlJc w:val="left"/>
      <w:pPr>
        <w:ind w:left="1080" w:hanging="360"/>
      </w:pPr>
      <w:rPr>
        <w:rFonts w:ascii="Calibri" w:hAnsi="Calibri" w:cs="Calibri"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1AC5DA5"/>
    <w:multiLevelType w:val="multilevel"/>
    <w:tmpl w:val="AEB4C89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3092454"/>
    <w:multiLevelType w:val="hybridMultilevel"/>
    <w:tmpl w:val="6A5A964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DC3DA1"/>
    <w:multiLevelType w:val="hybridMultilevel"/>
    <w:tmpl w:val="9D6224C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7514F2A"/>
    <w:multiLevelType w:val="hybridMultilevel"/>
    <w:tmpl w:val="CE0C204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8FB3C0C"/>
    <w:multiLevelType w:val="hybridMultilevel"/>
    <w:tmpl w:val="AB8E0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9303121"/>
    <w:multiLevelType w:val="hybridMultilevel"/>
    <w:tmpl w:val="EF9E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0" w15:restartNumberingAfterBreak="0">
    <w:nsid w:val="0C2473F6"/>
    <w:multiLevelType w:val="hybridMultilevel"/>
    <w:tmpl w:val="E7009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5F58A7"/>
    <w:multiLevelType w:val="hybridMultilevel"/>
    <w:tmpl w:val="9D6224C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DF118E7"/>
    <w:multiLevelType w:val="hybridMultilevel"/>
    <w:tmpl w:val="742A06A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0FDF1156"/>
    <w:multiLevelType w:val="hybridMultilevel"/>
    <w:tmpl w:val="994C9A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06A6448"/>
    <w:multiLevelType w:val="hybridMultilevel"/>
    <w:tmpl w:val="3D5661F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22F435D"/>
    <w:multiLevelType w:val="hybridMultilevel"/>
    <w:tmpl w:val="2BF4B1B0"/>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15:restartNumberingAfterBreak="0">
    <w:nsid w:val="12493CFB"/>
    <w:multiLevelType w:val="hybridMultilevel"/>
    <w:tmpl w:val="E8C69242"/>
    <w:lvl w:ilvl="0" w:tplc="FFFFFFFF">
      <w:start w:val="1"/>
      <w:numFmt w:val="decimal"/>
      <w:lvlText w:val="%1."/>
      <w:lvlJc w:val="left"/>
      <w:pPr>
        <w:ind w:left="1080" w:hanging="360"/>
      </w:pPr>
      <w:rPr>
        <w:rFonts w:ascii="Calibri" w:hAnsi="Calibri" w:cs="Calibri"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38E60D7"/>
    <w:multiLevelType w:val="multilevel"/>
    <w:tmpl w:val="79A04EA8"/>
    <w:styleLink w:val="CurrentList1"/>
    <w:lvl w:ilvl="0">
      <w:start w:val="1"/>
      <w:numFmt w:val="decimal"/>
      <w:lvlText w:val="%1."/>
      <w:lvlJc w:val="left"/>
      <w:pPr>
        <w:ind w:left="360" w:hanging="360"/>
      </w:pPr>
      <w:rPr>
        <w:rFonts w:hint="default"/>
        <w:color w:val="0000FF"/>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51A2BA0"/>
    <w:multiLevelType w:val="hybridMultilevel"/>
    <w:tmpl w:val="2D300F4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171F47E7"/>
    <w:multiLevelType w:val="hybridMultilevel"/>
    <w:tmpl w:val="6A5A964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982D04"/>
    <w:multiLevelType w:val="hybridMultilevel"/>
    <w:tmpl w:val="ABF8F66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93117DD"/>
    <w:multiLevelType w:val="hybridMultilevel"/>
    <w:tmpl w:val="C51EC60C"/>
    <w:lvl w:ilvl="0" w:tplc="FFFFFFFF">
      <w:start w:val="1"/>
      <w:numFmt w:val="upperLetter"/>
      <w:lvlText w:val="%1."/>
      <w:lvlJc w:val="left"/>
      <w:pPr>
        <w:ind w:left="1080" w:hanging="360"/>
      </w:pPr>
      <w:rPr>
        <w:rFonts w:hint="default"/>
        <w:color w:val="060808" w:themeColor="text1"/>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04090019">
      <w:start w:val="1"/>
      <w:numFmt w:val="lowerLetter"/>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B35725C"/>
    <w:multiLevelType w:val="hybridMultilevel"/>
    <w:tmpl w:val="58C601A6"/>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CB875B7"/>
    <w:multiLevelType w:val="hybridMultilevel"/>
    <w:tmpl w:val="862CC398"/>
    <w:lvl w:ilvl="0" w:tplc="6832C08E">
      <w:start w:val="1"/>
      <w:numFmt w:val="upperLetter"/>
      <w:pStyle w:val="Appendix"/>
      <w:lvlText w:val="Appendix %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49145B"/>
    <w:multiLevelType w:val="hybridMultilevel"/>
    <w:tmpl w:val="742A06A2"/>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FD0270B"/>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2061742B"/>
    <w:multiLevelType w:val="hybridMultilevel"/>
    <w:tmpl w:val="E8C69242"/>
    <w:lvl w:ilvl="0" w:tplc="938E42C8">
      <w:start w:val="1"/>
      <w:numFmt w:val="decimal"/>
      <w:lvlText w:val="%1."/>
      <w:lvlJc w:val="left"/>
      <w:pPr>
        <w:ind w:left="1080" w:hanging="360"/>
      </w:pPr>
      <w:rPr>
        <w:rFonts w:ascii="Calibri" w:hAnsi="Calibri" w:cs="Calibri"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0871533"/>
    <w:multiLevelType w:val="hybridMultilevel"/>
    <w:tmpl w:val="E23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19011D"/>
    <w:multiLevelType w:val="hybridMultilevel"/>
    <w:tmpl w:val="2D300F4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216B4F77"/>
    <w:multiLevelType w:val="hybridMultilevel"/>
    <w:tmpl w:val="58C601A6"/>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3A65F0C"/>
    <w:multiLevelType w:val="hybridMultilevel"/>
    <w:tmpl w:val="742A06A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250F711A"/>
    <w:multiLevelType w:val="hybridMultilevel"/>
    <w:tmpl w:val="634A9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3B7412"/>
    <w:multiLevelType w:val="hybridMultilevel"/>
    <w:tmpl w:val="58C601A6"/>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99046C"/>
    <w:multiLevelType w:val="hybridMultilevel"/>
    <w:tmpl w:val="E8C69242"/>
    <w:lvl w:ilvl="0" w:tplc="FFFFFFFF">
      <w:start w:val="1"/>
      <w:numFmt w:val="decimal"/>
      <w:lvlText w:val="%1."/>
      <w:lvlJc w:val="left"/>
      <w:pPr>
        <w:ind w:left="1080" w:hanging="360"/>
      </w:pPr>
      <w:rPr>
        <w:rFonts w:ascii="Calibri" w:hAnsi="Calibri" w:cs="Calibri"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2962467B"/>
    <w:multiLevelType w:val="hybridMultilevel"/>
    <w:tmpl w:val="2BF8284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B854272"/>
    <w:multiLevelType w:val="hybridMultilevel"/>
    <w:tmpl w:val="DCECF5C2"/>
    <w:lvl w:ilvl="0" w:tplc="AEF6B590">
      <w:start w:val="1"/>
      <w:numFmt w:val="decimal"/>
      <w:pStyle w:val="Numbered"/>
      <w:lvlText w:val="%1)"/>
      <w:lvlJc w:val="left"/>
      <w:pPr>
        <w:ind w:left="108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2BE76D84"/>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2CF27589"/>
    <w:multiLevelType w:val="hybridMultilevel"/>
    <w:tmpl w:val="D04EE528"/>
    <w:lvl w:ilvl="0" w:tplc="7C2C28D4">
      <w:start w:val="1"/>
      <w:numFmt w:val="decimal"/>
      <w:lvlText w:val="%1."/>
      <w:lvlJc w:val="left"/>
      <w:pPr>
        <w:ind w:left="1080" w:hanging="360"/>
      </w:pPr>
      <w:rPr>
        <w:rFonts w:hint="default"/>
      </w:rPr>
    </w:lvl>
    <w:lvl w:ilvl="1" w:tplc="04090001">
      <w:start w:val="1"/>
      <w:numFmt w:val="bullet"/>
      <w:lvlText w:val=""/>
      <w:lvlJc w:val="left"/>
      <w:pPr>
        <w:ind w:left="1350" w:hanging="360"/>
      </w:pPr>
      <w:rPr>
        <w:rFonts w:ascii="Symbol" w:hAnsi="Symbol" w:hint="default"/>
      </w:rPr>
    </w:lvl>
    <w:lvl w:ilvl="2" w:tplc="04090001">
      <w:start w:val="1"/>
      <w:numFmt w:val="bullet"/>
      <w:lvlText w:val=""/>
      <w:lvlJc w:val="left"/>
      <w:pPr>
        <w:ind w:left="3240" w:hanging="180"/>
      </w:pPr>
      <w:rPr>
        <w:rFonts w:ascii="Symbol" w:hAnsi="Symbol" w:hint="default"/>
      </w:rPr>
    </w:lvl>
    <w:lvl w:ilvl="3" w:tplc="0409000F">
      <w:start w:val="1"/>
      <w:numFmt w:val="decimal"/>
      <w:lvlText w:val="%4."/>
      <w:lvlJc w:val="left"/>
      <w:pPr>
        <w:ind w:left="450" w:hanging="360"/>
      </w:pPr>
    </w:lvl>
    <w:lvl w:ilvl="4" w:tplc="04090019">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2E622F95"/>
    <w:multiLevelType w:val="hybridMultilevel"/>
    <w:tmpl w:val="9D6224C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2F6E3AE1"/>
    <w:multiLevelType w:val="hybridMultilevel"/>
    <w:tmpl w:val="01D0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D926D4"/>
    <w:multiLevelType w:val="hybridMultilevel"/>
    <w:tmpl w:val="BA4A48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15844B1"/>
    <w:multiLevelType w:val="hybridMultilevel"/>
    <w:tmpl w:val="ABF8F66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2BA4F64"/>
    <w:multiLevelType w:val="hybridMultilevel"/>
    <w:tmpl w:val="F9340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3CD6F72"/>
    <w:multiLevelType w:val="hybridMultilevel"/>
    <w:tmpl w:val="9CAE3912"/>
    <w:lvl w:ilvl="0" w:tplc="0409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4" w15:restartNumberingAfterBreak="0">
    <w:nsid w:val="33E227CD"/>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5" w15:restartNumberingAfterBreak="0">
    <w:nsid w:val="33F44957"/>
    <w:multiLevelType w:val="hybridMultilevel"/>
    <w:tmpl w:val="ABE4E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7D5DE4"/>
    <w:multiLevelType w:val="hybridMultilevel"/>
    <w:tmpl w:val="71DCA9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7045B00"/>
    <w:multiLevelType w:val="multilevel"/>
    <w:tmpl w:val="34C02352"/>
    <w:lvl w:ilvl="0">
      <w:start w:val="1"/>
      <w:numFmt w:val="decimal"/>
      <w:pStyle w:val="Heading1"/>
      <w:lvlText w:val="%1:"/>
      <w:lvlJc w:val="left"/>
      <w:pPr>
        <w:ind w:left="360" w:hanging="360"/>
      </w:pPr>
      <w:rPr>
        <w:rFonts w:hint="default"/>
      </w:rPr>
    </w:lvl>
    <w:lvl w:ilvl="1">
      <w:start w:val="1"/>
      <w:numFmt w:val="decimal"/>
      <w:lvlText w:val="%1.%2:"/>
      <w:lvlJc w:val="left"/>
      <w:pPr>
        <w:ind w:left="-3960" w:hanging="360"/>
      </w:pPr>
      <w:rPr>
        <w:rFonts w:hint="default"/>
        <w:color w:val="4C8B3F" w:themeColor="background2"/>
      </w:rPr>
    </w:lvl>
    <w:lvl w:ilvl="2">
      <w:start w:val="1"/>
      <w:numFmt w:val="decimal"/>
      <w:pStyle w:val="Heading3"/>
      <w:lvlText w:val="%1.%2.%3:"/>
      <w:lvlJc w:val="left"/>
      <w:pPr>
        <w:ind w:left="1260" w:hanging="360"/>
      </w:pPr>
      <w:rPr>
        <w:rFonts w:ascii="Calibri" w:hAnsi="Calibri" w:cs="Calibri"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1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324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2520" w:hanging="360"/>
      </w:pPr>
      <w:rPr>
        <w:rFonts w:hint="default"/>
      </w:rPr>
    </w:lvl>
    <w:lvl w:ilvl="8">
      <w:start w:val="1"/>
      <w:numFmt w:val="decimal"/>
      <w:lvlText w:val="%1.%2.%3.%4.%5.%6.%7.%8.%9."/>
      <w:lvlJc w:val="left"/>
      <w:pPr>
        <w:ind w:left="-2160" w:hanging="360"/>
      </w:pPr>
      <w:rPr>
        <w:rFonts w:hint="default"/>
      </w:rPr>
    </w:lvl>
  </w:abstractNum>
  <w:abstractNum w:abstractNumId="48" w15:restartNumberingAfterBreak="0">
    <w:nsid w:val="38B949FF"/>
    <w:multiLevelType w:val="hybridMultilevel"/>
    <w:tmpl w:val="2BF82842"/>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3A836FC2"/>
    <w:multiLevelType w:val="multilevel"/>
    <w:tmpl w:val="D0F2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8C3902"/>
    <w:multiLevelType w:val="hybridMultilevel"/>
    <w:tmpl w:val="CE0C204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3BF323F7"/>
    <w:multiLevelType w:val="hybridMultilevel"/>
    <w:tmpl w:val="F08604C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C1C339A"/>
    <w:multiLevelType w:val="hybridMultilevel"/>
    <w:tmpl w:val="C3C26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E1D1FD2"/>
    <w:multiLevelType w:val="hybridMultilevel"/>
    <w:tmpl w:val="742A06A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40AA7685"/>
    <w:multiLevelType w:val="hybridMultilevel"/>
    <w:tmpl w:val="9D6224C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412E4106"/>
    <w:multiLevelType w:val="hybridMultilevel"/>
    <w:tmpl w:val="58C601A6"/>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54D55E3"/>
    <w:multiLevelType w:val="hybridMultilevel"/>
    <w:tmpl w:val="58C601A6"/>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56865A1"/>
    <w:multiLevelType w:val="multilevel"/>
    <w:tmpl w:val="7C66EA92"/>
    <w:lvl w:ilvl="0">
      <w:start w:val="1"/>
      <w:numFmt w:val="decimal"/>
      <w:lvlText w:val="%1."/>
      <w:lvlJc w:val="left"/>
      <w:pPr>
        <w:ind w:left="360" w:hanging="360"/>
      </w:pPr>
      <w:rPr>
        <w:rFonts w:hint="default"/>
        <w:color w:val="0000FF"/>
      </w:rPr>
    </w:lvl>
    <w:lvl w:ilvl="1">
      <w:start w:val="1"/>
      <w:numFmt w:val="decimal"/>
      <w:lvlText w:val="2.%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5976407"/>
    <w:multiLevelType w:val="hybridMultilevel"/>
    <w:tmpl w:val="66E2869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9" w15:restartNumberingAfterBreak="0">
    <w:nsid w:val="459E0792"/>
    <w:multiLevelType w:val="hybridMultilevel"/>
    <w:tmpl w:val="39249AC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481211E8"/>
    <w:multiLevelType w:val="hybridMultilevel"/>
    <w:tmpl w:val="2D300F4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49742506"/>
    <w:multiLevelType w:val="hybridMultilevel"/>
    <w:tmpl w:val="0EDE972A"/>
    <w:lvl w:ilvl="0" w:tplc="199CC594">
      <w:start w:val="1"/>
      <w:numFmt w:val="bullet"/>
      <w:pStyle w:val="Bullet1"/>
      <w:lvlText w:val=""/>
      <w:lvlJc w:val="left"/>
      <w:pPr>
        <w:tabs>
          <w:tab w:val="num" w:pos="720"/>
        </w:tabs>
        <w:ind w:left="720" w:hanging="360"/>
      </w:pPr>
      <w:rPr>
        <w:rFonts w:ascii="Symbol" w:hAnsi="Symbol" w:hint="default"/>
        <w:b w:val="0"/>
        <w:i w:val="0"/>
        <w:color w:val="auto"/>
        <w:sz w:val="19"/>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9CA1BCC"/>
    <w:multiLevelType w:val="hybridMultilevel"/>
    <w:tmpl w:val="50AC4B26"/>
    <w:lvl w:ilvl="0" w:tplc="51467B30">
      <w:start w:val="1"/>
      <w:numFmt w:val="decimal"/>
      <w:pStyle w:val="Heading4"/>
      <w:lvlText w:val="%1.1.1.1"/>
      <w:lvlJc w:val="left"/>
      <w:pPr>
        <w:ind w:left="180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4C384E3F"/>
    <w:multiLevelType w:val="hybridMultilevel"/>
    <w:tmpl w:val="9AC61A7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4CDA032B"/>
    <w:multiLevelType w:val="hybridMultilevel"/>
    <w:tmpl w:val="90A22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D0D3609"/>
    <w:multiLevelType w:val="hybridMultilevel"/>
    <w:tmpl w:val="24A653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F094A73"/>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7" w15:restartNumberingAfterBreak="0">
    <w:nsid w:val="4FE41867"/>
    <w:multiLevelType w:val="hybridMultilevel"/>
    <w:tmpl w:val="CE0C20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00755B5"/>
    <w:multiLevelType w:val="hybridMultilevel"/>
    <w:tmpl w:val="2BF82842"/>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50867833"/>
    <w:multiLevelType w:val="multilevel"/>
    <w:tmpl w:val="6A000E56"/>
    <w:lvl w:ilvl="0">
      <w:start w:val="6"/>
      <w:numFmt w:val="decimal"/>
      <w:lvlText w:val="%1"/>
      <w:lvlJc w:val="left"/>
      <w:pPr>
        <w:ind w:left="360" w:hanging="360"/>
      </w:pPr>
      <w:rPr>
        <w:rFonts w:hint="default"/>
      </w:rPr>
    </w:lvl>
    <w:lvl w:ilvl="1">
      <w:start w:val="1"/>
      <w:numFmt w:val="decimal"/>
      <w:pStyle w:val="Heading2"/>
      <w:lvlText w:val="%1.%2"/>
      <w:lvlJc w:val="left"/>
      <w:pPr>
        <w:ind w:left="630" w:hanging="360"/>
      </w:pPr>
      <w:rPr>
        <w:rFonts w:hint="default"/>
      </w:rPr>
    </w:lvl>
    <w:lvl w:ilvl="2">
      <w:start w:val="1"/>
      <w:numFmt w:val="decimal"/>
      <w:lvlText w:val="%1.%2.%3"/>
      <w:lvlJc w:val="left"/>
      <w:pPr>
        <w:ind w:left="1170" w:hanging="720"/>
      </w:pPr>
      <w:rPr>
        <w:rFonts w:hint="default"/>
      </w:rPr>
    </w:lvl>
    <w:lvl w:ilvl="3">
      <w:start w:val="1"/>
      <w:numFmt w:val="decimal"/>
      <w:lvlText w:val="4.2.7.%4"/>
      <w:lvlJc w:val="left"/>
      <w:pPr>
        <w:ind w:left="243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0" w15:restartNumberingAfterBreak="0">
    <w:nsid w:val="50DA0CFB"/>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1" w15:restartNumberingAfterBreak="0">
    <w:nsid w:val="51A44624"/>
    <w:multiLevelType w:val="hybridMultilevel"/>
    <w:tmpl w:val="3D0089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3A92F5C"/>
    <w:multiLevelType w:val="hybridMultilevel"/>
    <w:tmpl w:val="742A06A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54B72669"/>
    <w:multiLevelType w:val="hybridMultilevel"/>
    <w:tmpl w:val="0088A814"/>
    <w:lvl w:ilvl="0" w:tplc="3A66C33A">
      <w:start w:val="1"/>
      <w:numFmt w:val="bullet"/>
      <w:pStyle w:val="hCentiveBullet3"/>
      <w:lvlText w:val=""/>
      <w:lvlJc w:val="left"/>
      <w:pPr>
        <w:ind w:left="1656" w:hanging="360"/>
      </w:pPr>
      <w:rPr>
        <w:rFonts w:ascii="Symbol" w:hAnsi="Symbol" w:hint="default"/>
        <w:color w:val="4C8B3F" w:themeColor="background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4B97BE7"/>
    <w:multiLevelType w:val="hybridMultilevel"/>
    <w:tmpl w:val="48CE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C700F8"/>
    <w:multiLevelType w:val="multilevel"/>
    <w:tmpl w:val="A5E83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AC3AD1"/>
    <w:multiLevelType w:val="hybridMultilevel"/>
    <w:tmpl w:val="36CE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273CFA"/>
    <w:multiLevelType w:val="hybridMultilevel"/>
    <w:tmpl w:val="F3FA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8AB661E"/>
    <w:multiLevelType w:val="hybridMultilevel"/>
    <w:tmpl w:val="9AE6C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8F1594C"/>
    <w:multiLevelType w:val="hybridMultilevel"/>
    <w:tmpl w:val="58C601A6"/>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A330E94"/>
    <w:multiLevelType w:val="hybridMultilevel"/>
    <w:tmpl w:val="08EC8F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5BDA157D"/>
    <w:multiLevelType w:val="hybridMultilevel"/>
    <w:tmpl w:val="656C6520"/>
    <w:lvl w:ilvl="0" w:tplc="FFFFFFFF">
      <w:start w:val="1"/>
      <w:numFmt w:val="upperLetter"/>
      <w:lvlText w:val="%1."/>
      <w:lvlJc w:val="left"/>
      <w:pPr>
        <w:ind w:left="1080" w:hanging="360"/>
      </w:pPr>
      <w:rPr>
        <w:rFonts w:hint="default"/>
        <w:color w:val="060808" w:themeColor="text1"/>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5C6A15C9"/>
    <w:multiLevelType w:val="hybridMultilevel"/>
    <w:tmpl w:val="6A5A964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CAB68B2"/>
    <w:multiLevelType w:val="hybridMultilevel"/>
    <w:tmpl w:val="742A06A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5E483B92"/>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5" w15:restartNumberingAfterBreak="0">
    <w:nsid w:val="5F15783D"/>
    <w:multiLevelType w:val="hybridMultilevel"/>
    <w:tmpl w:val="ABF8F66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11E1831"/>
    <w:multiLevelType w:val="hybridMultilevel"/>
    <w:tmpl w:val="BEDCA21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625F233D"/>
    <w:multiLevelType w:val="hybridMultilevel"/>
    <w:tmpl w:val="1BC2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45E42E1"/>
    <w:multiLevelType w:val="hybridMultilevel"/>
    <w:tmpl w:val="9D6224C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649334B0"/>
    <w:multiLevelType w:val="hybridMultilevel"/>
    <w:tmpl w:val="7E167DE2"/>
    <w:lvl w:ilvl="0" w:tplc="E640D9B2">
      <w:start w:val="1"/>
      <w:numFmt w:val="decimal"/>
      <w:lvlText w:val="%1."/>
      <w:lvlJc w:val="left"/>
      <w:pPr>
        <w:ind w:left="720" w:hanging="360"/>
      </w:pPr>
      <w:rPr>
        <w:rFonts w:hint="default"/>
        <w:b w:val="0"/>
        <w:bCs/>
      </w:rPr>
    </w:lvl>
    <w:lvl w:ilvl="1" w:tplc="FFFFFFFF">
      <w:start w:val="1"/>
      <w:numFmt w:val="bullet"/>
      <w:lvlText w:val="o"/>
      <w:lvlJc w:val="left"/>
      <w:pPr>
        <w:ind w:left="1080" w:hanging="360"/>
      </w:pPr>
      <w:rPr>
        <w:rFonts w:ascii="Courier New" w:hAnsi="Courier New" w:cs="Courier New" w:hint="default"/>
      </w:rPr>
    </w:lvl>
    <w:lvl w:ilvl="2" w:tplc="FFFFFFFF">
      <w:start w:val="1"/>
      <w:numFmt w:val="lowerLetter"/>
      <w:lvlText w:val="%3."/>
      <w:lvlJc w:val="left"/>
      <w:pPr>
        <w:ind w:left="2149"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50D6307"/>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1" w15:restartNumberingAfterBreak="0">
    <w:nsid w:val="65250F5E"/>
    <w:multiLevelType w:val="hybridMultilevel"/>
    <w:tmpl w:val="73448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5CE4E5B"/>
    <w:multiLevelType w:val="hybridMultilevel"/>
    <w:tmpl w:val="A030D45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3" w15:restartNumberingAfterBreak="0">
    <w:nsid w:val="66440749"/>
    <w:multiLevelType w:val="hybridMultilevel"/>
    <w:tmpl w:val="F0CA3D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666E5108"/>
    <w:multiLevelType w:val="hybridMultilevel"/>
    <w:tmpl w:val="7B562444"/>
    <w:lvl w:ilvl="0" w:tplc="FFFFFFFF">
      <w:start w:val="1"/>
      <w:numFmt w:val="decimal"/>
      <w:lvlText w:val="%1."/>
      <w:lvlJc w:val="left"/>
      <w:pPr>
        <w:ind w:left="720" w:hanging="360"/>
      </w:pPr>
    </w:lvl>
    <w:lvl w:ilvl="1" w:tplc="FFFFFFFF">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5" w15:restartNumberingAfterBreak="0">
    <w:nsid w:val="69506A31"/>
    <w:multiLevelType w:val="hybridMultilevel"/>
    <w:tmpl w:val="33640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B9B684A"/>
    <w:multiLevelType w:val="hybridMultilevel"/>
    <w:tmpl w:val="BA32830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6C217134"/>
    <w:multiLevelType w:val="hybridMultilevel"/>
    <w:tmpl w:val="D04EE528"/>
    <w:lvl w:ilvl="0" w:tplc="FFFFFFFF">
      <w:start w:val="1"/>
      <w:numFmt w:val="decimal"/>
      <w:lvlText w:val="%1."/>
      <w:lvlJc w:val="left"/>
      <w:pPr>
        <w:ind w:left="1080" w:hanging="360"/>
      </w:pPr>
      <w:rPr>
        <w:rFonts w:hint="default"/>
      </w:rPr>
    </w:lvl>
    <w:lvl w:ilvl="1" w:tplc="FFFFFFFF">
      <w:start w:val="1"/>
      <w:numFmt w:val="bullet"/>
      <w:lvlText w:val=""/>
      <w:lvlJc w:val="left"/>
      <w:pPr>
        <w:ind w:left="1350" w:hanging="360"/>
      </w:pPr>
      <w:rPr>
        <w:rFonts w:ascii="Symbol" w:hAnsi="Symbol" w:hint="default"/>
      </w:rPr>
    </w:lvl>
    <w:lvl w:ilvl="2" w:tplc="FFFFFFFF">
      <w:start w:val="1"/>
      <w:numFmt w:val="bullet"/>
      <w:lvlText w:val=""/>
      <w:lvlJc w:val="left"/>
      <w:pPr>
        <w:ind w:left="3240" w:hanging="180"/>
      </w:pPr>
      <w:rPr>
        <w:rFonts w:ascii="Symbol" w:hAnsi="Symbol" w:hint="default"/>
      </w:rPr>
    </w:lvl>
    <w:lvl w:ilvl="3" w:tplc="FFFFFFFF">
      <w:start w:val="1"/>
      <w:numFmt w:val="decimal"/>
      <w:lvlText w:val="%4."/>
      <w:lvlJc w:val="left"/>
      <w:pPr>
        <w:ind w:left="450" w:hanging="360"/>
      </w:pPr>
    </w:lvl>
    <w:lvl w:ilvl="4" w:tplc="FFFFFFFF">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98" w15:restartNumberingAfterBreak="0">
    <w:nsid w:val="6CD02638"/>
    <w:multiLevelType w:val="hybridMultilevel"/>
    <w:tmpl w:val="B6902E84"/>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6DCD2FBD"/>
    <w:multiLevelType w:val="hybridMultilevel"/>
    <w:tmpl w:val="3080EF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E3E2014"/>
    <w:multiLevelType w:val="hybridMultilevel"/>
    <w:tmpl w:val="5F6E7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0083D64"/>
    <w:multiLevelType w:val="hybridMultilevel"/>
    <w:tmpl w:val="CDEECB14"/>
    <w:lvl w:ilvl="0" w:tplc="95EAB282">
      <w:start w:val="1"/>
      <w:numFmt w:val="decimal"/>
      <w:lvlText w:val="%1."/>
      <w:lvlJc w:val="left"/>
      <w:pPr>
        <w:ind w:left="1080" w:hanging="360"/>
      </w:pPr>
      <w:rPr>
        <w:rFonts w:ascii="Calibri" w:hAnsi="Calibri" w:cs="Calibri"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939089BE">
      <w:start w:val="1"/>
      <w:numFmt w:val="decimal"/>
      <w:lvlText w:val="(%5)"/>
      <w:lvlJc w:val="left"/>
      <w:pPr>
        <w:ind w:left="4320" w:hanging="720"/>
      </w:pPr>
      <w:rPr>
        <w:rFonts w:hint="default"/>
      </w:rPr>
    </w:lvl>
    <w:lvl w:ilvl="5" w:tplc="4B0A1758">
      <w:start w:val="1"/>
      <w:numFmt w:val="lowerRoman"/>
      <w:lvlText w:val="(%6)"/>
      <w:lvlJc w:val="left"/>
      <w:pPr>
        <w:ind w:left="5220" w:hanging="720"/>
      </w:pPr>
      <w:rPr>
        <w:rFonts w:hint="default"/>
      </w:rPr>
    </w:lvl>
    <w:lvl w:ilvl="6" w:tplc="FFFFFFFF">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17605F9"/>
    <w:multiLevelType w:val="hybridMultilevel"/>
    <w:tmpl w:val="BA32830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71C6057E"/>
    <w:multiLevelType w:val="hybridMultilevel"/>
    <w:tmpl w:val="DE80606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2866177"/>
    <w:multiLevelType w:val="multilevel"/>
    <w:tmpl w:val="D0F2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35A1DD2"/>
    <w:multiLevelType w:val="hybridMultilevel"/>
    <w:tmpl w:val="9D6224C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73666018"/>
    <w:multiLevelType w:val="hybridMultilevel"/>
    <w:tmpl w:val="9CD89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5F91042"/>
    <w:multiLevelType w:val="multilevel"/>
    <w:tmpl w:val="8BE0B074"/>
    <w:lvl w:ilvl="0">
      <w:start w:val="3"/>
      <w:numFmt w:val="decimal"/>
      <w:lvlText w:val="%1"/>
      <w:lvlJc w:val="left"/>
      <w:pPr>
        <w:ind w:left="360" w:hanging="360"/>
      </w:pPr>
      <w:rPr>
        <w:rFonts w:hint="default"/>
      </w:rPr>
    </w:lvl>
    <w:lvl w:ilvl="1">
      <w:start w:val="1"/>
      <w:numFmt w:val="decimal"/>
      <w:pStyle w:val="hcentivebullet1"/>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08" w15:restartNumberingAfterBreak="0">
    <w:nsid w:val="769C14E2"/>
    <w:multiLevelType w:val="hybridMultilevel"/>
    <w:tmpl w:val="3C3C2C4A"/>
    <w:lvl w:ilvl="0" w:tplc="0409000F">
      <w:start w:val="1"/>
      <w:numFmt w:val="decimal"/>
      <w:lvlText w:val="%1."/>
      <w:lvlJc w:val="left"/>
      <w:pPr>
        <w:ind w:left="28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8761178"/>
    <w:multiLevelType w:val="hybridMultilevel"/>
    <w:tmpl w:val="9EE8DCA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7B9C57E2"/>
    <w:multiLevelType w:val="hybridMultilevel"/>
    <w:tmpl w:val="5F6E71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BA82708"/>
    <w:multiLevelType w:val="hybridMultilevel"/>
    <w:tmpl w:val="1874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C232389"/>
    <w:multiLevelType w:val="hybridMultilevel"/>
    <w:tmpl w:val="F290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912B8B"/>
    <w:multiLevelType w:val="hybridMultilevel"/>
    <w:tmpl w:val="F6C0C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DC371AF"/>
    <w:multiLevelType w:val="hybridMultilevel"/>
    <w:tmpl w:val="3D5661FE"/>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5" w15:restartNumberingAfterBreak="0">
    <w:nsid w:val="7E0A11E7"/>
    <w:multiLevelType w:val="hybridMultilevel"/>
    <w:tmpl w:val="0826EDA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7EE0349A"/>
    <w:multiLevelType w:val="hybridMultilevel"/>
    <w:tmpl w:val="75E42D0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7" w15:restartNumberingAfterBreak="0">
    <w:nsid w:val="7FAA6DF3"/>
    <w:multiLevelType w:val="hybridMultilevel"/>
    <w:tmpl w:val="D7A45142"/>
    <w:lvl w:ilvl="0" w:tplc="0409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715541395">
    <w:abstractNumId w:val="73"/>
  </w:num>
  <w:num w:numId="2" w16cid:durableId="844708470">
    <w:abstractNumId w:val="47"/>
  </w:num>
  <w:num w:numId="3" w16cid:durableId="181286429">
    <w:abstractNumId w:val="23"/>
  </w:num>
  <w:num w:numId="4" w16cid:durableId="957881550">
    <w:abstractNumId w:val="35"/>
  </w:num>
  <w:num w:numId="5" w16cid:durableId="1272664019">
    <w:abstractNumId w:val="61"/>
  </w:num>
  <w:num w:numId="6" w16cid:durableId="1300498252">
    <w:abstractNumId w:val="62"/>
  </w:num>
  <w:num w:numId="7" w16cid:durableId="367947038">
    <w:abstractNumId w:val="107"/>
  </w:num>
  <w:num w:numId="8" w16cid:durableId="1992564052">
    <w:abstractNumId w:val="0"/>
  </w:num>
  <w:num w:numId="9" w16cid:durableId="1588270853">
    <w:abstractNumId w:val="57"/>
  </w:num>
  <w:num w:numId="10" w16cid:durableId="2115057704">
    <w:abstractNumId w:val="9"/>
  </w:num>
  <w:num w:numId="11" w16cid:durableId="706174848">
    <w:abstractNumId w:val="69"/>
  </w:num>
  <w:num w:numId="12" w16cid:durableId="1353342501">
    <w:abstractNumId w:val="3"/>
  </w:num>
  <w:num w:numId="13" w16cid:durableId="1672369737">
    <w:abstractNumId w:val="24"/>
  </w:num>
  <w:num w:numId="14" w16cid:durableId="313948649">
    <w:abstractNumId w:val="72"/>
  </w:num>
  <w:num w:numId="15" w16cid:durableId="1913537369">
    <w:abstractNumId w:val="88"/>
  </w:num>
  <w:num w:numId="16" w16cid:durableId="78584915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1974124">
    <w:abstractNumId w:val="30"/>
  </w:num>
  <w:num w:numId="18" w16cid:durableId="1977761271">
    <w:abstractNumId w:val="101"/>
  </w:num>
  <w:num w:numId="19" w16cid:durableId="698507511">
    <w:abstractNumId w:val="60"/>
  </w:num>
  <w:num w:numId="20" w16cid:durableId="1762870851">
    <w:abstractNumId w:val="37"/>
  </w:num>
  <w:num w:numId="21" w16cid:durableId="1976057613">
    <w:abstractNumId w:val="26"/>
  </w:num>
  <w:num w:numId="22" w16cid:durableId="1613784837">
    <w:abstractNumId w:val="99"/>
  </w:num>
  <w:num w:numId="23" w16cid:durableId="52580420">
    <w:abstractNumId w:val="5"/>
  </w:num>
  <w:num w:numId="24" w16cid:durableId="1789469543">
    <w:abstractNumId w:val="17"/>
  </w:num>
  <w:num w:numId="25" w16cid:durableId="163478246">
    <w:abstractNumId w:val="89"/>
  </w:num>
  <w:num w:numId="26" w16cid:durableId="1662346696">
    <w:abstractNumId w:val="91"/>
  </w:num>
  <w:num w:numId="27" w16cid:durableId="88474192">
    <w:abstractNumId w:val="81"/>
  </w:num>
  <w:num w:numId="28" w16cid:durableId="74059715">
    <w:abstractNumId w:val="71"/>
  </w:num>
  <w:num w:numId="29" w16cid:durableId="1113670703">
    <w:abstractNumId w:val="83"/>
  </w:num>
  <w:num w:numId="30" w16cid:durableId="1962226342">
    <w:abstractNumId w:val="28"/>
  </w:num>
  <w:num w:numId="31" w16cid:durableId="381563959">
    <w:abstractNumId w:val="103"/>
  </w:num>
  <w:num w:numId="32" w16cid:durableId="299117335">
    <w:abstractNumId w:val="76"/>
  </w:num>
  <w:num w:numId="33" w16cid:durableId="758409047">
    <w:abstractNumId w:val="39"/>
  </w:num>
  <w:num w:numId="34" w16cid:durableId="380710722">
    <w:abstractNumId w:val="40"/>
  </w:num>
  <w:num w:numId="35" w16cid:durableId="1125738196">
    <w:abstractNumId w:val="27"/>
  </w:num>
  <w:num w:numId="36" w16cid:durableId="149370702">
    <w:abstractNumId w:val="95"/>
  </w:num>
  <w:num w:numId="37" w16cid:durableId="1091777787">
    <w:abstractNumId w:val="105"/>
  </w:num>
  <w:num w:numId="38" w16cid:durableId="15816286">
    <w:abstractNumId w:val="31"/>
  </w:num>
  <w:num w:numId="39" w16cid:durableId="1403025975">
    <w:abstractNumId w:val="67"/>
  </w:num>
  <w:num w:numId="40" w16cid:durableId="1183472272">
    <w:abstractNumId w:val="2"/>
  </w:num>
  <w:num w:numId="41" w16cid:durableId="392317886">
    <w:abstractNumId w:val="114"/>
  </w:num>
  <w:num w:numId="42" w16cid:durableId="297417667">
    <w:abstractNumId w:val="12"/>
  </w:num>
  <w:num w:numId="43" w16cid:durableId="1997877086">
    <w:abstractNumId w:val="53"/>
  </w:num>
  <w:num w:numId="44" w16cid:durableId="1401635945">
    <w:abstractNumId w:val="18"/>
  </w:num>
  <w:num w:numId="45" w16cid:durableId="582032925">
    <w:abstractNumId w:val="97"/>
  </w:num>
  <w:num w:numId="46" w16cid:durableId="1003361554">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376281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9700166">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2068214228">
    <w:abstractNumId w:val="70"/>
    <w:lvlOverride w:ilvl="0">
      <w:startOverride w:val="1"/>
    </w:lvlOverride>
    <w:lvlOverride w:ilvl="1">
      <w:startOverride w:val="1"/>
    </w:lvlOverride>
    <w:lvlOverride w:ilvl="2"/>
    <w:lvlOverride w:ilvl="3"/>
    <w:lvlOverride w:ilvl="4"/>
    <w:lvlOverride w:ilvl="5"/>
    <w:lvlOverride w:ilvl="6"/>
    <w:lvlOverride w:ilvl="7"/>
    <w:lvlOverride w:ilvl="8"/>
  </w:num>
  <w:num w:numId="50" w16cid:durableId="204663336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37389477">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68541362">
    <w:abstractNumId w:val="36"/>
  </w:num>
  <w:num w:numId="53" w16cid:durableId="694118981">
    <w:abstractNumId w:val="34"/>
  </w:num>
  <w:num w:numId="54" w16cid:durableId="1738822175">
    <w:abstractNumId w:val="32"/>
  </w:num>
  <w:num w:numId="55" w16cid:durableId="1145314310">
    <w:abstractNumId w:val="55"/>
  </w:num>
  <w:num w:numId="56" w16cid:durableId="418327824">
    <w:abstractNumId w:val="25"/>
  </w:num>
  <w:num w:numId="57" w16cid:durableId="1509294335">
    <w:abstractNumId w:val="100"/>
  </w:num>
  <w:num w:numId="58" w16cid:durableId="1302536633">
    <w:abstractNumId w:val="111"/>
  </w:num>
  <w:num w:numId="59" w16cid:durableId="843086193">
    <w:abstractNumId w:val="42"/>
  </w:num>
  <w:num w:numId="60" w16cid:durableId="1854341503">
    <w:abstractNumId w:val="7"/>
  </w:num>
  <w:num w:numId="61" w16cid:durableId="1226646449">
    <w:abstractNumId w:val="110"/>
  </w:num>
  <w:num w:numId="62" w16cid:durableId="160511922">
    <w:abstractNumId w:val="8"/>
  </w:num>
  <w:num w:numId="63" w16cid:durableId="719717448">
    <w:abstractNumId w:val="21"/>
  </w:num>
  <w:num w:numId="64" w16cid:durableId="856848494">
    <w:abstractNumId w:val="87"/>
  </w:num>
  <w:num w:numId="65" w16cid:durableId="86922910">
    <w:abstractNumId w:val="85"/>
  </w:num>
  <w:num w:numId="66" w16cid:durableId="1807819178">
    <w:abstractNumId w:val="94"/>
  </w:num>
  <w:num w:numId="67" w16cid:durableId="1303462377">
    <w:abstractNumId w:val="90"/>
  </w:num>
  <w:num w:numId="68" w16cid:durableId="277641718">
    <w:abstractNumId w:val="48"/>
  </w:num>
  <w:num w:numId="69" w16cid:durableId="1830294088">
    <w:abstractNumId w:val="41"/>
  </w:num>
  <w:num w:numId="70" w16cid:durableId="1501311213">
    <w:abstractNumId w:val="66"/>
  </w:num>
  <w:num w:numId="71" w16cid:durableId="396629385">
    <w:abstractNumId w:val="84"/>
  </w:num>
  <w:num w:numId="72" w16cid:durableId="575944616">
    <w:abstractNumId w:val="44"/>
  </w:num>
  <w:num w:numId="73" w16cid:durableId="1260942350">
    <w:abstractNumId w:val="104"/>
  </w:num>
  <w:num w:numId="74" w16cid:durableId="676007610">
    <w:abstractNumId w:val="49"/>
  </w:num>
  <w:num w:numId="75" w16cid:durableId="63185273">
    <w:abstractNumId w:val="77"/>
  </w:num>
  <w:num w:numId="76" w16cid:durableId="1085228545">
    <w:abstractNumId w:val="80"/>
  </w:num>
  <w:num w:numId="77" w16cid:durableId="1508208167">
    <w:abstractNumId w:val="15"/>
  </w:num>
  <w:num w:numId="78" w16cid:durableId="1051078717">
    <w:abstractNumId w:val="68"/>
  </w:num>
  <w:num w:numId="79" w16cid:durableId="2096433074">
    <w:abstractNumId w:val="79"/>
  </w:num>
  <w:num w:numId="80" w16cid:durableId="594020456">
    <w:abstractNumId w:val="56"/>
  </w:num>
  <w:num w:numId="81" w16cid:durableId="1583836006">
    <w:abstractNumId w:val="113"/>
  </w:num>
  <w:num w:numId="82" w16cid:durableId="1682049909">
    <w:abstractNumId w:val="51"/>
  </w:num>
  <w:num w:numId="83" w16cid:durableId="1130173432">
    <w:abstractNumId w:val="43"/>
  </w:num>
  <w:num w:numId="84" w16cid:durableId="1178812255">
    <w:abstractNumId w:val="117"/>
  </w:num>
  <w:num w:numId="85" w16cid:durableId="1851021770">
    <w:abstractNumId w:val="98"/>
  </w:num>
  <w:num w:numId="86" w16cid:durableId="1024594803">
    <w:abstractNumId w:val="74"/>
  </w:num>
  <w:num w:numId="87" w16cid:durableId="27219796">
    <w:abstractNumId w:val="106"/>
  </w:num>
  <w:num w:numId="88" w16cid:durableId="914362317">
    <w:abstractNumId w:val="63"/>
  </w:num>
  <w:num w:numId="89" w16cid:durableId="1223447505">
    <w:abstractNumId w:val="58"/>
  </w:num>
  <w:num w:numId="90" w16cid:durableId="94448973">
    <w:abstractNumId w:val="82"/>
  </w:num>
  <w:num w:numId="91" w16cid:durableId="538781233">
    <w:abstractNumId w:val="19"/>
  </w:num>
  <w:num w:numId="92" w16cid:durableId="1614708170">
    <w:abstractNumId w:val="4"/>
  </w:num>
  <w:num w:numId="93" w16cid:durableId="104271104">
    <w:abstractNumId w:val="22"/>
  </w:num>
  <w:num w:numId="94" w16cid:durableId="1161238808">
    <w:abstractNumId w:val="29"/>
  </w:num>
  <w:num w:numId="95" w16cid:durableId="1391807193">
    <w:abstractNumId w:val="6"/>
  </w:num>
  <w:num w:numId="96" w16cid:durableId="858392466">
    <w:abstractNumId w:val="16"/>
  </w:num>
  <w:num w:numId="97" w16cid:durableId="547187514">
    <w:abstractNumId w:val="54"/>
  </w:num>
  <w:num w:numId="98" w16cid:durableId="803080381">
    <w:abstractNumId w:val="38"/>
  </w:num>
  <w:num w:numId="99" w16cid:durableId="1848708958">
    <w:abstractNumId w:val="45"/>
  </w:num>
  <w:num w:numId="100" w16cid:durableId="1603687355">
    <w:abstractNumId w:val="112"/>
  </w:num>
  <w:num w:numId="101" w16cid:durableId="1394350522">
    <w:abstractNumId w:val="86"/>
  </w:num>
  <w:num w:numId="102" w16cid:durableId="1379813705">
    <w:abstractNumId w:val="102"/>
  </w:num>
  <w:num w:numId="103" w16cid:durableId="803886146">
    <w:abstractNumId w:val="96"/>
  </w:num>
  <w:num w:numId="104" w16cid:durableId="1396777998">
    <w:abstractNumId w:val="11"/>
  </w:num>
  <w:num w:numId="105" w16cid:durableId="901871786">
    <w:abstractNumId w:val="50"/>
  </w:num>
  <w:num w:numId="106" w16cid:durableId="1485270363">
    <w:abstractNumId w:val="33"/>
  </w:num>
  <w:num w:numId="107" w16cid:durableId="1502701025">
    <w:abstractNumId w:val="14"/>
  </w:num>
  <w:num w:numId="108" w16cid:durableId="871303123">
    <w:abstractNumId w:val="64"/>
  </w:num>
  <w:num w:numId="109" w16cid:durableId="640772153">
    <w:abstractNumId w:val="65"/>
  </w:num>
  <w:num w:numId="110" w16cid:durableId="1422796330">
    <w:abstractNumId w:val="109"/>
  </w:num>
  <w:num w:numId="111" w16cid:durableId="129634617">
    <w:abstractNumId w:val="92"/>
  </w:num>
  <w:num w:numId="112" w16cid:durableId="1486975588">
    <w:abstractNumId w:val="46"/>
  </w:num>
  <w:num w:numId="113" w16cid:durableId="122357118">
    <w:abstractNumId w:val="116"/>
  </w:num>
  <w:num w:numId="114" w16cid:durableId="527761668">
    <w:abstractNumId w:val="59"/>
  </w:num>
  <w:num w:numId="115" w16cid:durableId="1202668659">
    <w:abstractNumId w:val="52"/>
  </w:num>
  <w:num w:numId="116" w16cid:durableId="1726027500">
    <w:abstractNumId w:val="1"/>
  </w:num>
  <w:num w:numId="117" w16cid:durableId="1994525639">
    <w:abstractNumId w:val="108"/>
  </w:num>
  <w:num w:numId="118" w16cid:durableId="2102946743">
    <w:abstractNumId w:val="75"/>
  </w:num>
  <w:num w:numId="119" w16cid:durableId="2136676206">
    <w:abstractNumId w:val="10"/>
  </w:num>
  <w:num w:numId="120" w16cid:durableId="71514941">
    <w:abstractNumId w:val="78"/>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nga, Gourav">
    <w15:presenceInfo w15:providerId="AD" w15:userId="S::gourav.banga@optum.com::2d37664d-07a4-4572-907b-27f7b5cfeb9d"/>
  </w15:person>
  <w15:person w15:author="Gupta, Saumya">
    <w15:presenceInfo w15:providerId="AD" w15:userId="S::saumya.gupta1@optum.com::8002ace4-b234-4e94-8a43-5438447ccc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oNotTrackFormatting/>
  <w:defaultTabStop w:val="720"/>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LM0MTW3MDE1MLc0MDdR0lEKTi0uzszPAykwMjCpBQAwv9ecLgAAAA=="/>
  </w:docVars>
  <w:rsids>
    <w:rsidRoot w:val="00231991"/>
    <w:rsid w:val="0000001A"/>
    <w:rsid w:val="00000036"/>
    <w:rsid w:val="000000EB"/>
    <w:rsid w:val="000002FA"/>
    <w:rsid w:val="000006DB"/>
    <w:rsid w:val="000008B9"/>
    <w:rsid w:val="000008C9"/>
    <w:rsid w:val="0000096B"/>
    <w:rsid w:val="00000AC3"/>
    <w:rsid w:val="00000FC9"/>
    <w:rsid w:val="000010B5"/>
    <w:rsid w:val="00001114"/>
    <w:rsid w:val="000011E1"/>
    <w:rsid w:val="0000134C"/>
    <w:rsid w:val="00001584"/>
    <w:rsid w:val="000016F4"/>
    <w:rsid w:val="000017C2"/>
    <w:rsid w:val="0000185D"/>
    <w:rsid w:val="00001918"/>
    <w:rsid w:val="00001AE0"/>
    <w:rsid w:val="00001B0A"/>
    <w:rsid w:val="00001B39"/>
    <w:rsid w:val="00001BBF"/>
    <w:rsid w:val="00001C54"/>
    <w:rsid w:val="000022E8"/>
    <w:rsid w:val="0000250C"/>
    <w:rsid w:val="000025AA"/>
    <w:rsid w:val="00002A55"/>
    <w:rsid w:val="00002CA1"/>
    <w:rsid w:val="00002CD3"/>
    <w:rsid w:val="00002EC2"/>
    <w:rsid w:val="00002EFC"/>
    <w:rsid w:val="00002F04"/>
    <w:rsid w:val="00003055"/>
    <w:rsid w:val="00003209"/>
    <w:rsid w:val="000034AC"/>
    <w:rsid w:val="000035F7"/>
    <w:rsid w:val="00003601"/>
    <w:rsid w:val="000036EA"/>
    <w:rsid w:val="00003715"/>
    <w:rsid w:val="0000383F"/>
    <w:rsid w:val="0000392F"/>
    <w:rsid w:val="00003B69"/>
    <w:rsid w:val="00003BC2"/>
    <w:rsid w:val="00003D08"/>
    <w:rsid w:val="00003E86"/>
    <w:rsid w:val="0000413E"/>
    <w:rsid w:val="000041E5"/>
    <w:rsid w:val="00004282"/>
    <w:rsid w:val="000042E9"/>
    <w:rsid w:val="0000451F"/>
    <w:rsid w:val="00004548"/>
    <w:rsid w:val="0000469E"/>
    <w:rsid w:val="000046C4"/>
    <w:rsid w:val="0000485B"/>
    <w:rsid w:val="000049BF"/>
    <w:rsid w:val="00005063"/>
    <w:rsid w:val="000050BA"/>
    <w:rsid w:val="00005228"/>
    <w:rsid w:val="000055A4"/>
    <w:rsid w:val="000055BF"/>
    <w:rsid w:val="00005718"/>
    <w:rsid w:val="0000577A"/>
    <w:rsid w:val="0000580F"/>
    <w:rsid w:val="000058A7"/>
    <w:rsid w:val="000058EC"/>
    <w:rsid w:val="00006335"/>
    <w:rsid w:val="00006344"/>
    <w:rsid w:val="000063C1"/>
    <w:rsid w:val="000064FC"/>
    <w:rsid w:val="00006721"/>
    <w:rsid w:val="000067A7"/>
    <w:rsid w:val="00006A37"/>
    <w:rsid w:val="00006A60"/>
    <w:rsid w:val="00006BEB"/>
    <w:rsid w:val="00006DA4"/>
    <w:rsid w:val="00006F9C"/>
    <w:rsid w:val="00006FCB"/>
    <w:rsid w:val="00007041"/>
    <w:rsid w:val="00007130"/>
    <w:rsid w:val="000074C9"/>
    <w:rsid w:val="00007581"/>
    <w:rsid w:val="00007613"/>
    <w:rsid w:val="0000763C"/>
    <w:rsid w:val="0000783C"/>
    <w:rsid w:val="00007925"/>
    <w:rsid w:val="0000795D"/>
    <w:rsid w:val="000079FD"/>
    <w:rsid w:val="00007A3D"/>
    <w:rsid w:val="00007D06"/>
    <w:rsid w:val="00007D09"/>
    <w:rsid w:val="00007DF5"/>
    <w:rsid w:val="00007EF9"/>
    <w:rsid w:val="00007F5B"/>
    <w:rsid w:val="000102B2"/>
    <w:rsid w:val="00010710"/>
    <w:rsid w:val="00010A86"/>
    <w:rsid w:val="00010B0D"/>
    <w:rsid w:val="00010B25"/>
    <w:rsid w:val="00010C06"/>
    <w:rsid w:val="00010D0A"/>
    <w:rsid w:val="00010E05"/>
    <w:rsid w:val="00010FA2"/>
    <w:rsid w:val="0001111F"/>
    <w:rsid w:val="0001129D"/>
    <w:rsid w:val="00011356"/>
    <w:rsid w:val="00011582"/>
    <w:rsid w:val="00011637"/>
    <w:rsid w:val="000117D5"/>
    <w:rsid w:val="00011927"/>
    <w:rsid w:val="000119BB"/>
    <w:rsid w:val="00011A68"/>
    <w:rsid w:val="00011A7C"/>
    <w:rsid w:val="00011D17"/>
    <w:rsid w:val="00011EAF"/>
    <w:rsid w:val="00011EC3"/>
    <w:rsid w:val="00011F8F"/>
    <w:rsid w:val="00012058"/>
    <w:rsid w:val="00012145"/>
    <w:rsid w:val="000121AD"/>
    <w:rsid w:val="0001247F"/>
    <w:rsid w:val="000124ED"/>
    <w:rsid w:val="00012520"/>
    <w:rsid w:val="000125AD"/>
    <w:rsid w:val="0001271A"/>
    <w:rsid w:val="00012A8D"/>
    <w:rsid w:val="00012B80"/>
    <w:rsid w:val="00012CB9"/>
    <w:rsid w:val="00012DFE"/>
    <w:rsid w:val="0001302C"/>
    <w:rsid w:val="00013309"/>
    <w:rsid w:val="000134C1"/>
    <w:rsid w:val="000135A8"/>
    <w:rsid w:val="000135FF"/>
    <w:rsid w:val="0001374B"/>
    <w:rsid w:val="000137CE"/>
    <w:rsid w:val="0001391B"/>
    <w:rsid w:val="00013B26"/>
    <w:rsid w:val="00014000"/>
    <w:rsid w:val="00014103"/>
    <w:rsid w:val="00014130"/>
    <w:rsid w:val="000141A9"/>
    <w:rsid w:val="00014201"/>
    <w:rsid w:val="0001420F"/>
    <w:rsid w:val="00014291"/>
    <w:rsid w:val="000142AC"/>
    <w:rsid w:val="00014550"/>
    <w:rsid w:val="0001464A"/>
    <w:rsid w:val="0001487A"/>
    <w:rsid w:val="00014B29"/>
    <w:rsid w:val="00014B42"/>
    <w:rsid w:val="00014E85"/>
    <w:rsid w:val="00014E89"/>
    <w:rsid w:val="00014FE3"/>
    <w:rsid w:val="00014FFB"/>
    <w:rsid w:val="0001514F"/>
    <w:rsid w:val="0001532C"/>
    <w:rsid w:val="00015349"/>
    <w:rsid w:val="00015380"/>
    <w:rsid w:val="000153DC"/>
    <w:rsid w:val="000155C4"/>
    <w:rsid w:val="00015827"/>
    <w:rsid w:val="00015C0A"/>
    <w:rsid w:val="00015C7B"/>
    <w:rsid w:val="000160A1"/>
    <w:rsid w:val="00016621"/>
    <w:rsid w:val="00016754"/>
    <w:rsid w:val="00016906"/>
    <w:rsid w:val="0001690D"/>
    <w:rsid w:val="00016977"/>
    <w:rsid w:val="00016ACA"/>
    <w:rsid w:val="00016B1A"/>
    <w:rsid w:val="00016B96"/>
    <w:rsid w:val="00016C89"/>
    <w:rsid w:val="00017328"/>
    <w:rsid w:val="00017345"/>
    <w:rsid w:val="00017436"/>
    <w:rsid w:val="000175FC"/>
    <w:rsid w:val="000176C9"/>
    <w:rsid w:val="00017B7C"/>
    <w:rsid w:val="00017ECE"/>
    <w:rsid w:val="00017FB9"/>
    <w:rsid w:val="000200A6"/>
    <w:rsid w:val="0002021A"/>
    <w:rsid w:val="00020393"/>
    <w:rsid w:val="0002065C"/>
    <w:rsid w:val="000207ED"/>
    <w:rsid w:val="0002092C"/>
    <w:rsid w:val="00020DBC"/>
    <w:rsid w:val="00021086"/>
    <w:rsid w:val="000210C8"/>
    <w:rsid w:val="000212E0"/>
    <w:rsid w:val="00021306"/>
    <w:rsid w:val="000213A2"/>
    <w:rsid w:val="0002143B"/>
    <w:rsid w:val="0002149D"/>
    <w:rsid w:val="00021528"/>
    <w:rsid w:val="00021538"/>
    <w:rsid w:val="000216BE"/>
    <w:rsid w:val="00021A7C"/>
    <w:rsid w:val="00021C03"/>
    <w:rsid w:val="00021CAA"/>
    <w:rsid w:val="00021D61"/>
    <w:rsid w:val="00021E3E"/>
    <w:rsid w:val="00021F16"/>
    <w:rsid w:val="00021F40"/>
    <w:rsid w:val="0002227A"/>
    <w:rsid w:val="00022352"/>
    <w:rsid w:val="0002252B"/>
    <w:rsid w:val="0002267D"/>
    <w:rsid w:val="00022795"/>
    <w:rsid w:val="000227D7"/>
    <w:rsid w:val="000227F7"/>
    <w:rsid w:val="00022824"/>
    <w:rsid w:val="00022C29"/>
    <w:rsid w:val="00022C9E"/>
    <w:rsid w:val="00022ECE"/>
    <w:rsid w:val="00022F99"/>
    <w:rsid w:val="0002327D"/>
    <w:rsid w:val="00023536"/>
    <w:rsid w:val="0002359F"/>
    <w:rsid w:val="00023674"/>
    <w:rsid w:val="000237B3"/>
    <w:rsid w:val="00023957"/>
    <w:rsid w:val="000239CF"/>
    <w:rsid w:val="00023D93"/>
    <w:rsid w:val="00023F5C"/>
    <w:rsid w:val="000240ED"/>
    <w:rsid w:val="000242BF"/>
    <w:rsid w:val="0002437C"/>
    <w:rsid w:val="00024457"/>
    <w:rsid w:val="000246B8"/>
    <w:rsid w:val="00024818"/>
    <w:rsid w:val="00024B4D"/>
    <w:rsid w:val="00024C17"/>
    <w:rsid w:val="00024FD1"/>
    <w:rsid w:val="00025247"/>
    <w:rsid w:val="000252E6"/>
    <w:rsid w:val="0002561B"/>
    <w:rsid w:val="00025657"/>
    <w:rsid w:val="00025A79"/>
    <w:rsid w:val="00025A95"/>
    <w:rsid w:val="00025B2F"/>
    <w:rsid w:val="00025DD9"/>
    <w:rsid w:val="00025FD1"/>
    <w:rsid w:val="0002607B"/>
    <w:rsid w:val="00026175"/>
    <w:rsid w:val="000261CC"/>
    <w:rsid w:val="0002649F"/>
    <w:rsid w:val="00026604"/>
    <w:rsid w:val="00026756"/>
    <w:rsid w:val="00027250"/>
    <w:rsid w:val="000273CE"/>
    <w:rsid w:val="000275CA"/>
    <w:rsid w:val="000276C8"/>
    <w:rsid w:val="00027769"/>
    <w:rsid w:val="00027773"/>
    <w:rsid w:val="000277E8"/>
    <w:rsid w:val="000278D0"/>
    <w:rsid w:val="00027A7B"/>
    <w:rsid w:val="00027B11"/>
    <w:rsid w:val="00027B80"/>
    <w:rsid w:val="00027C8C"/>
    <w:rsid w:val="00027E63"/>
    <w:rsid w:val="00027E66"/>
    <w:rsid w:val="0003003A"/>
    <w:rsid w:val="0003013C"/>
    <w:rsid w:val="00030463"/>
    <w:rsid w:val="00030519"/>
    <w:rsid w:val="000305D6"/>
    <w:rsid w:val="00030A81"/>
    <w:rsid w:val="00030AEE"/>
    <w:rsid w:val="00030C3F"/>
    <w:rsid w:val="00030D56"/>
    <w:rsid w:val="00030ED8"/>
    <w:rsid w:val="000310A6"/>
    <w:rsid w:val="00031520"/>
    <w:rsid w:val="0003175D"/>
    <w:rsid w:val="00031BCC"/>
    <w:rsid w:val="00031C27"/>
    <w:rsid w:val="00031E0B"/>
    <w:rsid w:val="00031E24"/>
    <w:rsid w:val="00031E7F"/>
    <w:rsid w:val="00032345"/>
    <w:rsid w:val="000324E9"/>
    <w:rsid w:val="000326CA"/>
    <w:rsid w:val="000326DF"/>
    <w:rsid w:val="00032811"/>
    <w:rsid w:val="00032814"/>
    <w:rsid w:val="0003282F"/>
    <w:rsid w:val="0003286D"/>
    <w:rsid w:val="00032916"/>
    <w:rsid w:val="00032A50"/>
    <w:rsid w:val="00032ABA"/>
    <w:rsid w:val="00032BFA"/>
    <w:rsid w:val="0003304B"/>
    <w:rsid w:val="000332A3"/>
    <w:rsid w:val="000332B0"/>
    <w:rsid w:val="000334EE"/>
    <w:rsid w:val="00033DA4"/>
    <w:rsid w:val="00033EE3"/>
    <w:rsid w:val="00034010"/>
    <w:rsid w:val="00034095"/>
    <w:rsid w:val="0003429C"/>
    <w:rsid w:val="0003435D"/>
    <w:rsid w:val="0003438A"/>
    <w:rsid w:val="0003438B"/>
    <w:rsid w:val="000345A1"/>
    <w:rsid w:val="0003466D"/>
    <w:rsid w:val="000349C8"/>
    <w:rsid w:val="00034BEF"/>
    <w:rsid w:val="00034E52"/>
    <w:rsid w:val="00034F83"/>
    <w:rsid w:val="0003539B"/>
    <w:rsid w:val="000353C9"/>
    <w:rsid w:val="0003561E"/>
    <w:rsid w:val="0003567F"/>
    <w:rsid w:val="00035B50"/>
    <w:rsid w:val="00035B56"/>
    <w:rsid w:val="00035E1E"/>
    <w:rsid w:val="00035F43"/>
    <w:rsid w:val="000360A2"/>
    <w:rsid w:val="000361EA"/>
    <w:rsid w:val="000362B8"/>
    <w:rsid w:val="000366C1"/>
    <w:rsid w:val="00036713"/>
    <w:rsid w:val="0003675C"/>
    <w:rsid w:val="0003681E"/>
    <w:rsid w:val="00036951"/>
    <w:rsid w:val="00036CA5"/>
    <w:rsid w:val="00036EA8"/>
    <w:rsid w:val="00036F33"/>
    <w:rsid w:val="00037266"/>
    <w:rsid w:val="00037546"/>
    <w:rsid w:val="0003766E"/>
    <w:rsid w:val="000376E8"/>
    <w:rsid w:val="00037AD8"/>
    <w:rsid w:val="00037B38"/>
    <w:rsid w:val="00037C84"/>
    <w:rsid w:val="00037D5B"/>
    <w:rsid w:val="00037DBF"/>
    <w:rsid w:val="00037E3A"/>
    <w:rsid w:val="00040067"/>
    <w:rsid w:val="00040282"/>
    <w:rsid w:val="00040308"/>
    <w:rsid w:val="00040320"/>
    <w:rsid w:val="0004089C"/>
    <w:rsid w:val="00040E7D"/>
    <w:rsid w:val="00040F7B"/>
    <w:rsid w:val="00041138"/>
    <w:rsid w:val="00041145"/>
    <w:rsid w:val="00041152"/>
    <w:rsid w:val="0004139C"/>
    <w:rsid w:val="0004144E"/>
    <w:rsid w:val="00041545"/>
    <w:rsid w:val="0004185A"/>
    <w:rsid w:val="000418A9"/>
    <w:rsid w:val="00041A43"/>
    <w:rsid w:val="00041B00"/>
    <w:rsid w:val="00041C26"/>
    <w:rsid w:val="00041C39"/>
    <w:rsid w:val="00041FAE"/>
    <w:rsid w:val="00042041"/>
    <w:rsid w:val="00042094"/>
    <w:rsid w:val="000420B6"/>
    <w:rsid w:val="00042262"/>
    <w:rsid w:val="00042359"/>
    <w:rsid w:val="0004236C"/>
    <w:rsid w:val="00042467"/>
    <w:rsid w:val="000424E5"/>
    <w:rsid w:val="0004252C"/>
    <w:rsid w:val="00042764"/>
    <w:rsid w:val="000427E7"/>
    <w:rsid w:val="000427EC"/>
    <w:rsid w:val="00042B3C"/>
    <w:rsid w:val="00042B54"/>
    <w:rsid w:val="00042BA6"/>
    <w:rsid w:val="00042CA4"/>
    <w:rsid w:val="00042DA2"/>
    <w:rsid w:val="00042E1C"/>
    <w:rsid w:val="00042EE7"/>
    <w:rsid w:val="00043135"/>
    <w:rsid w:val="00043397"/>
    <w:rsid w:val="00043500"/>
    <w:rsid w:val="0004358E"/>
    <w:rsid w:val="0004390C"/>
    <w:rsid w:val="00043972"/>
    <w:rsid w:val="0004398D"/>
    <w:rsid w:val="00043DD2"/>
    <w:rsid w:val="00043F4A"/>
    <w:rsid w:val="00043FC3"/>
    <w:rsid w:val="0004407F"/>
    <w:rsid w:val="0004433B"/>
    <w:rsid w:val="000443F3"/>
    <w:rsid w:val="000443FC"/>
    <w:rsid w:val="00044418"/>
    <w:rsid w:val="0004452D"/>
    <w:rsid w:val="00044585"/>
    <w:rsid w:val="0004484A"/>
    <w:rsid w:val="000449D6"/>
    <w:rsid w:val="00044AC3"/>
    <w:rsid w:val="00044B10"/>
    <w:rsid w:val="00044BB0"/>
    <w:rsid w:val="00044C7B"/>
    <w:rsid w:val="00044D4B"/>
    <w:rsid w:val="00044DDC"/>
    <w:rsid w:val="00044F7A"/>
    <w:rsid w:val="00045410"/>
    <w:rsid w:val="0004542C"/>
    <w:rsid w:val="000454D8"/>
    <w:rsid w:val="00045B33"/>
    <w:rsid w:val="00045B78"/>
    <w:rsid w:val="00045F0B"/>
    <w:rsid w:val="00045FFA"/>
    <w:rsid w:val="0004605A"/>
    <w:rsid w:val="000461E8"/>
    <w:rsid w:val="000462F9"/>
    <w:rsid w:val="00046560"/>
    <w:rsid w:val="00046617"/>
    <w:rsid w:val="0004665B"/>
    <w:rsid w:val="000469F5"/>
    <w:rsid w:val="00046BED"/>
    <w:rsid w:val="00046CF7"/>
    <w:rsid w:val="00046E2E"/>
    <w:rsid w:val="0004714F"/>
    <w:rsid w:val="00047224"/>
    <w:rsid w:val="000473CC"/>
    <w:rsid w:val="00047402"/>
    <w:rsid w:val="00047658"/>
    <w:rsid w:val="000478A4"/>
    <w:rsid w:val="00047AA4"/>
    <w:rsid w:val="00047CA9"/>
    <w:rsid w:val="00047DD1"/>
    <w:rsid w:val="00047EBE"/>
    <w:rsid w:val="00047F8B"/>
    <w:rsid w:val="00050124"/>
    <w:rsid w:val="00050149"/>
    <w:rsid w:val="000502BE"/>
    <w:rsid w:val="0005030C"/>
    <w:rsid w:val="00050333"/>
    <w:rsid w:val="00050957"/>
    <w:rsid w:val="00050A49"/>
    <w:rsid w:val="00050C71"/>
    <w:rsid w:val="00050E26"/>
    <w:rsid w:val="00050E95"/>
    <w:rsid w:val="00050EC9"/>
    <w:rsid w:val="00050EFD"/>
    <w:rsid w:val="00050F65"/>
    <w:rsid w:val="00050FDC"/>
    <w:rsid w:val="000510CC"/>
    <w:rsid w:val="000510E5"/>
    <w:rsid w:val="000511B0"/>
    <w:rsid w:val="00051234"/>
    <w:rsid w:val="000513D6"/>
    <w:rsid w:val="000513EF"/>
    <w:rsid w:val="0005146D"/>
    <w:rsid w:val="00051613"/>
    <w:rsid w:val="000519BF"/>
    <w:rsid w:val="000519F7"/>
    <w:rsid w:val="00051B79"/>
    <w:rsid w:val="00052077"/>
    <w:rsid w:val="000522C8"/>
    <w:rsid w:val="000522E0"/>
    <w:rsid w:val="0005234B"/>
    <w:rsid w:val="00052415"/>
    <w:rsid w:val="000524E5"/>
    <w:rsid w:val="00052503"/>
    <w:rsid w:val="0005250A"/>
    <w:rsid w:val="00052514"/>
    <w:rsid w:val="000526CF"/>
    <w:rsid w:val="0005270A"/>
    <w:rsid w:val="000527B6"/>
    <w:rsid w:val="000529FE"/>
    <w:rsid w:val="00052B60"/>
    <w:rsid w:val="00052CB4"/>
    <w:rsid w:val="00052D75"/>
    <w:rsid w:val="0005307F"/>
    <w:rsid w:val="000530DF"/>
    <w:rsid w:val="0005310C"/>
    <w:rsid w:val="00053138"/>
    <w:rsid w:val="0005320A"/>
    <w:rsid w:val="000534DC"/>
    <w:rsid w:val="000534E4"/>
    <w:rsid w:val="000535AF"/>
    <w:rsid w:val="000537D0"/>
    <w:rsid w:val="00053834"/>
    <w:rsid w:val="00053839"/>
    <w:rsid w:val="00053849"/>
    <w:rsid w:val="00053908"/>
    <w:rsid w:val="0005390F"/>
    <w:rsid w:val="000539BE"/>
    <w:rsid w:val="00053A96"/>
    <w:rsid w:val="00053ACC"/>
    <w:rsid w:val="00053AFF"/>
    <w:rsid w:val="00053B79"/>
    <w:rsid w:val="00053CA8"/>
    <w:rsid w:val="00053DA2"/>
    <w:rsid w:val="00053EA6"/>
    <w:rsid w:val="00053F04"/>
    <w:rsid w:val="000540C8"/>
    <w:rsid w:val="00054242"/>
    <w:rsid w:val="000543B9"/>
    <w:rsid w:val="000544AF"/>
    <w:rsid w:val="000546AB"/>
    <w:rsid w:val="00054770"/>
    <w:rsid w:val="000548BD"/>
    <w:rsid w:val="00054937"/>
    <w:rsid w:val="00054AA2"/>
    <w:rsid w:val="00054D8D"/>
    <w:rsid w:val="00054DFF"/>
    <w:rsid w:val="00054F9C"/>
    <w:rsid w:val="00055036"/>
    <w:rsid w:val="00055166"/>
    <w:rsid w:val="00055322"/>
    <w:rsid w:val="00055370"/>
    <w:rsid w:val="000554F9"/>
    <w:rsid w:val="000557DC"/>
    <w:rsid w:val="000557E1"/>
    <w:rsid w:val="00055972"/>
    <w:rsid w:val="00055C58"/>
    <w:rsid w:val="00055CEE"/>
    <w:rsid w:val="00055DA3"/>
    <w:rsid w:val="00055EAC"/>
    <w:rsid w:val="00055F83"/>
    <w:rsid w:val="0005614D"/>
    <w:rsid w:val="000561FE"/>
    <w:rsid w:val="000562A3"/>
    <w:rsid w:val="000565A2"/>
    <w:rsid w:val="00056776"/>
    <w:rsid w:val="0005682F"/>
    <w:rsid w:val="0005685A"/>
    <w:rsid w:val="00056A33"/>
    <w:rsid w:val="00056D8F"/>
    <w:rsid w:val="00057031"/>
    <w:rsid w:val="000570F4"/>
    <w:rsid w:val="00057189"/>
    <w:rsid w:val="000573EC"/>
    <w:rsid w:val="00057422"/>
    <w:rsid w:val="0005745A"/>
    <w:rsid w:val="000574F8"/>
    <w:rsid w:val="0005764E"/>
    <w:rsid w:val="00057ACD"/>
    <w:rsid w:val="00057AE4"/>
    <w:rsid w:val="00057B40"/>
    <w:rsid w:val="00057BFD"/>
    <w:rsid w:val="00057C81"/>
    <w:rsid w:val="00057E07"/>
    <w:rsid w:val="00060284"/>
    <w:rsid w:val="000602B2"/>
    <w:rsid w:val="0006043D"/>
    <w:rsid w:val="00060448"/>
    <w:rsid w:val="00060637"/>
    <w:rsid w:val="000606C7"/>
    <w:rsid w:val="000607FD"/>
    <w:rsid w:val="00060CD8"/>
    <w:rsid w:val="00060D37"/>
    <w:rsid w:val="00060DED"/>
    <w:rsid w:val="00060E4D"/>
    <w:rsid w:val="00060F3E"/>
    <w:rsid w:val="0006115A"/>
    <w:rsid w:val="00061268"/>
    <w:rsid w:val="000612FE"/>
    <w:rsid w:val="00061354"/>
    <w:rsid w:val="00061356"/>
    <w:rsid w:val="00061701"/>
    <w:rsid w:val="00061792"/>
    <w:rsid w:val="0006179C"/>
    <w:rsid w:val="00061855"/>
    <w:rsid w:val="00061877"/>
    <w:rsid w:val="00061A67"/>
    <w:rsid w:val="00061CBC"/>
    <w:rsid w:val="00061D54"/>
    <w:rsid w:val="00061D94"/>
    <w:rsid w:val="00061DD4"/>
    <w:rsid w:val="000620AA"/>
    <w:rsid w:val="00062295"/>
    <w:rsid w:val="0006231A"/>
    <w:rsid w:val="00062831"/>
    <w:rsid w:val="0006299F"/>
    <w:rsid w:val="00062A6F"/>
    <w:rsid w:val="00062B35"/>
    <w:rsid w:val="00062BD7"/>
    <w:rsid w:val="00062D3E"/>
    <w:rsid w:val="00062E90"/>
    <w:rsid w:val="00063008"/>
    <w:rsid w:val="0006305F"/>
    <w:rsid w:val="00063094"/>
    <w:rsid w:val="00063109"/>
    <w:rsid w:val="0006314D"/>
    <w:rsid w:val="000631BD"/>
    <w:rsid w:val="0006335E"/>
    <w:rsid w:val="0006340B"/>
    <w:rsid w:val="000634A1"/>
    <w:rsid w:val="000635F1"/>
    <w:rsid w:val="00063660"/>
    <w:rsid w:val="000636F9"/>
    <w:rsid w:val="000636FB"/>
    <w:rsid w:val="0006376A"/>
    <w:rsid w:val="00063BE2"/>
    <w:rsid w:val="00064067"/>
    <w:rsid w:val="000640F5"/>
    <w:rsid w:val="0006412C"/>
    <w:rsid w:val="00064143"/>
    <w:rsid w:val="000642FB"/>
    <w:rsid w:val="0006431A"/>
    <w:rsid w:val="0006450E"/>
    <w:rsid w:val="000648F1"/>
    <w:rsid w:val="00064AD9"/>
    <w:rsid w:val="00064BD1"/>
    <w:rsid w:val="00064D2D"/>
    <w:rsid w:val="00064D37"/>
    <w:rsid w:val="000651B2"/>
    <w:rsid w:val="000652F4"/>
    <w:rsid w:val="00065393"/>
    <w:rsid w:val="0006553C"/>
    <w:rsid w:val="0006561C"/>
    <w:rsid w:val="000656BD"/>
    <w:rsid w:val="0006570E"/>
    <w:rsid w:val="000657B4"/>
    <w:rsid w:val="000658EE"/>
    <w:rsid w:val="0006598A"/>
    <w:rsid w:val="000659E2"/>
    <w:rsid w:val="000659FB"/>
    <w:rsid w:val="00065A14"/>
    <w:rsid w:val="00065A53"/>
    <w:rsid w:val="00065E8C"/>
    <w:rsid w:val="0006623D"/>
    <w:rsid w:val="00066292"/>
    <w:rsid w:val="0006634E"/>
    <w:rsid w:val="00066426"/>
    <w:rsid w:val="00066468"/>
    <w:rsid w:val="0006648C"/>
    <w:rsid w:val="000666A6"/>
    <w:rsid w:val="00066868"/>
    <w:rsid w:val="00066894"/>
    <w:rsid w:val="0006689D"/>
    <w:rsid w:val="0006693F"/>
    <w:rsid w:val="00066AC2"/>
    <w:rsid w:val="00066AE7"/>
    <w:rsid w:val="00066E56"/>
    <w:rsid w:val="00066EC7"/>
    <w:rsid w:val="00066FA0"/>
    <w:rsid w:val="00066FFB"/>
    <w:rsid w:val="00067096"/>
    <w:rsid w:val="000670E0"/>
    <w:rsid w:val="0006710C"/>
    <w:rsid w:val="00067166"/>
    <w:rsid w:val="000672BD"/>
    <w:rsid w:val="000675F2"/>
    <w:rsid w:val="00067662"/>
    <w:rsid w:val="0006766D"/>
    <w:rsid w:val="000676F4"/>
    <w:rsid w:val="0006772F"/>
    <w:rsid w:val="000679F7"/>
    <w:rsid w:val="00067A2C"/>
    <w:rsid w:val="00067DEB"/>
    <w:rsid w:val="00070256"/>
    <w:rsid w:val="0007041A"/>
    <w:rsid w:val="00070822"/>
    <w:rsid w:val="00070A8B"/>
    <w:rsid w:val="00070D3F"/>
    <w:rsid w:val="00070DDB"/>
    <w:rsid w:val="00070FCC"/>
    <w:rsid w:val="000712DD"/>
    <w:rsid w:val="00071322"/>
    <w:rsid w:val="00071343"/>
    <w:rsid w:val="00071346"/>
    <w:rsid w:val="00071418"/>
    <w:rsid w:val="000715DB"/>
    <w:rsid w:val="000716C6"/>
    <w:rsid w:val="00071AC3"/>
    <w:rsid w:val="00071E5B"/>
    <w:rsid w:val="000722D6"/>
    <w:rsid w:val="0007237E"/>
    <w:rsid w:val="00072423"/>
    <w:rsid w:val="000724F8"/>
    <w:rsid w:val="000725F1"/>
    <w:rsid w:val="00072648"/>
    <w:rsid w:val="0007265C"/>
    <w:rsid w:val="0007280E"/>
    <w:rsid w:val="00072922"/>
    <w:rsid w:val="00072BE3"/>
    <w:rsid w:val="00072D60"/>
    <w:rsid w:val="00072E99"/>
    <w:rsid w:val="00072EB3"/>
    <w:rsid w:val="00073298"/>
    <w:rsid w:val="0007329F"/>
    <w:rsid w:val="0007344B"/>
    <w:rsid w:val="00073495"/>
    <w:rsid w:val="000736F1"/>
    <w:rsid w:val="0007393A"/>
    <w:rsid w:val="00073B19"/>
    <w:rsid w:val="00073B21"/>
    <w:rsid w:val="00073B6F"/>
    <w:rsid w:val="00073E0A"/>
    <w:rsid w:val="00073F6E"/>
    <w:rsid w:val="000740FC"/>
    <w:rsid w:val="000743C8"/>
    <w:rsid w:val="000748A4"/>
    <w:rsid w:val="000748B8"/>
    <w:rsid w:val="000749A7"/>
    <w:rsid w:val="000749D2"/>
    <w:rsid w:val="00074A6A"/>
    <w:rsid w:val="00074B6D"/>
    <w:rsid w:val="00074C60"/>
    <w:rsid w:val="00074D3A"/>
    <w:rsid w:val="000754D0"/>
    <w:rsid w:val="000754F4"/>
    <w:rsid w:val="0007575D"/>
    <w:rsid w:val="00075776"/>
    <w:rsid w:val="00075780"/>
    <w:rsid w:val="00075820"/>
    <w:rsid w:val="000759D5"/>
    <w:rsid w:val="00075B34"/>
    <w:rsid w:val="00075D07"/>
    <w:rsid w:val="00075E1D"/>
    <w:rsid w:val="00075E77"/>
    <w:rsid w:val="00075F60"/>
    <w:rsid w:val="0007604E"/>
    <w:rsid w:val="00076088"/>
    <w:rsid w:val="00076163"/>
    <w:rsid w:val="00076444"/>
    <w:rsid w:val="00076572"/>
    <w:rsid w:val="00076621"/>
    <w:rsid w:val="000766F8"/>
    <w:rsid w:val="000768BC"/>
    <w:rsid w:val="000769F0"/>
    <w:rsid w:val="00076AA0"/>
    <w:rsid w:val="00076DB7"/>
    <w:rsid w:val="000770E7"/>
    <w:rsid w:val="00077138"/>
    <w:rsid w:val="00077290"/>
    <w:rsid w:val="000772F7"/>
    <w:rsid w:val="0007730F"/>
    <w:rsid w:val="0007735C"/>
    <w:rsid w:val="00077440"/>
    <w:rsid w:val="00077768"/>
    <w:rsid w:val="00077A0C"/>
    <w:rsid w:val="00077C50"/>
    <w:rsid w:val="00077F90"/>
    <w:rsid w:val="0008007E"/>
    <w:rsid w:val="00080097"/>
    <w:rsid w:val="000801B7"/>
    <w:rsid w:val="000802D3"/>
    <w:rsid w:val="0008052C"/>
    <w:rsid w:val="0008055C"/>
    <w:rsid w:val="000805FA"/>
    <w:rsid w:val="000807DD"/>
    <w:rsid w:val="00080AFB"/>
    <w:rsid w:val="00080C9A"/>
    <w:rsid w:val="00080FC8"/>
    <w:rsid w:val="00081152"/>
    <w:rsid w:val="00081154"/>
    <w:rsid w:val="0008125C"/>
    <w:rsid w:val="00081336"/>
    <w:rsid w:val="000815CF"/>
    <w:rsid w:val="000816F1"/>
    <w:rsid w:val="000817D3"/>
    <w:rsid w:val="00081AE2"/>
    <w:rsid w:val="00081C5D"/>
    <w:rsid w:val="00081C8A"/>
    <w:rsid w:val="00081CF4"/>
    <w:rsid w:val="00081D96"/>
    <w:rsid w:val="000821DB"/>
    <w:rsid w:val="0008227A"/>
    <w:rsid w:val="000824F9"/>
    <w:rsid w:val="000828C3"/>
    <w:rsid w:val="00082B0A"/>
    <w:rsid w:val="00082B30"/>
    <w:rsid w:val="00082BD4"/>
    <w:rsid w:val="00082C09"/>
    <w:rsid w:val="00082CB8"/>
    <w:rsid w:val="00082CE2"/>
    <w:rsid w:val="00082D9B"/>
    <w:rsid w:val="00082E1A"/>
    <w:rsid w:val="00082E65"/>
    <w:rsid w:val="00082F40"/>
    <w:rsid w:val="00082FE7"/>
    <w:rsid w:val="00083252"/>
    <w:rsid w:val="000834CB"/>
    <w:rsid w:val="000835CB"/>
    <w:rsid w:val="0008361D"/>
    <w:rsid w:val="000837E3"/>
    <w:rsid w:val="000839BB"/>
    <w:rsid w:val="00083A2A"/>
    <w:rsid w:val="00083A68"/>
    <w:rsid w:val="00083C9A"/>
    <w:rsid w:val="00083CC1"/>
    <w:rsid w:val="00083D2F"/>
    <w:rsid w:val="00083E33"/>
    <w:rsid w:val="00083E68"/>
    <w:rsid w:val="00083EDE"/>
    <w:rsid w:val="00083F90"/>
    <w:rsid w:val="0008403B"/>
    <w:rsid w:val="00084249"/>
    <w:rsid w:val="00084579"/>
    <w:rsid w:val="00084583"/>
    <w:rsid w:val="000845A3"/>
    <w:rsid w:val="000846D4"/>
    <w:rsid w:val="00084C5E"/>
    <w:rsid w:val="00084D1D"/>
    <w:rsid w:val="00084D23"/>
    <w:rsid w:val="00084D28"/>
    <w:rsid w:val="00084E29"/>
    <w:rsid w:val="00085235"/>
    <w:rsid w:val="000854DB"/>
    <w:rsid w:val="0008563E"/>
    <w:rsid w:val="000859D4"/>
    <w:rsid w:val="00085CD0"/>
    <w:rsid w:val="00085CE8"/>
    <w:rsid w:val="00085EB6"/>
    <w:rsid w:val="000861D6"/>
    <w:rsid w:val="00086441"/>
    <w:rsid w:val="0008644B"/>
    <w:rsid w:val="00086458"/>
    <w:rsid w:val="000865AF"/>
    <w:rsid w:val="0008660C"/>
    <w:rsid w:val="00086816"/>
    <w:rsid w:val="00086817"/>
    <w:rsid w:val="00086978"/>
    <w:rsid w:val="00086B80"/>
    <w:rsid w:val="00086C76"/>
    <w:rsid w:val="00086CBC"/>
    <w:rsid w:val="00087065"/>
    <w:rsid w:val="00087350"/>
    <w:rsid w:val="0008743B"/>
    <w:rsid w:val="000874D0"/>
    <w:rsid w:val="000874F1"/>
    <w:rsid w:val="0008752C"/>
    <w:rsid w:val="0008752F"/>
    <w:rsid w:val="0008760A"/>
    <w:rsid w:val="00087721"/>
    <w:rsid w:val="000877A5"/>
    <w:rsid w:val="000877C9"/>
    <w:rsid w:val="000879DC"/>
    <w:rsid w:val="00087A23"/>
    <w:rsid w:val="00087AC5"/>
    <w:rsid w:val="00087F90"/>
    <w:rsid w:val="00087FC7"/>
    <w:rsid w:val="00090080"/>
    <w:rsid w:val="0009036F"/>
    <w:rsid w:val="00090376"/>
    <w:rsid w:val="000903BB"/>
    <w:rsid w:val="0009056B"/>
    <w:rsid w:val="000905A8"/>
    <w:rsid w:val="000905CE"/>
    <w:rsid w:val="000905D6"/>
    <w:rsid w:val="00090A15"/>
    <w:rsid w:val="00090A88"/>
    <w:rsid w:val="00090D9C"/>
    <w:rsid w:val="00091057"/>
    <w:rsid w:val="00091450"/>
    <w:rsid w:val="000914B0"/>
    <w:rsid w:val="00091539"/>
    <w:rsid w:val="000915EF"/>
    <w:rsid w:val="00091866"/>
    <w:rsid w:val="00091B77"/>
    <w:rsid w:val="00091C14"/>
    <w:rsid w:val="00091E7F"/>
    <w:rsid w:val="00091F92"/>
    <w:rsid w:val="00091FED"/>
    <w:rsid w:val="0009249D"/>
    <w:rsid w:val="000926A4"/>
    <w:rsid w:val="0009299E"/>
    <w:rsid w:val="000929A5"/>
    <w:rsid w:val="00092AE2"/>
    <w:rsid w:val="00093190"/>
    <w:rsid w:val="000932DE"/>
    <w:rsid w:val="00093B5C"/>
    <w:rsid w:val="00093C33"/>
    <w:rsid w:val="00093E02"/>
    <w:rsid w:val="00094081"/>
    <w:rsid w:val="00094089"/>
    <w:rsid w:val="00094444"/>
    <w:rsid w:val="0009449D"/>
    <w:rsid w:val="000949DE"/>
    <w:rsid w:val="00094BE5"/>
    <w:rsid w:val="00094C4B"/>
    <w:rsid w:val="00094CDE"/>
    <w:rsid w:val="00094E4F"/>
    <w:rsid w:val="00094F3E"/>
    <w:rsid w:val="00094F76"/>
    <w:rsid w:val="0009510D"/>
    <w:rsid w:val="0009524C"/>
    <w:rsid w:val="00095595"/>
    <w:rsid w:val="00095643"/>
    <w:rsid w:val="0009575E"/>
    <w:rsid w:val="00095838"/>
    <w:rsid w:val="0009583D"/>
    <w:rsid w:val="00095882"/>
    <w:rsid w:val="00095BAA"/>
    <w:rsid w:val="00095BC4"/>
    <w:rsid w:val="00095CA0"/>
    <w:rsid w:val="00095CC1"/>
    <w:rsid w:val="00095D01"/>
    <w:rsid w:val="00095DEC"/>
    <w:rsid w:val="00095FDD"/>
    <w:rsid w:val="00096056"/>
    <w:rsid w:val="000960B1"/>
    <w:rsid w:val="00096106"/>
    <w:rsid w:val="0009646B"/>
    <w:rsid w:val="000964FE"/>
    <w:rsid w:val="00096737"/>
    <w:rsid w:val="000967EB"/>
    <w:rsid w:val="00096EB9"/>
    <w:rsid w:val="00096F72"/>
    <w:rsid w:val="000970BF"/>
    <w:rsid w:val="00097217"/>
    <w:rsid w:val="0009726C"/>
    <w:rsid w:val="0009726E"/>
    <w:rsid w:val="00097274"/>
    <w:rsid w:val="00097279"/>
    <w:rsid w:val="0009738F"/>
    <w:rsid w:val="00097629"/>
    <w:rsid w:val="00097A7C"/>
    <w:rsid w:val="00097CEA"/>
    <w:rsid w:val="00097E26"/>
    <w:rsid w:val="00097E27"/>
    <w:rsid w:val="000A02FD"/>
    <w:rsid w:val="000A0443"/>
    <w:rsid w:val="000A04AA"/>
    <w:rsid w:val="000A0575"/>
    <w:rsid w:val="000A06EA"/>
    <w:rsid w:val="000A0747"/>
    <w:rsid w:val="000A0970"/>
    <w:rsid w:val="000A09EA"/>
    <w:rsid w:val="000A0E9B"/>
    <w:rsid w:val="000A0EFF"/>
    <w:rsid w:val="000A0F48"/>
    <w:rsid w:val="000A0F5F"/>
    <w:rsid w:val="000A10A2"/>
    <w:rsid w:val="000A124F"/>
    <w:rsid w:val="000A12F1"/>
    <w:rsid w:val="000A157E"/>
    <w:rsid w:val="000A15A2"/>
    <w:rsid w:val="000A165C"/>
    <w:rsid w:val="000A17F0"/>
    <w:rsid w:val="000A1B5B"/>
    <w:rsid w:val="000A1B82"/>
    <w:rsid w:val="000A1C92"/>
    <w:rsid w:val="000A1CD0"/>
    <w:rsid w:val="000A1FC1"/>
    <w:rsid w:val="000A24D3"/>
    <w:rsid w:val="000A26AE"/>
    <w:rsid w:val="000A2752"/>
    <w:rsid w:val="000A29B5"/>
    <w:rsid w:val="000A2AE1"/>
    <w:rsid w:val="000A2D14"/>
    <w:rsid w:val="000A2D67"/>
    <w:rsid w:val="000A2DD8"/>
    <w:rsid w:val="000A33A0"/>
    <w:rsid w:val="000A3584"/>
    <w:rsid w:val="000A3690"/>
    <w:rsid w:val="000A37FD"/>
    <w:rsid w:val="000A38C3"/>
    <w:rsid w:val="000A3A87"/>
    <w:rsid w:val="000A3AD2"/>
    <w:rsid w:val="000A3B5A"/>
    <w:rsid w:val="000A3C89"/>
    <w:rsid w:val="000A3CE5"/>
    <w:rsid w:val="000A3D84"/>
    <w:rsid w:val="000A3F9B"/>
    <w:rsid w:val="000A4322"/>
    <w:rsid w:val="000A4328"/>
    <w:rsid w:val="000A4382"/>
    <w:rsid w:val="000A43E6"/>
    <w:rsid w:val="000A4461"/>
    <w:rsid w:val="000A4499"/>
    <w:rsid w:val="000A462B"/>
    <w:rsid w:val="000A4703"/>
    <w:rsid w:val="000A4795"/>
    <w:rsid w:val="000A480B"/>
    <w:rsid w:val="000A4B1D"/>
    <w:rsid w:val="000A4B5C"/>
    <w:rsid w:val="000A4CB9"/>
    <w:rsid w:val="000A5073"/>
    <w:rsid w:val="000A51F6"/>
    <w:rsid w:val="000A52A5"/>
    <w:rsid w:val="000A53B1"/>
    <w:rsid w:val="000A563A"/>
    <w:rsid w:val="000A56B9"/>
    <w:rsid w:val="000A5749"/>
    <w:rsid w:val="000A5961"/>
    <w:rsid w:val="000A5F0B"/>
    <w:rsid w:val="000A5FB9"/>
    <w:rsid w:val="000A613C"/>
    <w:rsid w:val="000A6241"/>
    <w:rsid w:val="000A6427"/>
    <w:rsid w:val="000A64A7"/>
    <w:rsid w:val="000A64A9"/>
    <w:rsid w:val="000A6C85"/>
    <w:rsid w:val="000A6CB7"/>
    <w:rsid w:val="000A6D30"/>
    <w:rsid w:val="000A6E09"/>
    <w:rsid w:val="000A6EDB"/>
    <w:rsid w:val="000A71DA"/>
    <w:rsid w:val="000A74BA"/>
    <w:rsid w:val="000A75FA"/>
    <w:rsid w:val="000A772A"/>
    <w:rsid w:val="000A77B3"/>
    <w:rsid w:val="000A77C0"/>
    <w:rsid w:val="000A7891"/>
    <w:rsid w:val="000A79D7"/>
    <w:rsid w:val="000A7B69"/>
    <w:rsid w:val="000A7D0F"/>
    <w:rsid w:val="000A7EC1"/>
    <w:rsid w:val="000A7FC1"/>
    <w:rsid w:val="000A7FFE"/>
    <w:rsid w:val="000B01B2"/>
    <w:rsid w:val="000B020E"/>
    <w:rsid w:val="000B0214"/>
    <w:rsid w:val="000B05C0"/>
    <w:rsid w:val="000B063D"/>
    <w:rsid w:val="000B064E"/>
    <w:rsid w:val="000B0833"/>
    <w:rsid w:val="000B0B47"/>
    <w:rsid w:val="000B0BB8"/>
    <w:rsid w:val="000B0DB4"/>
    <w:rsid w:val="000B134D"/>
    <w:rsid w:val="000B136D"/>
    <w:rsid w:val="000B1418"/>
    <w:rsid w:val="000B16A1"/>
    <w:rsid w:val="000B16F3"/>
    <w:rsid w:val="000B177B"/>
    <w:rsid w:val="000B1816"/>
    <w:rsid w:val="000B1875"/>
    <w:rsid w:val="000B19DF"/>
    <w:rsid w:val="000B1A4B"/>
    <w:rsid w:val="000B1AD4"/>
    <w:rsid w:val="000B1C88"/>
    <w:rsid w:val="000B1F31"/>
    <w:rsid w:val="000B2073"/>
    <w:rsid w:val="000B223B"/>
    <w:rsid w:val="000B2250"/>
    <w:rsid w:val="000B2437"/>
    <w:rsid w:val="000B258C"/>
    <w:rsid w:val="000B26D0"/>
    <w:rsid w:val="000B2766"/>
    <w:rsid w:val="000B29AF"/>
    <w:rsid w:val="000B29BF"/>
    <w:rsid w:val="000B2A29"/>
    <w:rsid w:val="000B30E9"/>
    <w:rsid w:val="000B3464"/>
    <w:rsid w:val="000B35AD"/>
    <w:rsid w:val="000B3A7C"/>
    <w:rsid w:val="000B3B8B"/>
    <w:rsid w:val="000B3C22"/>
    <w:rsid w:val="000B3C71"/>
    <w:rsid w:val="000B3D07"/>
    <w:rsid w:val="000B4119"/>
    <w:rsid w:val="000B411D"/>
    <w:rsid w:val="000B41E2"/>
    <w:rsid w:val="000B4245"/>
    <w:rsid w:val="000B446A"/>
    <w:rsid w:val="000B4474"/>
    <w:rsid w:val="000B4643"/>
    <w:rsid w:val="000B4696"/>
    <w:rsid w:val="000B4843"/>
    <w:rsid w:val="000B49B6"/>
    <w:rsid w:val="000B4B44"/>
    <w:rsid w:val="000B5025"/>
    <w:rsid w:val="000B51A1"/>
    <w:rsid w:val="000B51EF"/>
    <w:rsid w:val="000B522E"/>
    <w:rsid w:val="000B5234"/>
    <w:rsid w:val="000B5264"/>
    <w:rsid w:val="000B5267"/>
    <w:rsid w:val="000B5288"/>
    <w:rsid w:val="000B546F"/>
    <w:rsid w:val="000B548D"/>
    <w:rsid w:val="000B5768"/>
    <w:rsid w:val="000B5966"/>
    <w:rsid w:val="000B599F"/>
    <w:rsid w:val="000B5ABB"/>
    <w:rsid w:val="000B6211"/>
    <w:rsid w:val="000B6418"/>
    <w:rsid w:val="000B64FE"/>
    <w:rsid w:val="000B6514"/>
    <w:rsid w:val="000B6567"/>
    <w:rsid w:val="000B676A"/>
    <w:rsid w:val="000B6929"/>
    <w:rsid w:val="000B6962"/>
    <w:rsid w:val="000B699F"/>
    <w:rsid w:val="000B69B8"/>
    <w:rsid w:val="000B6BDA"/>
    <w:rsid w:val="000B6CC2"/>
    <w:rsid w:val="000B6D01"/>
    <w:rsid w:val="000B6D26"/>
    <w:rsid w:val="000B6D2E"/>
    <w:rsid w:val="000B6D83"/>
    <w:rsid w:val="000B6E4D"/>
    <w:rsid w:val="000B6EEF"/>
    <w:rsid w:val="000B6F00"/>
    <w:rsid w:val="000B71A8"/>
    <w:rsid w:val="000B71E5"/>
    <w:rsid w:val="000B7473"/>
    <w:rsid w:val="000B7634"/>
    <w:rsid w:val="000B77C8"/>
    <w:rsid w:val="000B7ACA"/>
    <w:rsid w:val="000B7B14"/>
    <w:rsid w:val="000B7C24"/>
    <w:rsid w:val="000B7F64"/>
    <w:rsid w:val="000C00D1"/>
    <w:rsid w:val="000C00F6"/>
    <w:rsid w:val="000C016F"/>
    <w:rsid w:val="000C0301"/>
    <w:rsid w:val="000C034C"/>
    <w:rsid w:val="000C03B3"/>
    <w:rsid w:val="000C03FB"/>
    <w:rsid w:val="000C041C"/>
    <w:rsid w:val="000C05F1"/>
    <w:rsid w:val="000C074A"/>
    <w:rsid w:val="000C081A"/>
    <w:rsid w:val="000C0869"/>
    <w:rsid w:val="000C0872"/>
    <w:rsid w:val="000C0C4E"/>
    <w:rsid w:val="000C0D92"/>
    <w:rsid w:val="000C0E22"/>
    <w:rsid w:val="000C0ECC"/>
    <w:rsid w:val="000C0F24"/>
    <w:rsid w:val="000C11E4"/>
    <w:rsid w:val="000C1261"/>
    <w:rsid w:val="000C1344"/>
    <w:rsid w:val="000C140C"/>
    <w:rsid w:val="000C145F"/>
    <w:rsid w:val="000C14E1"/>
    <w:rsid w:val="000C14E6"/>
    <w:rsid w:val="000C16CE"/>
    <w:rsid w:val="000C1A2F"/>
    <w:rsid w:val="000C1CA5"/>
    <w:rsid w:val="000C1E4F"/>
    <w:rsid w:val="000C23BB"/>
    <w:rsid w:val="000C243C"/>
    <w:rsid w:val="000C270F"/>
    <w:rsid w:val="000C2817"/>
    <w:rsid w:val="000C298B"/>
    <w:rsid w:val="000C299C"/>
    <w:rsid w:val="000C2A93"/>
    <w:rsid w:val="000C2AFF"/>
    <w:rsid w:val="000C2B0E"/>
    <w:rsid w:val="000C2BCD"/>
    <w:rsid w:val="000C2FB4"/>
    <w:rsid w:val="000C3170"/>
    <w:rsid w:val="000C3349"/>
    <w:rsid w:val="000C36D5"/>
    <w:rsid w:val="000C38B0"/>
    <w:rsid w:val="000C3CCE"/>
    <w:rsid w:val="000C3CD3"/>
    <w:rsid w:val="000C3EEB"/>
    <w:rsid w:val="000C408C"/>
    <w:rsid w:val="000C4558"/>
    <w:rsid w:val="000C46C9"/>
    <w:rsid w:val="000C46EE"/>
    <w:rsid w:val="000C47E3"/>
    <w:rsid w:val="000C4822"/>
    <w:rsid w:val="000C48EC"/>
    <w:rsid w:val="000C4909"/>
    <w:rsid w:val="000C5161"/>
    <w:rsid w:val="000C52A7"/>
    <w:rsid w:val="000C52A8"/>
    <w:rsid w:val="000C55A5"/>
    <w:rsid w:val="000C5874"/>
    <w:rsid w:val="000C5934"/>
    <w:rsid w:val="000C5B2C"/>
    <w:rsid w:val="000C5B92"/>
    <w:rsid w:val="000C5C50"/>
    <w:rsid w:val="000C5D19"/>
    <w:rsid w:val="000C5D27"/>
    <w:rsid w:val="000C5E9E"/>
    <w:rsid w:val="000C60CA"/>
    <w:rsid w:val="000C646B"/>
    <w:rsid w:val="000C6538"/>
    <w:rsid w:val="000C6705"/>
    <w:rsid w:val="000C6877"/>
    <w:rsid w:val="000C6AF9"/>
    <w:rsid w:val="000C6CC8"/>
    <w:rsid w:val="000C6D8A"/>
    <w:rsid w:val="000C6EF3"/>
    <w:rsid w:val="000C704E"/>
    <w:rsid w:val="000C708F"/>
    <w:rsid w:val="000C7435"/>
    <w:rsid w:val="000C7537"/>
    <w:rsid w:val="000C75C9"/>
    <w:rsid w:val="000C76CD"/>
    <w:rsid w:val="000C78DA"/>
    <w:rsid w:val="000C7AF7"/>
    <w:rsid w:val="000C7BB2"/>
    <w:rsid w:val="000C7C93"/>
    <w:rsid w:val="000C7DEE"/>
    <w:rsid w:val="000C7E27"/>
    <w:rsid w:val="000C7F5F"/>
    <w:rsid w:val="000C7FB7"/>
    <w:rsid w:val="000D0188"/>
    <w:rsid w:val="000D064F"/>
    <w:rsid w:val="000D06E0"/>
    <w:rsid w:val="000D07AE"/>
    <w:rsid w:val="000D0871"/>
    <w:rsid w:val="000D095F"/>
    <w:rsid w:val="000D0AFF"/>
    <w:rsid w:val="000D1098"/>
    <w:rsid w:val="000D1145"/>
    <w:rsid w:val="000D1211"/>
    <w:rsid w:val="000D14F9"/>
    <w:rsid w:val="000D15E2"/>
    <w:rsid w:val="000D1A89"/>
    <w:rsid w:val="000D1C30"/>
    <w:rsid w:val="000D1C66"/>
    <w:rsid w:val="000D1F55"/>
    <w:rsid w:val="000D1F7F"/>
    <w:rsid w:val="000D1F92"/>
    <w:rsid w:val="000D1FF3"/>
    <w:rsid w:val="000D20AC"/>
    <w:rsid w:val="000D25F8"/>
    <w:rsid w:val="000D2616"/>
    <w:rsid w:val="000D26B2"/>
    <w:rsid w:val="000D2C5E"/>
    <w:rsid w:val="000D3229"/>
    <w:rsid w:val="000D325D"/>
    <w:rsid w:val="000D35BF"/>
    <w:rsid w:val="000D369D"/>
    <w:rsid w:val="000D3CD2"/>
    <w:rsid w:val="000D3D3D"/>
    <w:rsid w:val="000D3D9D"/>
    <w:rsid w:val="000D3E14"/>
    <w:rsid w:val="000D410F"/>
    <w:rsid w:val="000D413C"/>
    <w:rsid w:val="000D413E"/>
    <w:rsid w:val="000D4216"/>
    <w:rsid w:val="000D424C"/>
    <w:rsid w:val="000D44F1"/>
    <w:rsid w:val="000D4507"/>
    <w:rsid w:val="000D46D9"/>
    <w:rsid w:val="000D46E2"/>
    <w:rsid w:val="000D485C"/>
    <w:rsid w:val="000D4B41"/>
    <w:rsid w:val="000D4C68"/>
    <w:rsid w:val="000D4F1F"/>
    <w:rsid w:val="000D4F30"/>
    <w:rsid w:val="000D5316"/>
    <w:rsid w:val="000D5470"/>
    <w:rsid w:val="000D5485"/>
    <w:rsid w:val="000D5774"/>
    <w:rsid w:val="000D57A6"/>
    <w:rsid w:val="000D58C7"/>
    <w:rsid w:val="000D58FF"/>
    <w:rsid w:val="000D5927"/>
    <w:rsid w:val="000D5BA1"/>
    <w:rsid w:val="000D5C51"/>
    <w:rsid w:val="000D5CB5"/>
    <w:rsid w:val="000D5DBB"/>
    <w:rsid w:val="000D5DBF"/>
    <w:rsid w:val="000D5E1D"/>
    <w:rsid w:val="000D5E23"/>
    <w:rsid w:val="000D5F68"/>
    <w:rsid w:val="000D60D9"/>
    <w:rsid w:val="000D62BE"/>
    <w:rsid w:val="000D6363"/>
    <w:rsid w:val="000D6439"/>
    <w:rsid w:val="000D64E6"/>
    <w:rsid w:val="000D66EE"/>
    <w:rsid w:val="000D66EF"/>
    <w:rsid w:val="000D697F"/>
    <w:rsid w:val="000D6D34"/>
    <w:rsid w:val="000D6DAF"/>
    <w:rsid w:val="000D6DD8"/>
    <w:rsid w:val="000D6E64"/>
    <w:rsid w:val="000D6F0C"/>
    <w:rsid w:val="000D6F16"/>
    <w:rsid w:val="000D701B"/>
    <w:rsid w:val="000D706E"/>
    <w:rsid w:val="000D7488"/>
    <w:rsid w:val="000D7538"/>
    <w:rsid w:val="000D75B9"/>
    <w:rsid w:val="000D7823"/>
    <w:rsid w:val="000D784B"/>
    <w:rsid w:val="000D78A8"/>
    <w:rsid w:val="000D78BA"/>
    <w:rsid w:val="000D7A00"/>
    <w:rsid w:val="000D7ABF"/>
    <w:rsid w:val="000D7B1F"/>
    <w:rsid w:val="000D7B7C"/>
    <w:rsid w:val="000D7BE7"/>
    <w:rsid w:val="000D7C6A"/>
    <w:rsid w:val="000D7CDA"/>
    <w:rsid w:val="000D7E1C"/>
    <w:rsid w:val="000D7FB2"/>
    <w:rsid w:val="000D7FE1"/>
    <w:rsid w:val="000E00F5"/>
    <w:rsid w:val="000E0179"/>
    <w:rsid w:val="000E02D2"/>
    <w:rsid w:val="000E0415"/>
    <w:rsid w:val="000E04BE"/>
    <w:rsid w:val="000E066F"/>
    <w:rsid w:val="000E069A"/>
    <w:rsid w:val="000E083D"/>
    <w:rsid w:val="000E08AD"/>
    <w:rsid w:val="000E0AD2"/>
    <w:rsid w:val="000E0D4E"/>
    <w:rsid w:val="000E0D98"/>
    <w:rsid w:val="000E0DF7"/>
    <w:rsid w:val="000E0E87"/>
    <w:rsid w:val="000E0F14"/>
    <w:rsid w:val="000E110B"/>
    <w:rsid w:val="000E11AD"/>
    <w:rsid w:val="000E14C9"/>
    <w:rsid w:val="000E16E7"/>
    <w:rsid w:val="000E1812"/>
    <w:rsid w:val="000E183E"/>
    <w:rsid w:val="000E1B5F"/>
    <w:rsid w:val="000E1ECC"/>
    <w:rsid w:val="000E2419"/>
    <w:rsid w:val="000E26B2"/>
    <w:rsid w:val="000E26F3"/>
    <w:rsid w:val="000E2844"/>
    <w:rsid w:val="000E29A8"/>
    <w:rsid w:val="000E2A02"/>
    <w:rsid w:val="000E2BBE"/>
    <w:rsid w:val="000E2CD9"/>
    <w:rsid w:val="000E3005"/>
    <w:rsid w:val="000E3069"/>
    <w:rsid w:val="000E3199"/>
    <w:rsid w:val="000E3374"/>
    <w:rsid w:val="000E3740"/>
    <w:rsid w:val="000E3841"/>
    <w:rsid w:val="000E3B3C"/>
    <w:rsid w:val="000E3EE9"/>
    <w:rsid w:val="000E4058"/>
    <w:rsid w:val="000E41C6"/>
    <w:rsid w:val="000E4390"/>
    <w:rsid w:val="000E450B"/>
    <w:rsid w:val="000E48E0"/>
    <w:rsid w:val="000E4CAD"/>
    <w:rsid w:val="000E4D0F"/>
    <w:rsid w:val="000E4D42"/>
    <w:rsid w:val="000E4F47"/>
    <w:rsid w:val="000E506F"/>
    <w:rsid w:val="000E50A8"/>
    <w:rsid w:val="000E54F8"/>
    <w:rsid w:val="000E55AD"/>
    <w:rsid w:val="000E56AC"/>
    <w:rsid w:val="000E58EE"/>
    <w:rsid w:val="000E59C2"/>
    <w:rsid w:val="000E59F8"/>
    <w:rsid w:val="000E5C56"/>
    <w:rsid w:val="000E5C75"/>
    <w:rsid w:val="000E5D9B"/>
    <w:rsid w:val="000E5DAE"/>
    <w:rsid w:val="000E5DD9"/>
    <w:rsid w:val="000E5E3B"/>
    <w:rsid w:val="000E6288"/>
    <w:rsid w:val="000E6432"/>
    <w:rsid w:val="000E6483"/>
    <w:rsid w:val="000E6772"/>
    <w:rsid w:val="000E67AE"/>
    <w:rsid w:val="000E68A9"/>
    <w:rsid w:val="000E68D8"/>
    <w:rsid w:val="000E6989"/>
    <w:rsid w:val="000E6AF4"/>
    <w:rsid w:val="000E6B2B"/>
    <w:rsid w:val="000E6B72"/>
    <w:rsid w:val="000E6C70"/>
    <w:rsid w:val="000E6CE4"/>
    <w:rsid w:val="000E6CF6"/>
    <w:rsid w:val="000E6F7F"/>
    <w:rsid w:val="000E7320"/>
    <w:rsid w:val="000E73FA"/>
    <w:rsid w:val="000E751E"/>
    <w:rsid w:val="000E75D8"/>
    <w:rsid w:val="000E7648"/>
    <w:rsid w:val="000E7A1F"/>
    <w:rsid w:val="000E7BBD"/>
    <w:rsid w:val="000E7D52"/>
    <w:rsid w:val="000E7F1C"/>
    <w:rsid w:val="000E7F8C"/>
    <w:rsid w:val="000F00F3"/>
    <w:rsid w:val="000F0834"/>
    <w:rsid w:val="000F087E"/>
    <w:rsid w:val="000F09DC"/>
    <w:rsid w:val="000F0BC6"/>
    <w:rsid w:val="000F0DF6"/>
    <w:rsid w:val="000F0EC5"/>
    <w:rsid w:val="000F0ED4"/>
    <w:rsid w:val="000F0F04"/>
    <w:rsid w:val="000F0FF6"/>
    <w:rsid w:val="000F106C"/>
    <w:rsid w:val="000F11B2"/>
    <w:rsid w:val="000F13B8"/>
    <w:rsid w:val="000F13E7"/>
    <w:rsid w:val="000F14E1"/>
    <w:rsid w:val="000F1502"/>
    <w:rsid w:val="000F175E"/>
    <w:rsid w:val="000F1872"/>
    <w:rsid w:val="000F19D7"/>
    <w:rsid w:val="000F1AC3"/>
    <w:rsid w:val="000F2194"/>
    <w:rsid w:val="000F2215"/>
    <w:rsid w:val="000F230B"/>
    <w:rsid w:val="000F2317"/>
    <w:rsid w:val="000F23D3"/>
    <w:rsid w:val="000F244A"/>
    <w:rsid w:val="000F2517"/>
    <w:rsid w:val="000F27E1"/>
    <w:rsid w:val="000F28C1"/>
    <w:rsid w:val="000F29C7"/>
    <w:rsid w:val="000F2A82"/>
    <w:rsid w:val="000F2AB3"/>
    <w:rsid w:val="000F2C92"/>
    <w:rsid w:val="000F2F2D"/>
    <w:rsid w:val="000F30D0"/>
    <w:rsid w:val="000F32F6"/>
    <w:rsid w:val="000F341C"/>
    <w:rsid w:val="000F3432"/>
    <w:rsid w:val="000F35B7"/>
    <w:rsid w:val="000F3BC2"/>
    <w:rsid w:val="000F3DFF"/>
    <w:rsid w:val="000F3E8B"/>
    <w:rsid w:val="000F3F4F"/>
    <w:rsid w:val="000F4003"/>
    <w:rsid w:val="000F4067"/>
    <w:rsid w:val="000F41BA"/>
    <w:rsid w:val="000F44A1"/>
    <w:rsid w:val="000F4537"/>
    <w:rsid w:val="000F4694"/>
    <w:rsid w:val="000F46FE"/>
    <w:rsid w:val="000F471F"/>
    <w:rsid w:val="000F479B"/>
    <w:rsid w:val="000F4922"/>
    <w:rsid w:val="000F4955"/>
    <w:rsid w:val="000F4A9B"/>
    <w:rsid w:val="000F4BB0"/>
    <w:rsid w:val="000F4BDE"/>
    <w:rsid w:val="000F4F0F"/>
    <w:rsid w:val="000F4F60"/>
    <w:rsid w:val="000F4FBD"/>
    <w:rsid w:val="000F514B"/>
    <w:rsid w:val="000F53A0"/>
    <w:rsid w:val="000F53C4"/>
    <w:rsid w:val="000F554B"/>
    <w:rsid w:val="000F5747"/>
    <w:rsid w:val="000F57D9"/>
    <w:rsid w:val="000F5928"/>
    <w:rsid w:val="000F59BD"/>
    <w:rsid w:val="000F5A84"/>
    <w:rsid w:val="000F5AD3"/>
    <w:rsid w:val="000F5B27"/>
    <w:rsid w:val="000F6022"/>
    <w:rsid w:val="000F6031"/>
    <w:rsid w:val="000F6061"/>
    <w:rsid w:val="000F606F"/>
    <w:rsid w:val="000F608C"/>
    <w:rsid w:val="000F6159"/>
    <w:rsid w:val="000F6922"/>
    <w:rsid w:val="000F6AFA"/>
    <w:rsid w:val="000F6B4D"/>
    <w:rsid w:val="000F6C7B"/>
    <w:rsid w:val="000F6E6C"/>
    <w:rsid w:val="000F6EA2"/>
    <w:rsid w:val="000F6F20"/>
    <w:rsid w:val="000F6FCB"/>
    <w:rsid w:val="000F70B5"/>
    <w:rsid w:val="000F70E5"/>
    <w:rsid w:val="000F7164"/>
    <w:rsid w:val="000F71EE"/>
    <w:rsid w:val="000F72EA"/>
    <w:rsid w:val="000F73BF"/>
    <w:rsid w:val="000F754D"/>
    <w:rsid w:val="000F75C4"/>
    <w:rsid w:val="000F774C"/>
    <w:rsid w:val="000F7762"/>
    <w:rsid w:val="000F7A9F"/>
    <w:rsid w:val="000F7B0A"/>
    <w:rsid w:val="000F7B4B"/>
    <w:rsid w:val="000F7BB0"/>
    <w:rsid w:val="000F7D27"/>
    <w:rsid w:val="000F7D82"/>
    <w:rsid w:val="000F7F9C"/>
    <w:rsid w:val="001000B8"/>
    <w:rsid w:val="00100154"/>
    <w:rsid w:val="001001A2"/>
    <w:rsid w:val="001003C7"/>
    <w:rsid w:val="00100524"/>
    <w:rsid w:val="00100547"/>
    <w:rsid w:val="00100841"/>
    <w:rsid w:val="0010086F"/>
    <w:rsid w:val="00100872"/>
    <w:rsid w:val="00100AAF"/>
    <w:rsid w:val="00100DCA"/>
    <w:rsid w:val="00100E81"/>
    <w:rsid w:val="00100FCF"/>
    <w:rsid w:val="00101084"/>
    <w:rsid w:val="001010EF"/>
    <w:rsid w:val="00101151"/>
    <w:rsid w:val="0010128F"/>
    <w:rsid w:val="00101312"/>
    <w:rsid w:val="00101410"/>
    <w:rsid w:val="001014F4"/>
    <w:rsid w:val="00101846"/>
    <w:rsid w:val="00101F77"/>
    <w:rsid w:val="0010206E"/>
    <w:rsid w:val="001020A0"/>
    <w:rsid w:val="00102485"/>
    <w:rsid w:val="00102639"/>
    <w:rsid w:val="0010269F"/>
    <w:rsid w:val="001026F7"/>
    <w:rsid w:val="00102771"/>
    <w:rsid w:val="00102AF6"/>
    <w:rsid w:val="00102D42"/>
    <w:rsid w:val="00102D58"/>
    <w:rsid w:val="00102FE6"/>
    <w:rsid w:val="001032E7"/>
    <w:rsid w:val="001033E5"/>
    <w:rsid w:val="00103436"/>
    <w:rsid w:val="00103634"/>
    <w:rsid w:val="0010374C"/>
    <w:rsid w:val="001037AC"/>
    <w:rsid w:val="00103806"/>
    <w:rsid w:val="001038C7"/>
    <w:rsid w:val="0010397C"/>
    <w:rsid w:val="001039C3"/>
    <w:rsid w:val="00103A7F"/>
    <w:rsid w:val="00103CE2"/>
    <w:rsid w:val="00103D14"/>
    <w:rsid w:val="00103D9D"/>
    <w:rsid w:val="00103F96"/>
    <w:rsid w:val="00103FA7"/>
    <w:rsid w:val="0010413E"/>
    <w:rsid w:val="00104244"/>
    <w:rsid w:val="00104572"/>
    <w:rsid w:val="001045BD"/>
    <w:rsid w:val="001045C7"/>
    <w:rsid w:val="001048D7"/>
    <w:rsid w:val="001048EC"/>
    <w:rsid w:val="00104937"/>
    <w:rsid w:val="0010499D"/>
    <w:rsid w:val="00104B00"/>
    <w:rsid w:val="00104B34"/>
    <w:rsid w:val="00104DBB"/>
    <w:rsid w:val="00104E7A"/>
    <w:rsid w:val="00104FA1"/>
    <w:rsid w:val="0010501C"/>
    <w:rsid w:val="00105126"/>
    <w:rsid w:val="0010517E"/>
    <w:rsid w:val="00105461"/>
    <w:rsid w:val="001056C6"/>
    <w:rsid w:val="001056E5"/>
    <w:rsid w:val="001058A2"/>
    <w:rsid w:val="00105939"/>
    <w:rsid w:val="00105AB7"/>
    <w:rsid w:val="00105B83"/>
    <w:rsid w:val="00105CEC"/>
    <w:rsid w:val="00105D50"/>
    <w:rsid w:val="00105E16"/>
    <w:rsid w:val="00105FB2"/>
    <w:rsid w:val="00106105"/>
    <w:rsid w:val="00106227"/>
    <w:rsid w:val="001062D3"/>
    <w:rsid w:val="00106464"/>
    <w:rsid w:val="001065E0"/>
    <w:rsid w:val="00106715"/>
    <w:rsid w:val="0010676B"/>
    <w:rsid w:val="00106771"/>
    <w:rsid w:val="00106853"/>
    <w:rsid w:val="00106858"/>
    <w:rsid w:val="00106922"/>
    <w:rsid w:val="00106B09"/>
    <w:rsid w:val="00106B42"/>
    <w:rsid w:val="00106BCD"/>
    <w:rsid w:val="00106BFA"/>
    <w:rsid w:val="00106CBA"/>
    <w:rsid w:val="00106CD9"/>
    <w:rsid w:val="00106D08"/>
    <w:rsid w:val="00106D0C"/>
    <w:rsid w:val="00106E9E"/>
    <w:rsid w:val="001070E6"/>
    <w:rsid w:val="0010711A"/>
    <w:rsid w:val="0010715D"/>
    <w:rsid w:val="001071F4"/>
    <w:rsid w:val="00107433"/>
    <w:rsid w:val="0010752C"/>
    <w:rsid w:val="0010767D"/>
    <w:rsid w:val="001076E2"/>
    <w:rsid w:val="00107747"/>
    <w:rsid w:val="0010774A"/>
    <w:rsid w:val="0010781A"/>
    <w:rsid w:val="00107887"/>
    <w:rsid w:val="001078DD"/>
    <w:rsid w:val="0010794F"/>
    <w:rsid w:val="00107972"/>
    <w:rsid w:val="00107989"/>
    <w:rsid w:val="001079E3"/>
    <w:rsid w:val="00107AAD"/>
    <w:rsid w:val="00107AC7"/>
    <w:rsid w:val="001100E8"/>
    <w:rsid w:val="001100F9"/>
    <w:rsid w:val="00110110"/>
    <w:rsid w:val="0011020A"/>
    <w:rsid w:val="001102BC"/>
    <w:rsid w:val="00110436"/>
    <w:rsid w:val="00110695"/>
    <w:rsid w:val="001107E6"/>
    <w:rsid w:val="0011080E"/>
    <w:rsid w:val="001108E9"/>
    <w:rsid w:val="00110A11"/>
    <w:rsid w:val="00110BBD"/>
    <w:rsid w:val="00110BBF"/>
    <w:rsid w:val="00110FAD"/>
    <w:rsid w:val="0011110F"/>
    <w:rsid w:val="00111184"/>
    <w:rsid w:val="00111198"/>
    <w:rsid w:val="00111341"/>
    <w:rsid w:val="001115B6"/>
    <w:rsid w:val="0011169B"/>
    <w:rsid w:val="00111AF8"/>
    <w:rsid w:val="00111B9C"/>
    <w:rsid w:val="0011273F"/>
    <w:rsid w:val="00112A41"/>
    <w:rsid w:val="00112A63"/>
    <w:rsid w:val="00112BE8"/>
    <w:rsid w:val="00112C0F"/>
    <w:rsid w:val="00112C35"/>
    <w:rsid w:val="00112DDA"/>
    <w:rsid w:val="00112EE9"/>
    <w:rsid w:val="00112FC6"/>
    <w:rsid w:val="00113097"/>
    <w:rsid w:val="0011322F"/>
    <w:rsid w:val="00113258"/>
    <w:rsid w:val="0011352E"/>
    <w:rsid w:val="00113534"/>
    <w:rsid w:val="00113617"/>
    <w:rsid w:val="00113815"/>
    <w:rsid w:val="00113930"/>
    <w:rsid w:val="00113A99"/>
    <w:rsid w:val="00113CC1"/>
    <w:rsid w:val="00113E96"/>
    <w:rsid w:val="00114074"/>
    <w:rsid w:val="001142B3"/>
    <w:rsid w:val="001144AF"/>
    <w:rsid w:val="001145F1"/>
    <w:rsid w:val="00114795"/>
    <w:rsid w:val="001147B4"/>
    <w:rsid w:val="00114828"/>
    <w:rsid w:val="00114BC0"/>
    <w:rsid w:val="00114BE9"/>
    <w:rsid w:val="00114C66"/>
    <w:rsid w:val="00114C81"/>
    <w:rsid w:val="00114E94"/>
    <w:rsid w:val="00114FAC"/>
    <w:rsid w:val="0011508D"/>
    <w:rsid w:val="001150C6"/>
    <w:rsid w:val="00115553"/>
    <w:rsid w:val="001155A4"/>
    <w:rsid w:val="00115878"/>
    <w:rsid w:val="001158D0"/>
    <w:rsid w:val="00115901"/>
    <w:rsid w:val="00115E4C"/>
    <w:rsid w:val="00115EED"/>
    <w:rsid w:val="00115F66"/>
    <w:rsid w:val="0011619B"/>
    <w:rsid w:val="001162E6"/>
    <w:rsid w:val="0011642F"/>
    <w:rsid w:val="0011690A"/>
    <w:rsid w:val="00116A12"/>
    <w:rsid w:val="00116A9A"/>
    <w:rsid w:val="00116B4D"/>
    <w:rsid w:val="00116B75"/>
    <w:rsid w:val="00116D58"/>
    <w:rsid w:val="0011709F"/>
    <w:rsid w:val="001170D8"/>
    <w:rsid w:val="001171B2"/>
    <w:rsid w:val="0011745A"/>
    <w:rsid w:val="0011750D"/>
    <w:rsid w:val="00117677"/>
    <w:rsid w:val="001178F5"/>
    <w:rsid w:val="001179CE"/>
    <w:rsid w:val="00117D0E"/>
    <w:rsid w:val="00117D8A"/>
    <w:rsid w:val="00117E12"/>
    <w:rsid w:val="0012017E"/>
    <w:rsid w:val="00120298"/>
    <w:rsid w:val="001202B2"/>
    <w:rsid w:val="00120938"/>
    <w:rsid w:val="001209B3"/>
    <w:rsid w:val="001209F2"/>
    <w:rsid w:val="00120CF7"/>
    <w:rsid w:val="00120D4E"/>
    <w:rsid w:val="00120DED"/>
    <w:rsid w:val="00120E7F"/>
    <w:rsid w:val="00121024"/>
    <w:rsid w:val="00121112"/>
    <w:rsid w:val="0012116F"/>
    <w:rsid w:val="00121613"/>
    <w:rsid w:val="001218E7"/>
    <w:rsid w:val="0012196A"/>
    <w:rsid w:val="00121A3E"/>
    <w:rsid w:val="00121BAF"/>
    <w:rsid w:val="00121CEC"/>
    <w:rsid w:val="00121D0C"/>
    <w:rsid w:val="00121EFB"/>
    <w:rsid w:val="00121F6A"/>
    <w:rsid w:val="0012218B"/>
    <w:rsid w:val="0012245E"/>
    <w:rsid w:val="00122ACB"/>
    <w:rsid w:val="00122B81"/>
    <w:rsid w:val="00122CCA"/>
    <w:rsid w:val="00122D2D"/>
    <w:rsid w:val="00122E87"/>
    <w:rsid w:val="00122EAB"/>
    <w:rsid w:val="00123283"/>
    <w:rsid w:val="00123485"/>
    <w:rsid w:val="00123554"/>
    <w:rsid w:val="0012355E"/>
    <w:rsid w:val="0012359E"/>
    <w:rsid w:val="00123655"/>
    <w:rsid w:val="00123659"/>
    <w:rsid w:val="001236AE"/>
    <w:rsid w:val="001237BB"/>
    <w:rsid w:val="001238DC"/>
    <w:rsid w:val="0012390C"/>
    <w:rsid w:val="00123A7F"/>
    <w:rsid w:val="00123B85"/>
    <w:rsid w:val="00123C54"/>
    <w:rsid w:val="00123E83"/>
    <w:rsid w:val="00123F68"/>
    <w:rsid w:val="0012400C"/>
    <w:rsid w:val="00124092"/>
    <w:rsid w:val="0012415A"/>
    <w:rsid w:val="00124378"/>
    <w:rsid w:val="0012437A"/>
    <w:rsid w:val="001244B5"/>
    <w:rsid w:val="001245F7"/>
    <w:rsid w:val="00124655"/>
    <w:rsid w:val="0012467A"/>
    <w:rsid w:val="00124709"/>
    <w:rsid w:val="0012476C"/>
    <w:rsid w:val="0012479A"/>
    <w:rsid w:val="0012493F"/>
    <w:rsid w:val="001249AB"/>
    <w:rsid w:val="00124A13"/>
    <w:rsid w:val="00124B8F"/>
    <w:rsid w:val="00124C6D"/>
    <w:rsid w:val="00124CDB"/>
    <w:rsid w:val="00124CFB"/>
    <w:rsid w:val="00124D43"/>
    <w:rsid w:val="00124E20"/>
    <w:rsid w:val="00125052"/>
    <w:rsid w:val="00125056"/>
    <w:rsid w:val="00125200"/>
    <w:rsid w:val="00125344"/>
    <w:rsid w:val="00125399"/>
    <w:rsid w:val="00125436"/>
    <w:rsid w:val="00125488"/>
    <w:rsid w:val="001256B6"/>
    <w:rsid w:val="00125799"/>
    <w:rsid w:val="001257C7"/>
    <w:rsid w:val="00125A13"/>
    <w:rsid w:val="00125E3F"/>
    <w:rsid w:val="0012645C"/>
    <w:rsid w:val="001268A6"/>
    <w:rsid w:val="001268F5"/>
    <w:rsid w:val="00126919"/>
    <w:rsid w:val="00126AB6"/>
    <w:rsid w:val="00126BB9"/>
    <w:rsid w:val="00126C07"/>
    <w:rsid w:val="00126C82"/>
    <w:rsid w:val="00126E97"/>
    <w:rsid w:val="0012710F"/>
    <w:rsid w:val="00127340"/>
    <w:rsid w:val="00127379"/>
    <w:rsid w:val="001273F9"/>
    <w:rsid w:val="001274A1"/>
    <w:rsid w:val="00127671"/>
    <w:rsid w:val="0012777A"/>
    <w:rsid w:val="00127805"/>
    <w:rsid w:val="001279B1"/>
    <w:rsid w:val="00127CDB"/>
    <w:rsid w:val="001301E0"/>
    <w:rsid w:val="001308CE"/>
    <w:rsid w:val="001309C3"/>
    <w:rsid w:val="00130A49"/>
    <w:rsid w:val="00130ACF"/>
    <w:rsid w:val="00131118"/>
    <w:rsid w:val="0013111C"/>
    <w:rsid w:val="00131127"/>
    <w:rsid w:val="001315A7"/>
    <w:rsid w:val="0013164E"/>
    <w:rsid w:val="001316ED"/>
    <w:rsid w:val="00131A09"/>
    <w:rsid w:val="00131A0B"/>
    <w:rsid w:val="00131B1B"/>
    <w:rsid w:val="00131B7E"/>
    <w:rsid w:val="00131C0E"/>
    <w:rsid w:val="00131D1D"/>
    <w:rsid w:val="00131F95"/>
    <w:rsid w:val="0013203E"/>
    <w:rsid w:val="00132174"/>
    <w:rsid w:val="0013237D"/>
    <w:rsid w:val="00132930"/>
    <w:rsid w:val="00132B4B"/>
    <w:rsid w:val="00132C1F"/>
    <w:rsid w:val="00132D4D"/>
    <w:rsid w:val="00132DFD"/>
    <w:rsid w:val="00132E9D"/>
    <w:rsid w:val="00132F84"/>
    <w:rsid w:val="0013319E"/>
    <w:rsid w:val="001332A5"/>
    <w:rsid w:val="001332DB"/>
    <w:rsid w:val="001334B1"/>
    <w:rsid w:val="0013384A"/>
    <w:rsid w:val="00133A72"/>
    <w:rsid w:val="0013403A"/>
    <w:rsid w:val="0013420E"/>
    <w:rsid w:val="00134262"/>
    <w:rsid w:val="001344D0"/>
    <w:rsid w:val="0013456C"/>
    <w:rsid w:val="00134686"/>
    <w:rsid w:val="001348EA"/>
    <w:rsid w:val="00134A4C"/>
    <w:rsid w:val="00134B40"/>
    <w:rsid w:val="00134BB9"/>
    <w:rsid w:val="00134BF0"/>
    <w:rsid w:val="00134E61"/>
    <w:rsid w:val="00134EDC"/>
    <w:rsid w:val="00134F72"/>
    <w:rsid w:val="00134FAD"/>
    <w:rsid w:val="00135071"/>
    <w:rsid w:val="00135089"/>
    <w:rsid w:val="001351FC"/>
    <w:rsid w:val="0013525E"/>
    <w:rsid w:val="001352F7"/>
    <w:rsid w:val="001353D7"/>
    <w:rsid w:val="0013552B"/>
    <w:rsid w:val="001355A4"/>
    <w:rsid w:val="00135638"/>
    <w:rsid w:val="0013572C"/>
    <w:rsid w:val="00135769"/>
    <w:rsid w:val="00135980"/>
    <w:rsid w:val="00135A3F"/>
    <w:rsid w:val="00135C09"/>
    <w:rsid w:val="00135D89"/>
    <w:rsid w:val="00135F05"/>
    <w:rsid w:val="00135FB9"/>
    <w:rsid w:val="00136017"/>
    <w:rsid w:val="00136036"/>
    <w:rsid w:val="001360B8"/>
    <w:rsid w:val="001361CC"/>
    <w:rsid w:val="00136789"/>
    <w:rsid w:val="001367E0"/>
    <w:rsid w:val="00136925"/>
    <w:rsid w:val="001369AF"/>
    <w:rsid w:val="00136D19"/>
    <w:rsid w:val="00136E00"/>
    <w:rsid w:val="00136E33"/>
    <w:rsid w:val="00136E76"/>
    <w:rsid w:val="001370D3"/>
    <w:rsid w:val="001370EF"/>
    <w:rsid w:val="00137100"/>
    <w:rsid w:val="00137191"/>
    <w:rsid w:val="00137315"/>
    <w:rsid w:val="0013731C"/>
    <w:rsid w:val="001374AE"/>
    <w:rsid w:val="001375A8"/>
    <w:rsid w:val="0013777F"/>
    <w:rsid w:val="0013779F"/>
    <w:rsid w:val="00137888"/>
    <w:rsid w:val="00137DA4"/>
    <w:rsid w:val="001400C8"/>
    <w:rsid w:val="00140159"/>
    <w:rsid w:val="001401CD"/>
    <w:rsid w:val="00140265"/>
    <w:rsid w:val="0014080D"/>
    <w:rsid w:val="00140998"/>
    <w:rsid w:val="001409F6"/>
    <w:rsid w:val="00140A5B"/>
    <w:rsid w:val="00140AA6"/>
    <w:rsid w:val="00141038"/>
    <w:rsid w:val="001412FA"/>
    <w:rsid w:val="0014137A"/>
    <w:rsid w:val="001413A9"/>
    <w:rsid w:val="001416B3"/>
    <w:rsid w:val="001416D2"/>
    <w:rsid w:val="001416D4"/>
    <w:rsid w:val="00141839"/>
    <w:rsid w:val="00141B22"/>
    <w:rsid w:val="00141BBB"/>
    <w:rsid w:val="00141CE2"/>
    <w:rsid w:val="00141E75"/>
    <w:rsid w:val="001424F1"/>
    <w:rsid w:val="001425AB"/>
    <w:rsid w:val="001425FA"/>
    <w:rsid w:val="00142650"/>
    <w:rsid w:val="0014276E"/>
    <w:rsid w:val="0014282F"/>
    <w:rsid w:val="00142BE5"/>
    <w:rsid w:val="00142C1E"/>
    <w:rsid w:val="00142F38"/>
    <w:rsid w:val="00142F67"/>
    <w:rsid w:val="0014312D"/>
    <w:rsid w:val="001431F1"/>
    <w:rsid w:val="001434F7"/>
    <w:rsid w:val="00143851"/>
    <w:rsid w:val="00143863"/>
    <w:rsid w:val="00143A37"/>
    <w:rsid w:val="00143C0A"/>
    <w:rsid w:val="00143C28"/>
    <w:rsid w:val="00143E01"/>
    <w:rsid w:val="00143E45"/>
    <w:rsid w:val="00143E9B"/>
    <w:rsid w:val="00143EFA"/>
    <w:rsid w:val="00144252"/>
    <w:rsid w:val="0014465B"/>
    <w:rsid w:val="00144759"/>
    <w:rsid w:val="001447C2"/>
    <w:rsid w:val="00144855"/>
    <w:rsid w:val="0014495B"/>
    <w:rsid w:val="0014495F"/>
    <w:rsid w:val="00144CE4"/>
    <w:rsid w:val="00144E8F"/>
    <w:rsid w:val="00144F7A"/>
    <w:rsid w:val="0014500C"/>
    <w:rsid w:val="001450A7"/>
    <w:rsid w:val="001450CD"/>
    <w:rsid w:val="001450E5"/>
    <w:rsid w:val="00145215"/>
    <w:rsid w:val="001459CC"/>
    <w:rsid w:val="00145AD3"/>
    <w:rsid w:val="00145D7B"/>
    <w:rsid w:val="00145F81"/>
    <w:rsid w:val="0014607C"/>
    <w:rsid w:val="00146444"/>
    <w:rsid w:val="001465A3"/>
    <w:rsid w:val="001466B2"/>
    <w:rsid w:val="0014671C"/>
    <w:rsid w:val="001467B8"/>
    <w:rsid w:val="0014686E"/>
    <w:rsid w:val="0014687D"/>
    <w:rsid w:val="00146FB6"/>
    <w:rsid w:val="00147034"/>
    <w:rsid w:val="0014731F"/>
    <w:rsid w:val="00147328"/>
    <w:rsid w:val="001474EA"/>
    <w:rsid w:val="001474F2"/>
    <w:rsid w:val="0014774E"/>
    <w:rsid w:val="001477D1"/>
    <w:rsid w:val="00147ACB"/>
    <w:rsid w:val="00147E17"/>
    <w:rsid w:val="00147E40"/>
    <w:rsid w:val="00147F7C"/>
    <w:rsid w:val="00150243"/>
    <w:rsid w:val="00150417"/>
    <w:rsid w:val="00150438"/>
    <w:rsid w:val="00150610"/>
    <w:rsid w:val="001507A5"/>
    <w:rsid w:val="001508C3"/>
    <w:rsid w:val="001508C4"/>
    <w:rsid w:val="00150AF5"/>
    <w:rsid w:val="00150DF1"/>
    <w:rsid w:val="00150F52"/>
    <w:rsid w:val="00151149"/>
    <w:rsid w:val="0015150F"/>
    <w:rsid w:val="00151CA7"/>
    <w:rsid w:val="00151E2F"/>
    <w:rsid w:val="00151EB4"/>
    <w:rsid w:val="00152034"/>
    <w:rsid w:val="0015215F"/>
    <w:rsid w:val="001521AB"/>
    <w:rsid w:val="001523A9"/>
    <w:rsid w:val="001524E5"/>
    <w:rsid w:val="0015289B"/>
    <w:rsid w:val="00152F6A"/>
    <w:rsid w:val="00153097"/>
    <w:rsid w:val="001533F6"/>
    <w:rsid w:val="0015352D"/>
    <w:rsid w:val="00153605"/>
    <w:rsid w:val="00153671"/>
    <w:rsid w:val="0015370D"/>
    <w:rsid w:val="00153777"/>
    <w:rsid w:val="00153818"/>
    <w:rsid w:val="00153B55"/>
    <w:rsid w:val="00153BF2"/>
    <w:rsid w:val="00153BF7"/>
    <w:rsid w:val="00153DB9"/>
    <w:rsid w:val="00153ED8"/>
    <w:rsid w:val="00153F8D"/>
    <w:rsid w:val="00154202"/>
    <w:rsid w:val="00154290"/>
    <w:rsid w:val="001545A3"/>
    <w:rsid w:val="0015474E"/>
    <w:rsid w:val="0015487C"/>
    <w:rsid w:val="00154AFB"/>
    <w:rsid w:val="00154B43"/>
    <w:rsid w:val="00154E38"/>
    <w:rsid w:val="00154ED8"/>
    <w:rsid w:val="00154FCE"/>
    <w:rsid w:val="001551F1"/>
    <w:rsid w:val="00155462"/>
    <w:rsid w:val="00155524"/>
    <w:rsid w:val="00155A2E"/>
    <w:rsid w:val="00155A71"/>
    <w:rsid w:val="00155D39"/>
    <w:rsid w:val="00155FA9"/>
    <w:rsid w:val="001561F5"/>
    <w:rsid w:val="0015639B"/>
    <w:rsid w:val="00156476"/>
    <w:rsid w:val="00156592"/>
    <w:rsid w:val="0015670F"/>
    <w:rsid w:val="00156739"/>
    <w:rsid w:val="001568F7"/>
    <w:rsid w:val="001569A8"/>
    <w:rsid w:val="00156DC1"/>
    <w:rsid w:val="00156FE0"/>
    <w:rsid w:val="00156FF2"/>
    <w:rsid w:val="00157002"/>
    <w:rsid w:val="001572FE"/>
    <w:rsid w:val="0015785A"/>
    <w:rsid w:val="00157AB7"/>
    <w:rsid w:val="00157D06"/>
    <w:rsid w:val="00157D38"/>
    <w:rsid w:val="00157D47"/>
    <w:rsid w:val="00157D53"/>
    <w:rsid w:val="00157E2F"/>
    <w:rsid w:val="00157F75"/>
    <w:rsid w:val="00160011"/>
    <w:rsid w:val="00160051"/>
    <w:rsid w:val="001600AA"/>
    <w:rsid w:val="00160109"/>
    <w:rsid w:val="001603D1"/>
    <w:rsid w:val="00160522"/>
    <w:rsid w:val="001605D7"/>
    <w:rsid w:val="00160819"/>
    <w:rsid w:val="00160BF9"/>
    <w:rsid w:val="00160EC3"/>
    <w:rsid w:val="00160F05"/>
    <w:rsid w:val="00160FA9"/>
    <w:rsid w:val="00161127"/>
    <w:rsid w:val="0016134B"/>
    <w:rsid w:val="001617C0"/>
    <w:rsid w:val="0016191A"/>
    <w:rsid w:val="00161AC3"/>
    <w:rsid w:val="00161B17"/>
    <w:rsid w:val="00161D43"/>
    <w:rsid w:val="00161E39"/>
    <w:rsid w:val="00161E5F"/>
    <w:rsid w:val="00161F77"/>
    <w:rsid w:val="00162226"/>
    <w:rsid w:val="001623E3"/>
    <w:rsid w:val="001623FA"/>
    <w:rsid w:val="00162523"/>
    <w:rsid w:val="00162649"/>
    <w:rsid w:val="001626F6"/>
    <w:rsid w:val="00162705"/>
    <w:rsid w:val="0016278C"/>
    <w:rsid w:val="001628DF"/>
    <w:rsid w:val="00162A04"/>
    <w:rsid w:val="00162AD5"/>
    <w:rsid w:val="00162F0C"/>
    <w:rsid w:val="00163021"/>
    <w:rsid w:val="001630EF"/>
    <w:rsid w:val="00163357"/>
    <w:rsid w:val="00163363"/>
    <w:rsid w:val="0016349B"/>
    <w:rsid w:val="001634A2"/>
    <w:rsid w:val="0016378E"/>
    <w:rsid w:val="00163AA7"/>
    <w:rsid w:val="00163B06"/>
    <w:rsid w:val="00163F27"/>
    <w:rsid w:val="00164098"/>
    <w:rsid w:val="00164346"/>
    <w:rsid w:val="001643F3"/>
    <w:rsid w:val="00164424"/>
    <w:rsid w:val="001646E6"/>
    <w:rsid w:val="001647F8"/>
    <w:rsid w:val="0016492A"/>
    <w:rsid w:val="00164B11"/>
    <w:rsid w:val="00164C21"/>
    <w:rsid w:val="00164C3B"/>
    <w:rsid w:val="00164C65"/>
    <w:rsid w:val="00164F12"/>
    <w:rsid w:val="00164F13"/>
    <w:rsid w:val="001650FD"/>
    <w:rsid w:val="00165207"/>
    <w:rsid w:val="001652EF"/>
    <w:rsid w:val="001652F4"/>
    <w:rsid w:val="00165335"/>
    <w:rsid w:val="001655F5"/>
    <w:rsid w:val="001658F2"/>
    <w:rsid w:val="00165C2A"/>
    <w:rsid w:val="00165E91"/>
    <w:rsid w:val="00165F27"/>
    <w:rsid w:val="00166142"/>
    <w:rsid w:val="0016616F"/>
    <w:rsid w:val="0016665E"/>
    <w:rsid w:val="001666CC"/>
    <w:rsid w:val="00166932"/>
    <w:rsid w:val="00166C7C"/>
    <w:rsid w:val="00166CED"/>
    <w:rsid w:val="00166D44"/>
    <w:rsid w:val="00166D9F"/>
    <w:rsid w:val="00166E7F"/>
    <w:rsid w:val="00166E9F"/>
    <w:rsid w:val="00167088"/>
    <w:rsid w:val="001675C2"/>
    <w:rsid w:val="00167637"/>
    <w:rsid w:val="00167752"/>
    <w:rsid w:val="001679BE"/>
    <w:rsid w:val="00167B63"/>
    <w:rsid w:val="00167B7D"/>
    <w:rsid w:val="00167C7C"/>
    <w:rsid w:val="00167DE4"/>
    <w:rsid w:val="0017020F"/>
    <w:rsid w:val="001702F4"/>
    <w:rsid w:val="00170431"/>
    <w:rsid w:val="00170478"/>
    <w:rsid w:val="00170561"/>
    <w:rsid w:val="00170687"/>
    <w:rsid w:val="001706E9"/>
    <w:rsid w:val="00170918"/>
    <w:rsid w:val="00170B61"/>
    <w:rsid w:val="00170E92"/>
    <w:rsid w:val="0017115D"/>
    <w:rsid w:val="0017165C"/>
    <w:rsid w:val="001718B1"/>
    <w:rsid w:val="001718D3"/>
    <w:rsid w:val="001719ED"/>
    <w:rsid w:val="001719FF"/>
    <w:rsid w:val="00171BB2"/>
    <w:rsid w:val="00171BEE"/>
    <w:rsid w:val="00171C60"/>
    <w:rsid w:val="00171DD9"/>
    <w:rsid w:val="00171E0C"/>
    <w:rsid w:val="00171FA1"/>
    <w:rsid w:val="00172099"/>
    <w:rsid w:val="0017221E"/>
    <w:rsid w:val="00172223"/>
    <w:rsid w:val="0017239F"/>
    <w:rsid w:val="001725F6"/>
    <w:rsid w:val="00172736"/>
    <w:rsid w:val="001728CB"/>
    <w:rsid w:val="00172905"/>
    <w:rsid w:val="0017298F"/>
    <w:rsid w:val="00172B25"/>
    <w:rsid w:val="00172C80"/>
    <w:rsid w:val="00172C8B"/>
    <w:rsid w:val="00172E35"/>
    <w:rsid w:val="00173105"/>
    <w:rsid w:val="00173486"/>
    <w:rsid w:val="001736A6"/>
    <w:rsid w:val="001736D0"/>
    <w:rsid w:val="0017381C"/>
    <w:rsid w:val="0017393B"/>
    <w:rsid w:val="00173C4E"/>
    <w:rsid w:val="00173E31"/>
    <w:rsid w:val="00173FEB"/>
    <w:rsid w:val="00174101"/>
    <w:rsid w:val="0017427B"/>
    <w:rsid w:val="00174286"/>
    <w:rsid w:val="00174293"/>
    <w:rsid w:val="00174333"/>
    <w:rsid w:val="00174335"/>
    <w:rsid w:val="0017440A"/>
    <w:rsid w:val="001746CA"/>
    <w:rsid w:val="001747A1"/>
    <w:rsid w:val="00174BA7"/>
    <w:rsid w:val="00174BB3"/>
    <w:rsid w:val="00174C47"/>
    <w:rsid w:val="00174E14"/>
    <w:rsid w:val="00175018"/>
    <w:rsid w:val="00175168"/>
    <w:rsid w:val="001754F6"/>
    <w:rsid w:val="0017567A"/>
    <w:rsid w:val="001757A6"/>
    <w:rsid w:val="001758C6"/>
    <w:rsid w:val="001759DC"/>
    <w:rsid w:val="00175AE2"/>
    <w:rsid w:val="00175C4F"/>
    <w:rsid w:val="001761AE"/>
    <w:rsid w:val="001761D3"/>
    <w:rsid w:val="00176364"/>
    <w:rsid w:val="00176377"/>
    <w:rsid w:val="00176481"/>
    <w:rsid w:val="00176563"/>
    <w:rsid w:val="001766A6"/>
    <w:rsid w:val="00176739"/>
    <w:rsid w:val="00176820"/>
    <w:rsid w:val="00176968"/>
    <w:rsid w:val="00176BBE"/>
    <w:rsid w:val="00176CC8"/>
    <w:rsid w:val="00176E2C"/>
    <w:rsid w:val="0017701F"/>
    <w:rsid w:val="001770D6"/>
    <w:rsid w:val="001770FA"/>
    <w:rsid w:val="00177222"/>
    <w:rsid w:val="001772E1"/>
    <w:rsid w:val="00177540"/>
    <w:rsid w:val="00177561"/>
    <w:rsid w:val="00177821"/>
    <w:rsid w:val="001779BB"/>
    <w:rsid w:val="00177B17"/>
    <w:rsid w:val="00177D63"/>
    <w:rsid w:val="00177D73"/>
    <w:rsid w:val="00177EEF"/>
    <w:rsid w:val="00177EF0"/>
    <w:rsid w:val="00177EF2"/>
    <w:rsid w:val="00177F52"/>
    <w:rsid w:val="00177F6E"/>
    <w:rsid w:val="00180097"/>
    <w:rsid w:val="00180190"/>
    <w:rsid w:val="00180356"/>
    <w:rsid w:val="00180374"/>
    <w:rsid w:val="001804DA"/>
    <w:rsid w:val="001808E1"/>
    <w:rsid w:val="0018099A"/>
    <w:rsid w:val="00180A6B"/>
    <w:rsid w:val="00180AA9"/>
    <w:rsid w:val="00180B40"/>
    <w:rsid w:val="00180B63"/>
    <w:rsid w:val="00180CCC"/>
    <w:rsid w:val="00180CE3"/>
    <w:rsid w:val="00180EF5"/>
    <w:rsid w:val="001812E1"/>
    <w:rsid w:val="001812F9"/>
    <w:rsid w:val="00181467"/>
    <w:rsid w:val="001814A9"/>
    <w:rsid w:val="001815BA"/>
    <w:rsid w:val="00181615"/>
    <w:rsid w:val="001816CE"/>
    <w:rsid w:val="00181A49"/>
    <w:rsid w:val="00181B38"/>
    <w:rsid w:val="00181FB1"/>
    <w:rsid w:val="00182007"/>
    <w:rsid w:val="00182139"/>
    <w:rsid w:val="0018222B"/>
    <w:rsid w:val="00182246"/>
    <w:rsid w:val="0018224D"/>
    <w:rsid w:val="00182282"/>
    <w:rsid w:val="001822A4"/>
    <w:rsid w:val="0018240E"/>
    <w:rsid w:val="0018241F"/>
    <w:rsid w:val="0018269B"/>
    <w:rsid w:val="001826DD"/>
    <w:rsid w:val="00182979"/>
    <w:rsid w:val="00182AEF"/>
    <w:rsid w:val="00182C26"/>
    <w:rsid w:val="00182C77"/>
    <w:rsid w:val="00183493"/>
    <w:rsid w:val="00183542"/>
    <w:rsid w:val="0018365B"/>
    <w:rsid w:val="001837FA"/>
    <w:rsid w:val="00183E71"/>
    <w:rsid w:val="00184095"/>
    <w:rsid w:val="001841BF"/>
    <w:rsid w:val="0018421A"/>
    <w:rsid w:val="00184334"/>
    <w:rsid w:val="001843C9"/>
    <w:rsid w:val="0018445A"/>
    <w:rsid w:val="00184761"/>
    <w:rsid w:val="0018488C"/>
    <w:rsid w:val="00184E9E"/>
    <w:rsid w:val="0018506E"/>
    <w:rsid w:val="0018536C"/>
    <w:rsid w:val="0018539A"/>
    <w:rsid w:val="001853C4"/>
    <w:rsid w:val="00185596"/>
    <w:rsid w:val="00185638"/>
    <w:rsid w:val="00185861"/>
    <w:rsid w:val="00185A18"/>
    <w:rsid w:val="00185CC8"/>
    <w:rsid w:val="00186598"/>
    <w:rsid w:val="00186824"/>
    <w:rsid w:val="0018689D"/>
    <w:rsid w:val="00186951"/>
    <w:rsid w:val="00186972"/>
    <w:rsid w:val="00186A67"/>
    <w:rsid w:val="00186B22"/>
    <w:rsid w:val="00186D2A"/>
    <w:rsid w:val="00186DCE"/>
    <w:rsid w:val="00186FF7"/>
    <w:rsid w:val="00187131"/>
    <w:rsid w:val="00187135"/>
    <w:rsid w:val="00187295"/>
    <w:rsid w:val="00187393"/>
    <w:rsid w:val="001876DE"/>
    <w:rsid w:val="0018773C"/>
    <w:rsid w:val="0018779C"/>
    <w:rsid w:val="00187C12"/>
    <w:rsid w:val="001902C1"/>
    <w:rsid w:val="001903C0"/>
    <w:rsid w:val="0019043D"/>
    <w:rsid w:val="0019057D"/>
    <w:rsid w:val="001905B4"/>
    <w:rsid w:val="00190742"/>
    <w:rsid w:val="001907B5"/>
    <w:rsid w:val="001909A5"/>
    <w:rsid w:val="001909AA"/>
    <w:rsid w:val="00190A14"/>
    <w:rsid w:val="00190A7F"/>
    <w:rsid w:val="00190A9D"/>
    <w:rsid w:val="00190A9E"/>
    <w:rsid w:val="00190B37"/>
    <w:rsid w:val="00190D88"/>
    <w:rsid w:val="0019123B"/>
    <w:rsid w:val="001913EC"/>
    <w:rsid w:val="0019181E"/>
    <w:rsid w:val="00191838"/>
    <w:rsid w:val="00191979"/>
    <w:rsid w:val="00192070"/>
    <w:rsid w:val="001921BD"/>
    <w:rsid w:val="0019228C"/>
    <w:rsid w:val="00192707"/>
    <w:rsid w:val="00192762"/>
    <w:rsid w:val="00192786"/>
    <w:rsid w:val="00192834"/>
    <w:rsid w:val="001928E4"/>
    <w:rsid w:val="00192913"/>
    <w:rsid w:val="00192975"/>
    <w:rsid w:val="00192B00"/>
    <w:rsid w:val="00192B26"/>
    <w:rsid w:val="00192CE2"/>
    <w:rsid w:val="00192CE6"/>
    <w:rsid w:val="00192D2B"/>
    <w:rsid w:val="00192EBA"/>
    <w:rsid w:val="00192EE3"/>
    <w:rsid w:val="00192F20"/>
    <w:rsid w:val="00193224"/>
    <w:rsid w:val="001933C1"/>
    <w:rsid w:val="001934F1"/>
    <w:rsid w:val="001936A4"/>
    <w:rsid w:val="0019398C"/>
    <w:rsid w:val="00193BE4"/>
    <w:rsid w:val="00193C9A"/>
    <w:rsid w:val="00193D1D"/>
    <w:rsid w:val="00193E69"/>
    <w:rsid w:val="00193ECE"/>
    <w:rsid w:val="00193EDF"/>
    <w:rsid w:val="00194354"/>
    <w:rsid w:val="00194383"/>
    <w:rsid w:val="001943B7"/>
    <w:rsid w:val="0019458F"/>
    <w:rsid w:val="001945DD"/>
    <w:rsid w:val="001946E3"/>
    <w:rsid w:val="00194900"/>
    <w:rsid w:val="0019499D"/>
    <w:rsid w:val="00194AE8"/>
    <w:rsid w:val="00194C68"/>
    <w:rsid w:val="00194E84"/>
    <w:rsid w:val="001950CD"/>
    <w:rsid w:val="00195111"/>
    <w:rsid w:val="00195149"/>
    <w:rsid w:val="0019515D"/>
    <w:rsid w:val="00195525"/>
    <w:rsid w:val="00195540"/>
    <w:rsid w:val="00195BDB"/>
    <w:rsid w:val="00195BE5"/>
    <w:rsid w:val="00195D91"/>
    <w:rsid w:val="00195E0C"/>
    <w:rsid w:val="00195E51"/>
    <w:rsid w:val="00195EDF"/>
    <w:rsid w:val="00195EF9"/>
    <w:rsid w:val="00195FB4"/>
    <w:rsid w:val="00195FD4"/>
    <w:rsid w:val="00196191"/>
    <w:rsid w:val="001961D3"/>
    <w:rsid w:val="0019627F"/>
    <w:rsid w:val="00196327"/>
    <w:rsid w:val="0019632D"/>
    <w:rsid w:val="00196334"/>
    <w:rsid w:val="00196347"/>
    <w:rsid w:val="00196A01"/>
    <w:rsid w:val="00196AC5"/>
    <w:rsid w:val="00196AC9"/>
    <w:rsid w:val="00196D08"/>
    <w:rsid w:val="00196E31"/>
    <w:rsid w:val="00196F93"/>
    <w:rsid w:val="001970C2"/>
    <w:rsid w:val="001970FA"/>
    <w:rsid w:val="00197552"/>
    <w:rsid w:val="00197706"/>
    <w:rsid w:val="00197833"/>
    <w:rsid w:val="0019795F"/>
    <w:rsid w:val="001979BE"/>
    <w:rsid w:val="00197E26"/>
    <w:rsid w:val="00197F5D"/>
    <w:rsid w:val="001A0201"/>
    <w:rsid w:val="001A050B"/>
    <w:rsid w:val="001A0523"/>
    <w:rsid w:val="001A0A68"/>
    <w:rsid w:val="001A0BE9"/>
    <w:rsid w:val="001A0C3D"/>
    <w:rsid w:val="001A0D1A"/>
    <w:rsid w:val="001A0E9A"/>
    <w:rsid w:val="001A0F94"/>
    <w:rsid w:val="001A10D8"/>
    <w:rsid w:val="001A1294"/>
    <w:rsid w:val="001A132B"/>
    <w:rsid w:val="001A1331"/>
    <w:rsid w:val="001A1555"/>
    <w:rsid w:val="001A168F"/>
    <w:rsid w:val="001A1751"/>
    <w:rsid w:val="001A1975"/>
    <w:rsid w:val="001A1AD8"/>
    <w:rsid w:val="001A1AE7"/>
    <w:rsid w:val="001A1BD4"/>
    <w:rsid w:val="001A1C2E"/>
    <w:rsid w:val="001A1DCA"/>
    <w:rsid w:val="001A2495"/>
    <w:rsid w:val="001A2529"/>
    <w:rsid w:val="001A25ED"/>
    <w:rsid w:val="001A26F6"/>
    <w:rsid w:val="001A2989"/>
    <w:rsid w:val="001A299D"/>
    <w:rsid w:val="001A2A16"/>
    <w:rsid w:val="001A2BE0"/>
    <w:rsid w:val="001A2D8A"/>
    <w:rsid w:val="001A2F1B"/>
    <w:rsid w:val="001A30EC"/>
    <w:rsid w:val="001A332F"/>
    <w:rsid w:val="001A34F6"/>
    <w:rsid w:val="001A357F"/>
    <w:rsid w:val="001A35EA"/>
    <w:rsid w:val="001A3686"/>
    <w:rsid w:val="001A3747"/>
    <w:rsid w:val="001A37BE"/>
    <w:rsid w:val="001A3A87"/>
    <w:rsid w:val="001A3E58"/>
    <w:rsid w:val="001A3ED4"/>
    <w:rsid w:val="001A3F9B"/>
    <w:rsid w:val="001A4194"/>
    <w:rsid w:val="001A4341"/>
    <w:rsid w:val="001A4464"/>
    <w:rsid w:val="001A4486"/>
    <w:rsid w:val="001A4AE1"/>
    <w:rsid w:val="001A4BE6"/>
    <w:rsid w:val="001A4E74"/>
    <w:rsid w:val="001A512C"/>
    <w:rsid w:val="001A5158"/>
    <w:rsid w:val="001A52C7"/>
    <w:rsid w:val="001A5326"/>
    <w:rsid w:val="001A534C"/>
    <w:rsid w:val="001A5362"/>
    <w:rsid w:val="001A5472"/>
    <w:rsid w:val="001A54BD"/>
    <w:rsid w:val="001A5521"/>
    <w:rsid w:val="001A57F8"/>
    <w:rsid w:val="001A597A"/>
    <w:rsid w:val="001A5C19"/>
    <w:rsid w:val="001A5C28"/>
    <w:rsid w:val="001A5D80"/>
    <w:rsid w:val="001A5D92"/>
    <w:rsid w:val="001A5DFB"/>
    <w:rsid w:val="001A60C6"/>
    <w:rsid w:val="001A6263"/>
    <w:rsid w:val="001A63C4"/>
    <w:rsid w:val="001A6406"/>
    <w:rsid w:val="001A6446"/>
    <w:rsid w:val="001A6544"/>
    <w:rsid w:val="001A685A"/>
    <w:rsid w:val="001A6862"/>
    <w:rsid w:val="001A6876"/>
    <w:rsid w:val="001A6ABA"/>
    <w:rsid w:val="001A6B7E"/>
    <w:rsid w:val="001A6C4C"/>
    <w:rsid w:val="001A6DFB"/>
    <w:rsid w:val="001A6E35"/>
    <w:rsid w:val="001A6EB2"/>
    <w:rsid w:val="001A70A3"/>
    <w:rsid w:val="001A725B"/>
    <w:rsid w:val="001A731E"/>
    <w:rsid w:val="001A733E"/>
    <w:rsid w:val="001A74B9"/>
    <w:rsid w:val="001A7518"/>
    <w:rsid w:val="001A7568"/>
    <w:rsid w:val="001A778C"/>
    <w:rsid w:val="001A7990"/>
    <w:rsid w:val="001A7A3B"/>
    <w:rsid w:val="001A7DCB"/>
    <w:rsid w:val="001A7E27"/>
    <w:rsid w:val="001A7E74"/>
    <w:rsid w:val="001B027E"/>
    <w:rsid w:val="001B02B3"/>
    <w:rsid w:val="001B0497"/>
    <w:rsid w:val="001B0558"/>
    <w:rsid w:val="001B078B"/>
    <w:rsid w:val="001B0862"/>
    <w:rsid w:val="001B095F"/>
    <w:rsid w:val="001B09EB"/>
    <w:rsid w:val="001B0A29"/>
    <w:rsid w:val="001B0C60"/>
    <w:rsid w:val="001B0D69"/>
    <w:rsid w:val="001B0EF6"/>
    <w:rsid w:val="001B10E2"/>
    <w:rsid w:val="001B1281"/>
    <w:rsid w:val="001B14CB"/>
    <w:rsid w:val="001B1558"/>
    <w:rsid w:val="001B15C0"/>
    <w:rsid w:val="001B15C1"/>
    <w:rsid w:val="001B1A4F"/>
    <w:rsid w:val="001B1A64"/>
    <w:rsid w:val="001B1B6D"/>
    <w:rsid w:val="001B2043"/>
    <w:rsid w:val="001B2064"/>
    <w:rsid w:val="001B2079"/>
    <w:rsid w:val="001B20F8"/>
    <w:rsid w:val="001B2222"/>
    <w:rsid w:val="001B225A"/>
    <w:rsid w:val="001B22D5"/>
    <w:rsid w:val="001B2478"/>
    <w:rsid w:val="001B2573"/>
    <w:rsid w:val="001B26FD"/>
    <w:rsid w:val="001B2724"/>
    <w:rsid w:val="001B2731"/>
    <w:rsid w:val="001B2950"/>
    <w:rsid w:val="001B298E"/>
    <w:rsid w:val="001B29B7"/>
    <w:rsid w:val="001B2B6A"/>
    <w:rsid w:val="001B2E9E"/>
    <w:rsid w:val="001B2F37"/>
    <w:rsid w:val="001B2FBB"/>
    <w:rsid w:val="001B33C7"/>
    <w:rsid w:val="001B33F1"/>
    <w:rsid w:val="001B33F4"/>
    <w:rsid w:val="001B35A8"/>
    <w:rsid w:val="001B3745"/>
    <w:rsid w:val="001B38D5"/>
    <w:rsid w:val="001B3A31"/>
    <w:rsid w:val="001B3A35"/>
    <w:rsid w:val="001B3CA5"/>
    <w:rsid w:val="001B3CE2"/>
    <w:rsid w:val="001B3DF0"/>
    <w:rsid w:val="001B3FD9"/>
    <w:rsid w:val="001B40D6"/>
    <w:rsid w:val="001B423D"/>
    <w:rsid w:val="001B42B0"/>
    <w:rsid w:val="001B432E"/>
    <w:rsid w:val="001B4432"/>
    <w:rsid w:val="001B46A1"/>
    <w:rsid w:val="001B46EA"/>
    <w:rsid w:val="001B4972"/>
    <w:rsid w:val="001B4A8F"/>
    <w:rsid w:val="001B4AA1"/>
    <w:rsid w:val="001B4BD4"/>
    <w:rsid w:val="001B4C48"/>
    <w:rsid w:val="001B4D2E"/>
    <w:rsid w:val="001B4D62"/>
    <w:rsid w:val="001B4EDE"/>
    <w:rsid w:val="001B4F90"/>
    <w:rsid w:val="001B50E7"/>
    <w:rsid w:val="001B540C"/>
    <w:rsid w:val="001B55F1"/>
    <w:rsid w:val="001B5714"/>
    <w:rsid w:val="001B573F"/>
    <w:rsid w:val="001B5763"/>
    <w:rsid w:val="001B577A"/>
    <w:rsid w:val="001B577E"/>
    <w:rsid w:val="001B5805"/>
    <w:rsid w:val="001B5989"/>
    <w:rsid w:val="001B5990"/>
    <w:rsid w:val="001B5A4D"/>
    <w:rsid w:val="001B5CF4"/>
    <w:rsid w:val="001B6153"/>
    <w:rsid w:val="001B6411"/>
    <w:rsid w:val="001B647B"/>
    <w:rsid w:val="001B6498"/>
    <w:rsid w:val="001B68D8"/>
    <w:rsid w:val="001B6A2E"/>
    <w:rsid w:val="001B6BBD"/>
    <w:rsid w:val="001B6D15"/>
    <w:rsid w:val="001B7341"/>
    <w:rsid w:val="001B7595"/>
    <w:rsid w:val="001B76B3"/>
    <w:rsid w:val="001B77F2"/>
    <w:rsid w:val="001B7811"/>
    <w:rsid w:val="001B781A"/>
    <w:rsid w:val="001B782A"/>
    <w:rsid w:val="001B7938"/>
    <w:rsid w:val="001B799E"/>
    <w:rsid w:val="001B7A31"/>
    <w:rsid w:val="001B7B9F"/>
    <w:rsid w:val="001B7BD3"/>
    <w:rsid w:val="001B7C01"/>
    <w:rsid w:val="001B7CAA"/>
    <w:rsid w:val="001C00AE"/>
    <w:rsid w:val="001C01AE"/>
    <w:rsid w:val="001C01FF"/>
    <w:rsid w:val="001C0211"/>
    <w:rsid w:val="001C022F"/>
    <w:rsid w:val="001C04AF"/>
    <w:rsid w:val="001C0507"/>
    <w:rsid w:val="001C0510"/>
    <w:rsid w:val="001C0530"/>
    <w:rsid w:val="001C0613"/>
    <w:rsid w:val="001C079D"/>
    <w:rsid w:val="001C07B2"/>
    <w:rsid w:val="001C095B"/>
    <w:rsid w:val="001C098F"/>
    <w:rsid w:val="001C0B29"/>
    <w:rsid w:val="001C0B7D"/>
    <w:rsid w:val="001C0C0C"/>
    <w:rsid w:val="001C0C7A"/>
    <w:rsid w:val="001C0E2C"/>
    <w:rsid w:val="001C1401"/>
    <w:rsid w:val="001C1638"/>
    <w:rsid w:val="001C169D"/>
    <w:rsid w:val="001C175F"/>
    <w:rsid w:val="001C17FA"/>
    <w:rsid w:val="001C180F"/>
    <w:rsid w:val="001C1C24"/>
    <w:rsid w:val="001C1CA1"/>
    <w:rsid w:val="001C1DC2"/>
    <w:rsid w:val="001C1FD0"/>
    <w:rsid w:val="001C2059"/>
    <w:rsid w:val="001C20AD"/>
    <w:rsid w:val="001C21E1"/>
    <w:rsid w:val="001C23A4"/>
    <w:rsid w:val="001C266A"/>
    <w:rsid w:val="001C2696"/>
    <w:rsid w:val="001C2968"/>
    <w:rsid w:val="001C2D7E"/>
    <w:rsid w:val="001C2F04"/>
    <w:rsid w:val="001C316E"/>
    <w:rsid w:val="001C3503"/>
    <w:rsid w:val="001C3521"/>
    <w:rsid w:val="001C3775"/>
    <w:rsid w:val="001C3959"/>
    <w:rsid w:val="001C3A86"/>
    <w:rsid w:val="001C3ABC"/>
    <w:rsid w:val="001C400D"/>
    <w:rsid w:val="001C42CD"/>
    <w:rsid w:val="001C430C"/>
    <w:rsid w:val="001C432D"/>
    <w:rsid w:val="001C4416"/>
    <w:rsid w:val="001C44E2"/>
    <w:rsid w:val="001C4524"/>
    <w:rsid w:val="001C4578"/>
    <w:rsid w:val="001C4649"/>
    <w:rsid w:val="001C46A5"/>
    <w:rsid w:val="001C4783"/>
    <w:rsid w:val="001C47AB"/>
    <w:rsid w:val="001C480C"/>
    <w:rsid w:val="001C484D"/>
    <w:rsid w:val="001C490F"/>
    <w:rsid w:val="001C4A06"/>
    <w:rsid w:val="001C4B85"/>
    <w:rsid w:val="001C4D15"/>
    <w:rsid w:val="001C4DB3"/>
    <w:rsid w:val="001C4E2C"/>
    <w:rsid w:val="001C4F91"/>
    <w:rsid w:val="001C4FD2"/>
    <w:rsid w:val="001C5056"/>
    <w:rsid w:val="001C512C"/>
    <w:rsid w:val="001C53CB"/>
    <w:rsid w:val="001C5490"/>
    <w:rsid w:val="001C563F"/>
    <w:rsid w:val="001C5A86"/>
    <w:rsid w:val="001C5AD4"/>
    <w:rsid w:val="001C5C24"/>
    <w:rsid w:val="001C5D17"/>
    <w:rsid w:val="001C5F02"/>
    <w:rsid w:val="001C5FDD"/>
    <w:rsid w:val="001C6309"/>
    <w:rsid w:val="001C6578"/>
    <w:rsid w:val="001C6692"/>
    <w:rsid w:val="001C6746"/>
    <w:rsid w:val="001C6872"/>
    <w:rsid w:val="001C694E"/>
    <w:rsid w:val="001C6B0B"/>
    <w:rsid w:val="001C6C54"/>
    <w:rsid w:val="001C6C5B"/>
    <w:rsid w:val="001C6D6B"/>
    <w:rsid w:val="001C6E0A"/>
    <w:rsid w:val="001C6FA0"/>
    <w:rsid w:val="001C705E"/>
    <w:rsid w:val="001C7226"/>
    <w:rsid w:val="001C7250"/>
    <w:rsid w:val="001C7492"/>
    <w:rsid w:val="001C7785"/>
    <w:rsid w:val="001C7923"/>
    <w:rsid w:val="001C7ACF"/>
    <w:rsid w:val="001C7BD9"/>
    <w:rsid w:val="001C7EBD"/>
    <w:rsid w:val="001C7F3C"/>
    <w:rsid w:val="001C7FD9"/>
    <w:rsid w:val="001D00C2"/>
    <w:rsid w:val="001D00FF"/>
    <w:rsid w:val="001D0322"/>
    <w:rsid w:val="001D0332"/>
    <w:rsid w:val="001D0589"/>
    <w:rsid w:val="001D06B7"/>
    <w:rsid w:val="001D0703"/>
    <w:rsid w:val="001D079B"/>
    <w:rsid w:val="001D07E4"/>
    <w:rsid w:val="001D0867"/>
    <w:rsid w:val="001D08AA"/>
    <w:rsid w:val="001D0964"/>
    <w:rsid w:val="001D0ADA"/>
    <w:rsid w:val="001D0B3A"/>
    <w:rsid w:val="001D0BB2"/>
    <w:rsid w:val="001D0D08"/>
    <w:rsid w:val="001D0DB4"/>
    <w:rsid w:val="001D0DD0"/>
    <w:rsid w:val="001D0E57"/>
    <w:rsid w:val="001D1102"/>
    <w:rsid w:val="001D11D6"/>
    <w:rsid w:val="001D1348"/>
    <w:rsid w:val="001D1420"/>
    <w:rsid w:val="001D1592"/>
    <w:rsid w:val="001D160C"/>
    <w:rsid w:val="001D16C9"/>
    <w:rsid w:val="001D17C4"/>
    <w:rsid w:val="001D1A12"/>
    <w:rsid w:val="001D1B99"/>
    <w:rsid w:val="001D1D82"/>
    <w:rsid w:val="001D1DBB"/>
    <w:rsid w:val="001D1DE6"/>
    <w:rsid w:val="001D1E00"/>
    <w:rsid w:val="001D1E1F"/>
    <w:rsid w:val="001D2C4B"/>
    <w:rsid w:val="001D2F2D"/>
    <w:rsid w:val="001D2FF6"/>
    <w:rsid w:val="001D3247"/>
    <w:rsid w:val="001D324E"/>
    <w:rsid w:val="001D32D6"/>
    <w:rsid w:val="001D338C"/>
    <w:rsid w:val="001D3485"/>
    <w:rsid w:val="001D3A6D"/>
    <w:rsid w:val="001D3AEA"/>
    <w:rsid w:val="001D3B57"/>
    <w:rsid w:val="001D3C0D"/>
    <w:rsid w:val="001D3F17"/>
    <w:rsid w:val="001D3F18"/>
    <w:rsid w:val="001D3F98"/>
    <w:rsid w:val="001D4028"/>
    <w:rsid w:val="001D4183"/>
    <w:rsid w:val="001D4192"/>
    <w:rsid w:val="001D41E2"/>
    <w:rsid w:val="001D441A"/>
    <w:rsid w:val="001D462A"/>
    <w:rsid w:val="001D4B5C"/>
    <w:rsid w:val="001D4BD6"/>
    <w:rsid w:val="001D4C93"/>
    <w:rsid w:val="001D4C96"/>
    <w:rsid w:val="001D4D8A"/>
    <w:rsid w:val="001D5035"/>
    <w:rsid w:val="001D5042"/>
    <w:rsid w:val="001D5047"/>
    <w:rsid w:val="001D5100"/>
    <w:rsid w:val="001D512B"/>
    <w:rsid w:val="001D5338"/>
    <w:rsid w:val="001D547F"/>
    <w:rsid w:val="001D55F8"/>
    <w:rsid w:val="001D5633"/>
    <w:rsid w:val="001D5904"/>
    <w:rsid w:val="001D59D1"/>
    <w:rsid w:val="001D5A35"/>
    <w:rsid w:val="001D5ABC"/>
    <w:rsid w:val="001D5B1A"/>
    <w:rsid w:val="001D5C50"/>
    <w:rsid w:val="001D5D84"/>
    <w:rsid w:val="001D6497"/>
    <w:rsid w:val="001D6508"/>
    <w:rsid w:val="001D66A5"/>
    <w:rsid w:val="001D66D6"/>
    <w:rsid w:val="001D6764"/>
    <w:rsid w:val="001D6766"/>
    <w:rsid w:val="001D68AC"/>
    <w:rsid w:val="001D6A5C"/>
    <w:rsid w:val="001D6AB3"/>
    <w:rsid w:val="001D6B4A"/>
    <w:rsid w:val="001D6CA1"/>
    <w:rsid w:val="001D6D9C"/>
    <w:rsid w:val="001D6E79"/>
    <w:rsid w:val="001D6ECA"/>
    <w:rsid w:val="001D6F1A"/>
    <w:rsid w:val="001D72E9"/>
    <w:rsid w:val="001D73F1"/>
    <w:rsid w:val="001D7429"/>
    <w:rsid w:val="001D7470"/>
    <w:rsid w:val="001D758C"/>
    <w:rsid w:val="001D79DF"/>
    <w:rsid w:val="001D7ACC"/>
    <w:rsid w:val="001E009D"/>
    <w:rsid w:val="001E0108"/>
    <w:rsid w:val="001E01E0"/>
    <w:rsid w:val="001E02E1"/>
    <w:rsid w:val="001E034C"/>
    <w:rsid w:val="001E0381"/>
    <w:rsid w:val="001E03C3"/>
    <w:rsid w:val="001E04AF"/>
    <w:rsid w:val="001E0520"/>
    <w:rsid w:val="001E0A52"/>
    <w:rsid w:val="001E0D90"/>
    <w:rsid w:val="001E0E7B"/>
    <w:rsid w:val="001E0E99"/>
    <w:rsid w:val="001E0F26"/>
    <w:rsid w:val="001E1032"/>
    <w:rsid w:val="001E1382"/>
    <w:rsid w:val="001E13A2"/>
    <w:rsid w:val="001E14A8"/>
    <w:rsid w:val="001E14EC"/>
    <w:rsid w:val="001E1AC1"/>
    <w:rsid w:val="001E1E08"/>
    <w:rsid w:val="001E1EAE"/>
    <w:rsid w:val="001E1EBF"/>
    <w:rsid w:val="001E1F59"/>
    <w:rsid w:val="001E1FB0"/>
    <w:rsid w:val="001E20A6"/>
    <w:rsid w:val="001E20D7"/>
    <w:rsid w:val="001E2137"/>
    <w:rsid w:val="001E21B8"/>
    <w:rsid w:val="001E22CE"/>
    <w:rsid w:val="001E22D7"/>
    <w:rsid w:val="001E22F3"/>
    <w:rsid w:val="001E2327"/>
    <w:rsid w:val="001E2577"/>
    <w:rsid w:val="001E2607"/>
    <w:rsid w:val="001E268A"/>
    <w:rsid w:val="001E27C9"/>
    <w:rsid w:val="001E28D7"/>
    <w:rsid w:val="001E29C7"/>
    <w:rsid w:val="001E2A14"/>
    <w:rsid w:val="001E2A5F"/>
    <w:rsid w:val="001E2BCA"/>
    <w:rsid w:val="001E2E31"/>
    <w:rsid w:val="001E2EAC"/>
    <w:rsid w:val="001E2F7C"/>
    <w:rsid w:val="001E307F"/>
    <w:rsid w:val="001E3115"/>
    <w:rsid w:val="001E3166"/>
    <w:rsid w:val="001E31A9"/>
    <w:rsid w:val="001E36B6"/>
    <w:rsid w:val="001E3703"/>
    <w:rsid w:val="001E38C2"/>
    <w:rsid w:val="001E38D8"/>
    <w:rsid w:val="001E3B41"/>
    <w:rsid w:val="001E3C48"/>
    <w:rsid w:val="001E3D43"/>
    <w:rsid w:val="001E3FD7"/>
    <w:rsid w:val="001E3FF8"/>
    <w:rsid w:val="001E4093"/>
    <w:rsid w:val="001E40FA"/>
    <w:rsid w:val="001E42E4"/>
    <w:rsid w:val="001E4305"/>
    <w:rsid w:val="001E4563"/>
    <w:rsid w:val="001E46F8"/>
    <w:rsid w:val="001E48A7"/>
    <w:rsid w:val="001E4AF8"/>
    <w:rsid w:val="001E4FE6"/>
    <w:rsid w:val="001E51A3"/>
    <w:rsid w:val="001E523F"/>
    <w:rsid w:val="001E5311"/>
    <w:rsid w:val="001E546C"/>
    <w:rsid w:val="001E54AD"/>
    <w:rsid w:val="001E55B1"/>
    <w:rsid w:val="001E55D3"/>
    <w:rsid w:val="001E5621"/>
    <w:rsid w:val="001E5874"/>
    <w:rsid w:val="001E5AA9"/>
    <w:rsid w:val="001E5CF6"/>
    <w:rsid w:val="001E5D41"/>
    <w:rsid w:val="001E5F43"/>
    <w:rsid w:val="001E5F49"/>
    <w:rsid w:val="001E6101"/>
    <w:rsid w:val="001E636E"/>
    <w:rsid w:val="001E650D"/>
    <w:rsid w:val="001E6514"/>
    <w:rsid w:val="001E6820"/>
    <w:rsid w:val="001E6A8F"/>
    <w:rsid w:val="001E6B52"/>
    <w:rsid w:val="001E6CEF"/>
    <w:rsid w:val="001E6D3F"/>
    <w:rsid w:val="001E6DFA"/>
    <w:rsid w:val="001E6E53"/>
    <w:rsid w:val="001E7111"/>
    <w:rsid w:val="001E7309"/>
    <w:rsid w:val="001E7552"/>
    <w:rsid w:val="001E7776"/>
    <w:rsid w:val="001E7A8A"/>
    <w:rsid w:val="001E7C06"/>
    <w:rsid w:val="001E7FBE"/>
    <w:rsid w:val="001F009C"/>
    <w:rsid w:val="001F01FE"/>
    <w:rsid w:val="001F027F"/>
    <w:rsid w:val="001F057D"/>
    <w:rsid w:val="001F0734"/>
    <w:rsid w:val="001F0A90"/>
    <w:rsid w:val="001F0B21"/>
    <w:rsid w:val="001F0BB9"/>
    <w:rsid w:val="001F0E2C"/>
    <w:rsid w:val="001F0E65"/>
    <w:rsid w:val="001F0F9A"/>
    <w:rsid w:val="001F1020"/>
    <w:rsid w:val="001F117F"/>
    <w:rsid w:val="001F12A6"/>
    <w:rsid w:val="001F1557"/>
    <w:rsid w:val="001F174C"/>
    <w:rsid w:val="001F1765"/>
    <w:rsid w:val="001F18B7"/>
    <w:rsid w:val="001F1BD0"/>
    <w:rsid w:val="001F1BF2"/>
    <w:rsid w:val="001F1D80"/>
    <w:rsid w:val="001F1DA4"/>
    <w:rsid w:val="001F1DC8"/>
    <w:rsid w:val="001F20E0"/>
    <w:rsid w:val="001F21E4"/>
    <w:rsid w:val="001F2493"/>
    <w:rsid w:val="001F256D"/>
    <w:rsid w:val="001F259B"/>
    <w:rsid w:val="001F2701"/>
    <w:rsid w:val="001F2868"/>
    <w:rsid w:val="001F28A1"/>
    <w:rsid w:val="001F292E"/>
    <w:rsid w:val="001F2A10"/>
    <w:rsid w:val="001F2B02"/>
    <w:rsid w:val="001F2BE0"/>
    <w:rsid w:val="001F2C23"/>
    <w:rsid w:val="001F2C44"/>
    <w:rsid w:val="001F2CBD"/>
    <w:rsid w:val="001F2EDF"/>
    <w:rsid w:val="001F32E9"/>
    <w:rsid w:val="001F331E"/>
    <w:rsid w:val="001F3461"/>
    <w:rsid w:val="001F35F9"/>
    <w:rsid w:val="001F372C"/>
    <w:rsid w:val="001F3866"/>
    <w:rsid w:val="001F38E0"/>
    <w:rsid w:val="001F3C32"/>
    <w:rsid w:val="001F3CC4"/>
    <w:rsid w:val="001F3DBB"/>
    <w:rsid w:val="001F3F4B"/>
    <w:rsid w:val="001F3FDE"/>
    <w:rsid w:val="001F45C7"/>
    <w:rsid w:val="001F46B6"/>
    <w:rsid w:val="001F472F"/>
    <w:rsid w:val="001F48CA"/>
    <w:rsid w:val="001F48EB"/>
    <w:rsid w:val="001F4AE3"/>
    <w:rsid w:val="001F4BBE"/>
    <w:rsid w:val="001F4C19"/>
    <w:rsid w:val="001F4D65"/>
    <w:rsid w:val="001F4FAC"/>
    <w:rsid w:val="001F500D"/>
    <w:rsid w:val="001F5205"/>
    <w:rsid w:val="001F5562"/>
    <w:rsid w:val="001F55BB"/>
    <w:rsid w:val="001F5694"/>
    <w:rsid w:val="001F5841"/>
    <w:rsid w:val="001F5C6C"/>
    <w:rsid w:val="001F5CC9"/>
    <w:rsid w:val="001F61CF"/>
    <w:rsid w:val="001F644B"/>
    <w:rsid w:val="001F6572"/>
    <w:rsid w:val="001F663A"/>
    <w:rsid w:val="001F6655"/>
    <w:rsid w:val="001F670D"/>
    <w:rsid w:val="001F6C17"/>
    <w:rsid w:val="001F6D35"/>
    <w:rsid w:val="001F6E76"/>
    <w:rsid w:val="001F6F92"/>
    <w:rsid w:val="001F7170"/>
    <w:rsid w:val="001F719C"/>
    <w:rsid w:val="001F734C"/>
    <w:rsid w:val="001F7694"/>
    <w:rsid w:val="001F79EA"/>
    <w:rsid w:val="001F7A76"/>
    <w:rsid w:val="001F7AB6"/>
    <w:rsid w:val="001F7BD1"/>
    <w:rsid w:val="001F7BFF"/>
    <w:rsid w:val="001F7E86"/>
    <w:rsid w:val="001F7E9D"/>
    <w:rsid w:val="001F7FC0"/>
    <w:rsid w:val="001F7FD4"/>
    <w:rsid w:val="00200256"/>
    <w:rsid w:val="00200267"/>
    <w:rsid w:val="002003AC"/>
    <w:rsid w:val="002003FD"/>
    <w:rsid w:val="00200675"/>
    <w:rsid w:val="002006D4"/>
    <w:rsid w:val="002007A1"/>
    <w:rsid w:val="002007B1"/>
    <w:rsid w:val="002007C0"/>
    <w:rsid w:val="00200836"/>
    <w:rsid w:val="0020096C"/>
    <w:rsid w:val="00200A24"/>
    <w:rsid w:val="00200AAD"/>
    <w:rsid w:val="00200B74"/>
    <w:rsid w:val="00200CAD"/>
    <w:rsid w:val="00200CF3"/>
    <w:rsid w:val="00200D1D"/>
    <w:rsid w:val="00200EF4"/>
    <w:rsid w:val="00201111"/>
    <w:rsid w:val="00201212"/>
    <w:rsid w:val="00201250"/>
    <w:rsid w:val="00201251"/>
    <w:rsid w:val="002013E8"/>
    <w:rsid w:val="002016FA"/>
    <w:rsid w:val="0020175D"/>
    <w:rsid w:val="002017A2"/>
    <w:rsid w:val="00201877"/>
    <w:rsid w:val="00201982"/>
    <w:rsid w:val="00201E37"/>
    <w:rsid w:val="00201ECA"/>
    <w:rsid w:val="002020F7"/>
    <w:rsid w:val="0020257D"/>
    <w:rsid w:val="002025CB"/>
    <w:rsid w:val="00202661"/>
    <w:rsid w:val="0020272F"/>
    <w:rsid w:val="00202BDC"/>
    <w:rsid w:val="00202DED"/>
    <w:rsid w:val="00202DFE"/>
    <w:rsid w:val="00202E6A"/>
    <w:rsid w:val="002031FD"/>
    <w:rsid w:val="00203395"/>
    <w:rsid w:val="002033BD"/>
    <w:rsid w:val="002038B2"/>
    <w:rsid w:val="00203923"/>
    <w:rsid w:val="00203A74"/>
    <w:rsid w:val="00203AC2"/>
    <w:rsid w:val="00203E4F"/>
    <w:rsid w:val="00203E53"/>
    <w:rsid w:val="0020414A"/>
    <w:rsid w:val="00204189"/>
    <w:rsid w:val="00204212"/>
    <w:rsid w:val="002042B5"/>
    <w:rsid w:val="00204459"/>
    <w:rsid w:val="00204585"/>
    <w:rsid w:val="0020467E"/>
    <w:rsid w:val="00204754"/>
    <w:rsid w:val="002047B5"/>
    <w:rsid w:val="002047F8"/>
    <w:rsid w:val="00204990"/>
    <w:rsid w:val="00204FDD"/>
    <w:rsid w:val="00204FEC"/>
    <w:rsid w:val="0020522F"/>
    <w:rsid w:val="0020528B"/>
    <w:rsid w:val="0020528F"/>
    <w:rsid w:val="002052C3"/>
    <w:rsid w:val="00205390"/>
    <w:rsid w:val="002053DE"/>
    <w:rsid w:val="0020547C"/>
    <w:rsid w:val="002054F6"/>
    <w:rsid w:val="002054F7"/>
    <w:rsid w:val="002055B0"/>
    <w:rsid w:val="00205950"/>
    <w:rsid w:val="00205B38"/>
    <w:rsid w:val="0020604C"/>
    <w:rsid w:val="0020653A"/>
    <w:rsid w:val="00206546"/>
    <w:rsid w:val="0020681B"/>
    <w:rsid w:val="0020691A"/>
    <w:rsid w:val="002069F3"/>
    <w:rsid w:val="00206A96"/>
    <w:rsid w:val="00206C52"/>
    <w:rsid w:val="00206FEC"/>
    <w:rsid w:val="002070CB"/>
    <w:rsid w:val="0020723D"/>
    <w:rsid w:val="002074D4"/>
    <w:rsid w:val="0020755D"/>
    <w:rsid w:val="00207678"/>
    <w:rsid w:val="00207922"/>
    <w:rsid w:val="0020799A"/>
    <w:rsid w:val="00207AA3"/>
    <w:rsid w:val="00207AD4"/>
    <w:rsid w:val="00207B75"/>
    <w:rsid w:val="00207BC4"/>
    <w:rsid w:val="00207BD5"/>
    <w:rsid w:val="00207BEC"/>
    <w:rsid w:val="00207D57"/>
    <w:rsid w:val="002103F8"/>
    <w:rsid w:val="0021064F"/>
    <w:rsid w:val="00210676"/>
    <w:rsid w:val="0021075F"/>
    <w:rsid w:val="002109BC"/>
    <w:rsid w:val="00210BBB"/>
    <w:rsid w:val="00210BFB"/>
    <w:rsid w:val="00210F8F"/>
    <w:rsid w:val="002111D6"/>
    <w:rsid w:val="00211269"/>
    <w:rsid w:val="002114AD"/>
    <w:rsid w:val="00211528"/>
    <w:rsid w:val="002115A4"/>
    <w:rsid w:val="002117D3"/>
    <w:rsid w:val="00211C25"/>
    <w:rsid w:val="00212021"/>
    <w:rsid w:val="00212290"/>
    <w:rsid w:val="0021235B"/>
    <w:rsid w:val="002123C2"/>
    <w:rsid w:val="0021259A"/>
    <w:rsid w:val="00212743"/>
    <w:rsid w:val="0021294E"/>
    <w:rsid w:val="00212A2D"/>
    <w:rsid w:val="00212A5C"/>
    <w:rsid w:val="00212B7B"/>
    <w:rsid w:val="00212C29"/>
    <w:rsid w:val="00212CAE"/>
    <w:rsid w:val="00212D1C"/>
    <w:rsid w:val="00212D7E"/>
    <w:rsid w:val="00212DB5"/>
    <w:rsid w:val="00212E51"/>
    <w:rsid w:val="002130E9"/>
    <w:rsid w:val="0021318D"/>
    <w:rsid w:val="00213299"/>
    <w:rsid w:val="002135E5"/>
    <w:rsid w:val="002138CE"/>
    <w:rsid w:val="00213D54"/>
    <w:rsid w:val="00213F06"/>
    <w:rsid w:val="0021406B"/>
    <w:rsid w:val="002144FB"/>
    <w:rsid w:val="002147C8"/>
    <w:rsid w:val="00214C8A"/>
    <w:rsid w:val="00214C8E"/>
    <w:rsid w:val="00214CA4"/>
    <w:rsid w:val="00214D22"/>
    <w:rsid w:val="002150C7"/>
    <w:rsid w:val="002151E9"/>
    <w:rsid w:val="00215523"/>
    <w:rsid w:val="00215643"/>
    <w:rsid w:val="002157B2"/>
    <w:rsid w:val="00215842"/>
    <w:rsid w:val="00215AC7"/>
    <w:rsid w:val="00215B62"/>
    <w:rsid w:val="00215B78"/>
    <w:rsid w:val="00215B9E"/>
    <w:rsid w:val="00215BFE"/>
    <w:rsid w:val="00215CCC"/>
    <w:rsid w:val="00215F14"/>
    <w:rsid w:val="00215F69"/>
    <w:rsid w:val="00215F97"/>
    <w:rsid w:val="00215F9F"/>
    <w:rsid w:val="00216020"/>
    <w:rsid w:val="00216117"/>
    <w:rsid w:val="00216131"/>
    <w:rsid w:val="00216380"/>
    <w:rsid w:val="0021647F"/>
    <w:rsid w:val="002164A2"/>
    <w:rsid w:val="002165A6"/>
    <w:rsid w:val="00216694"/>
    <w:rsid w:val="002166E6"/>
    <w:rsid w:val="00216A0B"/>
    <w:rsid w:val="00216A16"/>
    <w:rsid w:val="00216A2F"/>
    <w:rsid w:val="00217199"/>
    <w:rsid w:val="0021742E"/>
    <w:rsid w:val="00217550"/>
    <w:rsid w:val="002179FD"/>
    <w:rsid w:val="002202BD"/>
    <w:rsid w:val="002202DA"/>
    <w:rsid w:val="00220616"/>
    <w:rsid w:val="002206A7"/>
    <w:rsid w:val="0022078E"/>
    <w:rsid w:val="002207E9"/>
    <w:rsid w:val="00220B4E"/>
    <w:rsid w:val="00220B58"/>
    <w:rsid w:val="00220BAE"/>
    <w:rsid w:val="00220BD9"/>
    <w:rsid w:val="00220EFD"/>
    <w:rsid w:val="00220FEB"/>
    <w:rsid w:val="0022107F"/>
    <w:rsid w:val="002213B6"/>
    <w:rsid w:val="002213D9"/>
    <w:rsid w:val="00221417"/>
    <w:rsid w:val="002215F1"/>
    <w:rsid w:val="002216A5"/>
    <w:rsid w:val="002216EB"/>
    <w:rsid w:val="002217A0"/>
    <w:rsid w:val="0022190B"/>
    <w:rsid w:val="002219CE"/>
    <w:rsid w:val="00221D7B"/>
    <w:rsid w:val="00221D7E"/>
    <w:rsid w:val="00221EA7"/>
    <w:rsid w:val="00221FBC"/>
    <w:rsid w:val="00221FC6"/>
    <w:rsid w:val="00222063"/>
    <w:rsid w:val="002220C9"/>
    <w:rsid w:val="0022219B"/>
    <w:rsid w:val="0022227B"/>
    <w:rsid w:val="0022235D"/>
    <w:rsid w:val="0022253D"/>
    <w:rsid w:val="00222597"/>
    <w:rsid w:val="00222786"/>
    <w:rsid w:val="00222AC6"/>
    <w:rsid w:val="00222ADD"/>
    <w:rsid w:val="00222D81"/>
    <w:rsid w:val="00223194"/>
    <w:rsid w:val="002232E3"/>
    <w:rsid w:val="00223398"/>
    <w:rsid w:val="002233AB"/>
    <w:rsid w:val="00223640"/>
    <w:rsid w:val="00223673"/>
    <w:rsid w:val="00223747"/>
    <w:rsid w:val="00223820"/>
    <w:rsid w:val="00223A7F"/>
    <w:rsid w:val="00223C53"/>
    <w:rsid w:val="00223CEE"/>
    <w:rsid w:val="00223DB1"/>
    <w:rsid w:val="00223EFA"/>
    <w:rsid w:val="00223FD7"/>
    <w:rsid w:val="0022404A"/>
    <w:rsid w:val="0022414F"/>
    <w:rsid w:val="00224194"/>
    <w:rsid w:val="00224452"/>
    <w:rsid w:val="002244CF"/>
    <w:rsid w:val="00224645"/>
    <w:rsid w:val="00224786"/>
    <w:rsid w:val="002247C2"/>
    <w:rsid w:val="002247DD"/>
    <w:rsid w:val="00224ADE"/>
    <w:rsid w:val="00224B07"/>
    <w:rsid w:val="00224B6E"/>
    <w:rsid w:val="00224D04"/>
    <w:rsid w:val="00224D6C"/>
    <w:rsid w:val="00224E26"/>
    <w:rsid w:val="00224FB6"/>
    <w:rsid w:val="0022528B"/>
    <w:rsid w:val="0022534B"/>
    <w:rsid w:val="00225374"/>
    <w:rsid w:val="00225686"/>
    <w:rsid w:val="002257D3"/>
    <w:rsid w:val="002258F5"/>
    <w:rsid w:val="0022599C"/>
    <w:rsid w:val="00225BD8"/>
    <w:rsid w:val="00225C19"/>
    <w:rsid w:val="00225C1C"/>
    <w:rsid w:val="00225C4D"/>
    <w:rsid w:val="00225C56"/>
    <w:rsid w:val="00225D34"/>
    <w:rsid w:val="00225D38"/>
    <w:rsid w:val="00225EAC"/>
    <w:rsid w:val="00226180"/>
    <w:rsid w:val="002261CD"/>
    <w:rsid w:val="0022651E"/>
    <w:rsid w:val="00226523"/>
    <w:rsid w:val="002265C3"/>
    <w:rsid w:val="00226D81"/>
    <w:rsid w:val="00226EBA"/>
    <w:rsid w:val="00227337"/>
    <w:rsid w:val="0022738F"/>
    <w:rsid w:val="0022768A"/>
    <w:rsid w:val="0022769D"/>
    <w:rsid w:val="0022775C"/>
    <w:rsid w:val="002279A5"/>
    <w:rsid w:val="00227B0F"/>
    <w:rsid w:val="00227B79"/>
    <w:rsid w:val="00227B9B"/>
    <w:rsid w:val="00227BDA"/>
    <w:rsid w:val="00227E10"/>
    <w:rsid w:val="00230055"/>
    <w:rsid w:val="00230169"/>
    <w:rsid w:val="00230419"/>
    <w:rsid w:val="00230723"/>
    <w:rsid w:val="00230BE0"/>
    <w:rsid w:val="00230FF3"/>
    <w:rsid w:val="00231013"/>
    <w:rsid w:val="00231086"/>
    <w:rsid w:val="002311A2"/>
    <w:rsid w:val="0023147F"/>
    <w:rsid w:val="002315B5"/>
    <w:rsid w:val="00231691"/>
    <w:rsid w:val="002316E3"/>
    <w:rsid w:val="00231991"/>
    <w:rsid w:val="00231A33"/>
    <w:rsid w:val="00231E68"/>
    <w:rsid w:val="00231F25"/>
    <w:rsid w:val="0023206E"/>
    <w:rsid w:val="002324A5"/>
    <w:rsid w:val="002325A1"/>
    <w:rsid w:val="002328EA"/>
    <w:rsid w:val="00232943"/>
    <w:rsid w:val="00232A00"/>
    <w:rsid w:val="00232AAC"/>
    <w:rsid w:val="00232B4C"/>
    <w:rsid w:val="00232D19"/>
    <w:rsid w:val="00232E18"/>
    <w:rsid w:val="00232F51"/>
    <w:rsid w:val="0023319D"/>
    <w:rsid w:val="002335DF"/>
    <w:rsid w:val="00233A08"/>
    <w:rsid w:val="00233B40"/>
    <w:rsid w:val="00233BB7"/>
    <w:rsid w:val="00233C01"/>
    <w:rsid w:val="00233C1E"/>
    <w:rsid w:val="00233CFC"/>
    <w:rsid w:val="00233D23"/>
    <w:rsid w:val="002340F1"/>
    <w:rsid w:val="00234219"/>
    <w:rsid w:val="002344B9"/>
    <w:rsid w:val="002349F7"/>
    <w:rsid w:val="00234C9A"/>
    <w:rsid w:val="00234D1A"/>
    <w:rsid w:val="00234D45"/>
    <w:rsid w:val="00234E09"/>
    <w:rsid w:val="0023512F"/>
    <w:rsid w:val="0023534A"/>
    <w:rsid w:val="00235354"/>
    <w:rsid w:val="0023544B"/>
    <w:rsid w:val="0023544E"/>
    <w:rsid w:val="00235479"/>
    <w:rsid w:val="002354A4"/>
    <w:rsid w:val="00235785"/>
    <w:rsid w:val="002357DB"/>
    <w:rsid w:val="0023591A"/>
    <w:rsid w:val="00235FA0"/>
    <w:rsid w:val="00236047"/>
    <w:rsid w:val="002363D2"/>
    <w:rsid w:val="002366F1"/>
    <w:rsid w:val="0023682D"/>
    <w:rsid w:val="002368FC"/>
    <w:rsid w:val="00236912"/>
    <w:rsid w:val="00236A0B"/>
    <w:rsid w:val="00236A79"/>
    <w:rsid w:val="00237030"/>
    <w:rsid w:val="00237182"/>
    <w:rsid w:val="002371C2"/>
    <w:rsid w:val="00237256"/>
    <w:rsid w:val="00237379"/>
    <w:rsid w:val="00237421"/>
    <w:rsid w:val="00237474"/>
    <w:rsid w:val="0023755C"/>
    <w:rsid w:val="002377A6"/>
    <w:rsid w:val="0023784C"/>
    <w:rsid w:val="002378E9"/>
    <w:rsid w:val="00237960"/>
    <w:rsid w:val="00237B5E"/>
    <w:rsid w:val="00237E14"/>
    <w:rsid w:val="00237F24"/>
    <w:rsid w:val="00237FDD"/>
    <w:rsid w:val="00237FE6"/>
    <w:rsid w:val="00240057"/>
    <w:rsid w:val="002401AB"/>
    <w:rsid w:val="0024022B"/>
    <w:rsid w:val="00240384"/>
    <w:rsid w:val="002403B1"/>
    <w:rsid w:val="002403F1"/>
    <w:rsid w:val="00240445"/>
    <w:rsid w:val="002404E8"/>
    <w:rsid w:val="00240592"/>
    <w:rsid w:val="00240820"/>
    <w:rsid w:val="00240888"/>
    <w:rsid w:val="00240A1B"/>
    <w:rsid w:val="00240A38"/>
    <w:rsid w:val="00240A9D"/>
    <w:rsid w:val="00240CE5"/>
    <w:rsid w:val="00241033"/>
    <w:rsid w:val="00241271"/>
    <w:rsid w:val="0024144D"/>
    <w:rsid w:val="002414FB"/>
    <w:rsid w:val="00241731"/>
    <w:rsid w:val="0024189E"/>
    <w:rsid w:val="00241BEC"/>
    <w:rsid w:val="00241C48"/>
    <w:rsid w:val="00241DAB"/>
    <w:rsid w:val="00241E26"/>
    <w:rsid w:val="00241FB9"/>
    <w:rsid w:val="0024201C"/>
    <w:rsid w:val="002420D3"/>
    <w:rsid w:val="002420E8"/>
    <w:rsid w:val="0024215A"/>
    <w:rsid w:val="00242192"/>
    <w:rsid w:val="0024244D"/>
    <w:rsid w:val="00242551"/>
    <w:rsid w:val="00242640"/>
    <w:rsid w:val="002426A6"/>
    <w:rsid w:val="0024279D"/>
    <w:rsid w:val="00242938"/>
    <w:rsid w:val="00242A28"/>
    <w:rsid w:val="00242ABF"/>
    <w:rsid w:val="00242E44"/>
    <w:rsid w:val="00243019"/>
    <w:rsid w:val="002430A9"/>
    <w:rsid w:val="00243291"/>
    <w:rsid w:val="002433E2"/>
    <w:rsid w:val="002435B2"/>
    <w:rsid w:val="002437F1"/>
    <w:rsid w:val="002438F5"/>
    <w:rsid w:val="00243CE4"/>
    <w:rsid w:val="00243E11"/>
    <w:rsid w:val="0024443F"/>
    <w:rsid w:val="0024446F"/>
    <w:rsid w:val="002445BA"/>
    <w:rsid w:val="00244689"/>
    <w:rsid w:val="002446FE"/>
    <w:rsid w:val="0024473E"/>
    <w:rsid w:val="0024488A"/>
    <w:rsid w:val="00244A5D"/>
    <w:rsid w:val="00244B08"/>
    <w:rsid w:val="00244B0C"/>
    <w:rsid w:val="00244F46"/>
    <w:rsid w:val="00244FEB"/>
    <w:rsid w:val="0024502F"/>
    <w:rsid w:val="0024535F"/>
    <w:rsid w:val="0024543C"/>
    <w:rsid w:val="00245596"/>
    <w:rsid w:val="00245881"/>
    <w:rsid w:val="00245AFE"/>
    <w:rsid w:val="00245BD5"/>
    <w:rsid w:val="00245BFF"/>
    <w:rsid w:val="00245C0A"/>
    <w:rsid w:val="00245D16"/>
    <w:rsid w:val="00245D38"/>
    <w:rsid w:val="00245D5C"/>
    <w:rsid w:val="00245DEE"/>
    <w:rsid w:val="00245E02"/>
    <w:rsid w:val="00245F6A"/>
    <w:rsid w:val="00245FF1"/>
    <w:rsid w:val="00246075"/>
    <w:rsid w:val="0024613C"/>
    <w:rsid w:val="0024626A"/>
    <w:rsid w:val="0024632B"/>
    <w:rsid w:val="00246902"/>
    <w:rsid w:val="00246993"/>
    <w:rsid w:val="002469A5"/>
    <w:rsid w:val="00246B96"/>
    <w:rsid w:val="00246C61"/>
    <w:rsid w:val="00246CA4"/>
    <w:rsid w:val="00246EFC"/>
    <w:rsid w:val="00246FF8"/>
    <w:rsid w:val="0024712D"/>
    <w:rsid w:val="002473A5"/>
    <w:rsid w:val="0024740C"/>
    <w:rsid w:val="00247434"/>
    <w:rsid w:val="002474CB"/>
    <w:rsid w:val="0024764A"/>
    <w:rsid w:val="00247697"/>
    <w:rsid w:val="002476D8"/>
    <w:rsid w:val="00247730"/>
    <w:rsid w:val="00247792"/>
    <w:rsid w:val="00247A67"/>
    <w:rsid w:val="00247A7F"/>
    <w:rsid w:val="00247B50"/>
    <w:rsid w:val="00247D45"/>
    <w:rsid w:val="00247DA6"/>
    <w:rsid w:val="00247FF9"/>
    <w:rsid w:val="0025004B"/>
    <w:rsid w:val="00250172"/>
    <w:rsid w:val="002501FF"/>
    <w:rsid w:val="00250225"/>
    <w:rsid w:val="002503BA"/>
    <w:rsid w:val="00250488"/>
    <w:rsid w:val="002505D7"/>
    <w:rsid w:val="002506C4"/>
    <w:rsid w:val="002507A2"/>
    <w:rsid w:val="002507E3"/>
    <w:rsid w:val="00250870"/>
    <w:rsid w:val="0025091F"/>
    <w:rsid w:val="00250C41"/>
    <w:rsid w:val="00250CD1"/>
    <w:rsid w:val="00250E56"/>
    <w:rsid w:val="00250F82"/>
    <w:rsid w:val="00251037"/>
    <w:rsid w:val="0025110F"/>
    <w:rsid w:val="00251121"/>
    <w:rsid w:val="00251236"/>
    <w:rsid w:val="0025140F"/>
    <w:rsid w:val="0025148A"/>
    <w:rsid w:val="00251535"/>
    <w:rsid w:val="00251573"/>
    <w:rsid w:val="00251668"/>
    <w:rsid w:val="002517AA"/>
    <w:rsid w:val="0025191C"/>
    <w:rsid w:val="0025191F"/>
    <w:rsid w:val="00251994"/>
    <w:rsid w:val="00251A8A"/>
    <w:rsid w:val="00251D91"/>
    <w:rsid w:val="00251E5F"/>
    <w:rsid w:val="00252945"/>
    <w:rsid w:val="00252992"/>
    <w:rsid w:val="002529BE"/>
    <w:rsid w:val="002529DD"/>
    <w:rsid w:val="00252AD6"/>
    <w:rsid w:val="00252AFA"/>
    <w:rsid w:val="00252C6B"/>
    <w:rsid w:val="00252E87"/>
    <w:rsid w:val="00252EFA"/>
    <w:rsid w:val="00252FA7"/>
    <w:rsid w:val="0025305B"/>
    <w:rsid w:val="00253086"/>
    <w:rsid w:val="0025329F"/>
    <w:rsid w:val="0025334C"/>
    <w:rsid w:val="00253612"/>
    <w:rsid w:val="002536D9"/>
    <w:rsid w:val="0025374A"/>
    <w:rsid w:val="002539C1"/>
    <w:rsid w:val="00253B88"/>
    <w:rsid w:val="00253CE4"/>
    <w:rsid w:val="00253DC4"/>
    <w:rsid w:val="00253FD6"/>
    <w:rsid w:val="00253FF4"/>
    <w:rsid w:val="00253FFF"/>
    <w:rsid w:val="002540CF"/>
    <w:rsid w:val="00254310"/>
    <w:rsid w:val="00254790"/>
    <w:rsid w:val="002548E5"/>
    <w:rsid w:val="00254EF3"/>
    <w:rsid w:val="00254FB9"/>
    <w:rsid w:val="002553DD"/>
    <w:rsid w:val="00255412"/>
    <w:rsid w:val="0025546B"/>
    <w:rsid w:val="0025565F"/>
    <w:rsid w:val="002557D2"/>
    <w:rsid w:val="00255882"/>
    <w:rsid w:val="00255ACA"/>
    <w:rsid w:val="00255D28"/>
    <w:rsid w:val="00255F3F"/>
    <w:rsid w:val="00255FC7"/>
    <w:rsid w:val="002560DA"/>
    <w:rsid w:val="0025625E"/>
    <w:rsid w:val="002567BD"/>
    <w:rsid w:val="00256840"/>
    <w:rsid w:val="0025690F"/>
    <w:rsid w:val="0025691D"/>
    <w:rsid w:val="00256D35"/>
    <w:rsid w:val="00256DF0"/>
    <w:rsid w:val="00256F60"/>
    <w:rsid w:val="00257072"/>
    <w:rsid w:val="0025730C"/>
    <w:rsid w:val="00257556"/>
    <w:rsid w:val="002576E8"/>
    <w:rsid w:val="002577FB"/>
    <w:rsid w:val="002578BE"/>
    <w:rsid w:val="0025795A"/>
    <w:rsid w:val="002579CF"/>
    <w:rsid w:val="00257D0B"/>
    <w:rsid w:val="00257D3D"/>
    <w:rsid w:val="00257D85"/>
    <w:rsid w:val="00257E56"/>
    <w:rsid w:val="00257EE0"/>
    <w:rsid w:val="00257F0D"/>
    <w:rsid w:val="0026008B"/>
    <w:rsid w:val="0026019A"/>
    <w:rsid w:val="00260217"/>
    <w:rsid w:val="00260287"/>
    <w:rsid w:val="0026043B"/>
    <w:rsid w:val="00260476"/>
    <w:rsid w:val="00260689"/>
    <w:rsid w:val="0026086F"/>
    <w:rsid w:val="00260B4F"/>
    <w:rsid w:val="00260E14"/>
    <w:rsid w:val="00260E72"/>
    <w:rsid w:val="0026113A"/>
    <w:rsid w:val="002611AF"/>
    <w:rsid w:val="00261216"/>
    <w:rsid w:val="00261537"/>
    <w:rsid w:val="0026169F"/>
    <w:rsid w:val="00261A97"/>
    <w:rsid w:val="00261BBC"/>
    <w:rsid w:val="00261C4C"/>
    <w:rsid w:val="00261CA6"/>
    <w:rsid w:val="00261D2F"/>
    <w:rsid w:val="00261D77"/>
    <w:rsid w:val="00261EF1"/>
    <w:rsid w:val="00261F29"/>
    <w:rsid w:val="00261F5B"/>
    <w:rsid w:val="00262133"/>
    <w:rsid w:val="002622E8"/>
    <w:rsid w:val="0026239F"/>
    <w:rsid w:val="002626AE"/>
    <w:rsid w:val="002628A8"/>
    <w:rsid w:val="002628F4"/>
    <w:rsid w:val="0026290C"/>
    <w:rsid w:val="00262941"/>
    <w:rsid w:val="002629EF"/>
    <w:rsid w:val="00262C7E"/>
    <w:rsid w:val="00262E4D"/>
    <w:rsid w:val="00262E60"/>
    <w:rsid w:val="00263006"/>
    <w:rsid w:val="002630E8"/>
    <w:rsid w:val="00263461"/>
    <w:rsid w:val="002635BD"/>
    <w:rsid w:val="0026371C"/>
    <w:rsid w:val="0026380F"/>
    <w:rsid w:val="0026385A"/>
    <w:rsid w:val="00263945"/>
    <w:rsid w:val="0026399D"/>
    <w:rsid w:val="00263AAC"/>
    <w:rsid w:val="00263CC8"/>
    <w:rsid w:val="00263DAC"/>
    <w:rsid w:val="00263DC2"/>
    <w:rsid w:val="00263FE9"/>
    <w:rsid w:val="0026405F"/>
    <w:rsid w:val="002641D6"/>
    <w:rsid w:val="0026423E"/>
    <w:rsid w:val="00264382"/>
    <w:rsid w:val="0026470C"/>
    <w:rsid w:val="00264E0A"/>
    <w:rsid w:val="00264E4E"/>
    <w:rsid w:val="00264E93"/>
    <w:rsid w:val="00264ED1"/>
    <w:rsid w:val="00264FD7"/>
    <w:rsid w:val="0026534A"/>
    <w:rsid w:val="00265459"/>
    <w:rsid w:val="00265543"/>
    <w:rsid w:val="00265573"/>
    <w:rsid w:val="00265713"/>
    <w:rsid w:val="002658B3"/>
    <w:rsid w:val="00265A67"/>
    <w:rsid w:val="00265A76"/>
    <w:rsid w:val="00265B2B"/>
    <w:rsid w:val="00265DA0"/>
    <w:rsid w:val="00265EB9"/>
    <w:rsid w:val="00265FB9"/>
    <w:rsid w:val="00266121"/>
    <w:rsid w:val="00266160"/>
    <w:rsid w:val="002662D4"/>
    <w:rsid w:val="002666EE"/>
    <w:rsid w:val="0026678E"/>
    <w:rsid w:val="00266900"/>
    <w:rsid w:val="00266A1B"/>
    <w:rsid w:val="00266ADB"/>
    <w:rsid w:val="00266DA9"/>
    <w:rsid w:val="00266FF3"/>
    <w:rsid w:val="00267128"/>
    <w:rsid w:val="00267151"/>
    <w:rsid w:val="0026742F"/>
    <w:rsid w:val="002674F9"/>
    <w:rsid w:val="00267740"/>
    <w:rsid w:val="002677CC"/>
    <w:rsid w:val="00267814"/>
    <w:rsid w:val="00267A6B"/>
    <w:rsid w:val="00267CA0"/>
    <w:rsid w:val="00267CE4"/>
    <w:rsid w:val="00267CED"/>
    <w:rsid w:val="00267D7F"/>
    <w:rsid w:val="00267E1C"/>
    <w:rsid w:val="00267E2E"/>
    <w:rsid w:val="0027016C"/>
    <w:rsid w:val="00270173"/>
    <w:rsid w:val="002702F8"/>
    <w:rsid w:val="002705B9"/>
    <w:rsid w:val="0027076A"/>
    <w:rsid w:val="00270844"/>
    <w:rsid w:val="00270FA0"/>
    <w:rsid w:val="00271093"/>
    <w:rsid w:val="00271099"/>
    <w:rsid w:val="002710B9"/>
    <w:rsid w:val="002710DF"/>
    <w:rsid w:val="002711D1"/>
    <w:rsid w:val="002718C0"/>
    <w:rsid w:val="002718E7"/>
    <w:rsid w:val="00271B98"/>
    <w:rsid w:val="00271D70"/>
    <w:rsid w:val="00271E01"/>
    <w:rsid w:val="00271E72"/>
    <w:rsid w:val="00271EB1"/>
    <w:rsid w:val="00272055"/>
    <w:rsid w:val="00272113"/>
    <w:rsid w:val="0027247C"/>
    <w:rsid w:val="00272529"/>
    <w:rsid w:val="0027257C"/>
    <w:rsid w:val="0027259C"/>
    <w:rsid w:val="002725EA"/>
    <w:rsid w:val="002725FF"/>
    <w:rsid w:val="00272606"/>
    <w:rsid w:val="00272AA9"/>
    <w:rsid w:val="00272D06"/>
    <w:rsid w:val="0027327F"/>
    <w:rsid w:val="002732F8"/>
    <w:rsid w:val="00273375"/>
    <w:rsid w:val="00273383"/>
    <w:rsid w:val="002736A5"/>
    <w:rsid w:val="00273B9B"/>
    <w:rsid w:val="00273CCE"/>
    <w:rsid w:val="00273D25"/>
    <w:rsid w:val="00273EAE"/>
    <w:rsid w:val="00273FAC"/>
    <w:rsid w:val="00274206"/>
    <w:rsid w:val="00274216"/>
    <w:rsid w:val="00274480"/>
    <w:rsid w:val="00274717"/>
    <w:rsid w:val="00274755"/>
    <w:rsid w:val="0027476C"/>
    <w:rsid w:val="00274809"/>
    <w:rsid w:val="00274894"/>
    <w:rsid w:val="00274A45"/>
    <w:rsid w:val="00274B62"/>
    <w:rsid w:val="00274BFD"/>
    <w:rsid w:val="00274E95"/>
    <w:rsid w:val="00274F78"/>
    <w:rsid w:val="00274FCC"/>
    <w:rsid w:val="00275037"/>
    <w:rsid w:val="002750D6"/>
    <w:rsid w:val="0027531C"/>
    <w:rsid w:val="00275462"/>
    <w:rsid w:val="002754A5"/>
    <w:rsid w:val="002754BC"/>
    <w:rsid w:val="0027597E"/>
    <w:rsid w:val="002759F8"/>
    <w:rsid w:val="00275A53"/>
    <w:rsid w:val="00275B1B"/>
    <w:rsid w:val="00275B45"/>
    <w:rsid w:val="00275C03"/>
    <w:rsid w:val="00275D33"/>
    <w:rsid w:val="00275EF8"/>
    <w:rsid w:val="002760BC"/>
    <w:rsid w:val="002760EC"/>
    <w:rsid w:val="00276327"/>
    <w:rsid w:val="00276511"/>
    <w:rsid w:val="00276527"/>
    <w:rsid w:val="00276577"/>
    <w:rsid w:val="0027660B"/>
    <w:rsid w:val="0027673C"/>
    <w:rsid w:val="002767DC"/>
    <w:rsid w:val="0027685F"/>
    <w:rsid w:val="002768D1"/>
    <w:rsid w:val="00277076"/>
    <w:rsid w:val="002771DF"/>
    <w:rsid w:val="002772D3"/>
    <w:rsid w:val="002773B1"/>
    <w:rsid w:val="0027751B"/>
    <w:rsid w:val="002777BC"/>
    <w:rsid w:val="0027793B"/>
    <w:rsid w:val="00277981"/>
    <w:rsid w:val="00277984"/>
    <w:rsid w:val="002779FB"/>
    <w:rsid w:val="00277CE0"/>
    <w:rsid w:val="00277FF2"/>
    <w:rsid w:val="00280083"/>
    <w:rsid w:val="002800F3"/>
    <w:rsid w:val="002803AD"/>
    <w:rsid w:val="00280518"/>
    <w:rsid w:val="002805A6"/>
    <w:rsid w:val="00280A84"/>
    <w:rsid w:val="00280C34"/>
    <w:rsid w:val="00280EFF"/>
    <w:rsid w:val="00281194"/>
    <w:rsid w:val="0028124E"/>
    <w:rsid w:val="002814E5"/>
    <w:rsid w:val="002816E9"/>
    <w:rsid w:val="002817A5"/>
    <w:rsid w:val="00281813"/>
    <w:rsid w:val="0028183D"/>
    <w:rsid w:val="002818A6"/>
    <w:rsid w:val="00281B2F"/>
    <w:rsid w:val="00281D82"/>
    <w:rsid w:val="00281DC5"/>
    <w:rsid w:val="002820AE"/>
    <w:rsid w:val="00282164"/>
    <w:rsid w:val="002821DF"/>
    <w:rsid w:val="002822FB"/>
    <w:rsid w:val="002824C6"/>
    <w:rsid w:val="0028290A"/>
    <w:rsid w:val="00282998"/>
    <w:rsid w:val="00282BBB"/>
    <w:rsid w:val="00282BDF"/>
    <w:rsid w:val="00282CB1"/>
    <w:rsid w:val="00282E21"/>
    <w:rsid w:val="00282E2B"/>
    <w:rsid w:val="00282F19"/>
    <w:rsid w:val="0028302D"/>
    <w:rsid w:val="00283032"/>
    <w:rsid w:val="002832C4"/>
    <w:rsid w:val="00283538"/>
    <w:rsid w:val="002837EA"/>
    <w:rsid w:val="002838A9"/>
    <w:rsid w:val="0028396A"/>
    <w:rsid w:val="00283A0A"/>
    <w:rsid w:val="00283A4E"/>
    <w:rsid w:val="00283A60"/>
    <w:rsid w:val="00283ADD"/>
    <w:rsid w:val="00283B07"/>
    <w:rsid w:val="00283CB7"/>
    <w:rsid w:val="00283CF5"/>
    <w:rsid w:val="00283D05"/>
    <w:rsid w:val="00283E72"/>
    <w:rsid w:val="00283EBF"/>
    <w:rsid w:val="00284170"/>
    <w:rsid w:val="002846D3"/>
    <w:rsid w:val="002846EC"/>
    <w:rsid w:val="00284733"/>
    <w:rsid w:val="00284845"/>
    <w:rsid w:val="00284AE4"/>
    <w:rsid w:val="00284BA4"/>
    <w:rsid w:val="00284D10"/>
    <w:rsid w:val="00284E2F"/>
    <w:rsid w:val="002852A2"/>
    <w:rsid w:val="002852F7"/>
    <w:rsid w:val="002857D7"/>
    <w:rsid w:val="00285AB0"/>
    <w:rsid w:val="00285D23"/>
    <w:rsid w:val="00285E24"/>
    <w:rsid w:val="00285E5C"/>
    <w:rsid w:val="00285F4D"/>
    <w:rsid w:val="002860FB"/>
    <w:rsid w:val="00286657"/>
    <w:rsid w:val="0028681C"/>
    <w:rsid w:val="00286843"/>
    <w:rsid w:val="002868BD"/>
    <w:rsid w:val="00286973"/>
    <w:rsid w:val="00286A9C"/>
    <w:rsid w:val="00286B50"/>
    <w:rsid w:val="00286C95"/>
    <w:rsid w:val="00287080"/>
    <w:rsid w:val="002873D8"/>
    <w:rsid w:val="0028740F"/>
    <w:rsid w:val="002876CB"/>
    <w:rsid w:val="002877B3"/>
    <w:rsid w:val="002879FB"/>
    <w:rsid w:val="00287B4A"/>
    <w:rsid w:val="00287CEC"/>
    <w:rsid w:val="00287D16"/>
    <w:rsid w:val="00287DD8"/>
    <w:rsid w:val="00287DE3"/>
    <w:rsid w:val="00287EFE"/>
    <w:rsid w:val="002900CE"/>
    <w:rsid w:val="002903AA"/>
    <w:rsid w:val="002905D1"/>
    <w:rsid w:val="00290D33"/>
    <w:rsid w:val="00290DC7"/>
    <w:rsid w:val="00290DDC"/>
    <w:rsid w:val="00290EFA"/>
    <w:rsid w:val="002910EE"/>
    <w:rsid w:val="00291223"/>
    <w:rsid w:val="00291267"/>
    <w:rsid w:val="0029140C"/>
    <w:rsid w:val="002914E2"/>
    <w:rsid w:val="002915D7"/>
    <w:rsid w:val="00291815"/>
    <w:rsid w:val="00291935"/>
    <w:rsid w:val="00291977"/>
    <w:rsid w:val="00291A5F"/>
    <w:rsid w:val="00291F8C"/>
    <w:rsid w:val="00291FFC"/>
    <w:rsid w:val="002920CD"/>
    <w:rsid w:val="0029217E"/>
    <w:rsid w:val="002921DE"/>
    <w:rsid w:val="00292349"/>
    <w:rsid w:val="00292398"/>
    <w:rsid w:val="002924E7"/>
    <w:rsid w:val="002925D9"/>
    <w:rsid w:val="002926C7"/>
    <w:rsid w:val="00292A4C"/>
    <w:rsid w:val="00292B03"/>
    <w:rsid w:val="00292B50"/>
    <w:rsid w:val="00292B65"/>
    <w:rsid w:val="00292BCE"/>
    <w:rsid w:val="00292C25"/>
    <w:rsid w:val="00292C45"/>
    <w:rsid w:val="00292CB8"/>
    <w:rsid w:val="00292D8E"/>
    <w:rsid w:val="00292E2F"/>
    <w:rsid w:val="00293014"/>
    <w:rsid w:val="00293550"/>
    <w:rsid w:val="002935A1"/>
    <w:rsid w:val="00293741"/>
    <w:rsid w:val="0029394C"/>
    <w:rsid w:val="002939EB"/>
    <w:rsid w:val="00293C2D"/>
    <w:rsid w:val="00293C38"/>
    <w:rsid w:val="00293DC5"/>
    <w:rsid w:val="00293E79"/>
    <w:rsid w:val="00293EB3"/>
    <w:rsid w:val="00293ED5"/>
    <w:rsid w:val="00293F19"/>
    <w:rsid w:val="00293F96"/>
    <w:rsid w:val="00293FF6"/>
    <w:rsid w:val="002942F8"/>
    <w:rsid w:val="00294385"/>
    <w:rsid w:val="00294600"/>
    <w:rsid w:val="0029460E"/>
    <w:rsid w:val="0029465D"/>
    <w:rsid w:val="00294757"/>
    <w:rsid w:val="002947A1"/>
    <w:rsid w:val="002947C0"/>
    <w:rsid w:val="002947F7"/>
    <w:rsid w:val="00294805"/>
    <w:rsid w:val="00294866"/>
    <w:rsid w:val="00294E0C"/>
    <w:rsid w:val="00294F43"/>
    <w:rsid w:val="00295078"/>
    <w:rsid w:val="00295351"/>
    <w:rsid w:val="00295380"/>
    <w:rsid w:val="00295475"/>
    <w:rsid w:val="002956F4"/>
    <w:rsid w:val="002959E2"/>
    <w:rsid w:val="00295BE9"/>
    <w:rsid w:val="00295DE3"/>
    <w:rsid w:val="00296088"/>
    <w:rsid w:val="00296246"/>
    <w:rsid w:val="00296314"/>
    <w:rsid w:val="00296316"/>
    <w:rsid w:val="002968D5"/>
    <w:rsid w:val="002969C5"/>
    <w:rsid w:val="00296AAC"/>
    <w:rsid w:val="00296AD6"/>
    <w:rsid w:val="00296B18"/>
    <w:rsid w:val="00296C6B"/>
    <w:rsid w:val="00296F5C"/>
    <w:rsid w:val="00296FA3"/>
    <w:rsid w:val="002971F5"/>
    <w:rsid w:val="00297290"/>
    <w:rsid w:val="00297346"/>
    <w:rsid w:val="0029736A"/>
    <w:rsid w:val="00297496"/>
    <w:rsid w:val="002974B4"/>
    <w:rsid w:val="00297530"/>
    <w:rsid w:val="00297585"/>
    <w:rsid w:val="002975B0"/>
    <w:rsid w:val="00297786"/>
    <w:rsid w:val="002978B0"/>
    <w:rsid w:val="0029797E"/>
    <w:rsid w:val="00297987"/>
    <w:rsid w:val="00297D3A"/>
    <w:rsid w:val="00297D45"/>
    <w:rsid w:val="002A01FF"/>
    <w:rsid w:val="002A041F"/>
    <w:rsid w:val="002A042A"/>
    <w:rsid w:val="002A0461"/>
    <w:rsid w:val="002A051D"/>
    <w:rsid w:val="002A06D1"/>
    <w:rsid w:val="002A098F"/>
    <w:rsid w:val="002A0B44"/>
    <w:rsid w:val="002A0B9E"/>
    <w:rsid w:val="002A0ECB"/>
    <w:rsid w:val="002A0F3F"/>
    <w:rsid w:val="002A0F52"/>
    <w:rsid w:val="002A10D3"/>
    <w:rsid w:val="002A1428"/>
    <w:rsid w:val="002A1463"/>
    <w:rsid w:val="002A18FC"/>
    <w:rsid w:val="002A1975"/>
    <w:rsid w:val="002A1C27"/>
    <w:rsid w:val="002A1C67"/>
    <w:rsid w:val="002A1DB1"/>
    <w:rsid w:val="002A1DD0"/>
    <w:rsid w:val="002A1EAB"/>
    <w:rsid w:val="002A1FB5"/>
    <w:rsid w:val="002A23A0"/>
    <w:rsid w:val="002A23F4"/>
    <w:rsid w:val="002A2416"/>
    <w:rsid w:val="002A24E8"/>
    <w:rsid w:val="002A2608"/>
    <w:rsid w:val="002A298D"/>
    <w:rsid w:val="002A2A4C"/>
    <w:rsid w:val="002A2ADB"/>
    <w:rsid w:val="002A2ADF"/>
    <w:rsid w:val="002A2AE5"/>
    <w:rsid w:val="002A2EC9"/>
    <w:rsid w:val="002A31E3"/>
    <w:rsid w:val="002A332A"/>
    <w:rsid w:val="002A344F"/>
    <w:rsid w:val="002A3533"/>
    <w:rsid w:val="002A35B0"/>
    <w:rsid w:val="002A3735"/>
    <w:rsid w:val="002A381C"/>
    <w:rsid w:val="002A3BBA"/>
    <w:rsid w:val="002A3CE2"/>
    <w:rsid w:val="002A3EAA"/>
    <w:rsid w:val="002A4340"/>
    <w:rsid w:val="002A434E"/>
    <w:rsid w:val="002A4521"/>
    <w:rsid w:val="002A4644"/>
    <w:rsid w:val="002A469A"/>
    <w:rsid w:val="002A472F"/>
    <w:rsid w:val="002A4772"/>
    <w:rsid w:val="002A4A10"/>
    <w:rsid w:val="002A4B15"/>
    <w:rsid w:val="002A4BE5"/>
    <w:rsid w:val="002A4D9B"/>
    <w:rsid w:val="002A4DE7"/>
    <w:rsid w:val="002A4F25"/>
    <w:rsid w:val="002A4F8A"/>
    <w:rsid w:val="002A50EC"/>
    <w:rsid w:val="002A51B7"/>
    <w:rsid w:val="002A528A"/>
    <w:rsid w:val="002A551D"/>
    <w:rsid w:val="002A555F"/>
    <w:rsid w:val="002A5679"/>
    <w:rsid w:val="002A5AF7"/>
    <w:rsid w:val="002A5BD8"/>
    <w:rsid w:val="002A5D2E"/>
    <w:rsid w:val="002A5DEC"/>
    <w:rsid w:val="002A5E64"/>
    <w:rsid w:val="002A60D9"/>
    <w:rsid w:val="002A61E1"/>
    <w:rsid w:val="002A6318"/>
    <w:rsid w:val="002A639C"/>
    <w:rsid w:val="002A645B"/>
    <w:rsid w:val="002A65F3"/>
    <w:rsid w:val="002A668A"/>
    <w:rsid w:val="002A672D"/>
    <w:rsid w:val="002A6826"/>
    <w:rsid w:val="002A6CC6"/>
    <w:rsid w:val="002A6D09"/>
    <w:rsid w:val="002A6D13"/>
    <w:rsid w:val="002A6D91"/>
    <w:rsid w:val="002A6E46"/>
    <w:rsid w:val="002A6E80"/>
    <w:rsid w:val="002A6FCD"/>
    <w:rsid w:val="002A7038"/>
    <w:rsid w:val="002A7108"/>
    <w:rsid w:val="002A713F"/>
    <w:rsid w:val="002A719C"/>
    <w:rsid w:val="002A7211"/>
    <w:rsid w:val="002A73F6"/>
    <w:rsid w:val="002A74DC"/>
    <w:rsid w:val="002A756A"/>
    <w:rsid w:val="002A7577"/>
    <w:rsid w:val="002A7584"/>
    <w:rsid w:val="002A7635"/>
    <w:rsid w:val="002A767C"/>
    <w:rsid w:val="002A768F"/>
    <w:rsid w:val="002A7716"/>
    <w:rsid w:val="002A7989"/>
    <w:rsid w:val="002A7A78"/>
    <w:rsid w:val="002A7E9E"/>
    <w:rsid w:val="002B02A6"/>
    <w:rsid w:val="002B06BC"/>
    <w:rsid w:val="002B077B"/>
    <w:rsid w:val="002B08C3"/>
    <w:rsid w:val="002B0E02"/>
    <w:rsid w:val="002B0E26"/>
    <w:rsid w:val="002B0F55"/>
    <w:rsid w:val="002B0F67"/>
    <w:rsid w:val="002B10D9"/>
    <w:rsid w:val="002B10F1"/>
    <w:rsid w:val="002B131D"/>
    <w:rsid w:val="002B1670"/>
    <w:rsid w:val="002B16BE"/>
    <w:rsid w:val="002B17F7"/>
    <w:rsid w:val="002B187F"/>
    <w:rsid w:val="002B192A"/>
    <w:rsid w:val="002B1BE5"/>
    <w:rsid w:val="002B1E88"/>
    <w:rsid w:val="002B1EDA"/>
    <w:rsid w:val="002B1FA3"/>
    <w:rsid w:val="002B212F"/>
    <w:rsid w:val="002B21B9"/>
    <w:rsid w:val="002B21DB"/>
    <w:rsid w:val="002B22B7"/>
    <w:rsid w:val="002B261D"/>
    <w:rsid w:val="002B262C"/>
    <w:rsid w:val="002B271D"/>
    <w:rsid w:val="002B27B8"/>
    <w:rsid w:val="002B289F"/>
    <w:rsid w:val="002B294D"/>
    <w:rsid w:val="002B2B02"/>
    <w:rsid w:val="002B2B77"/>
    <w:rsid w:val="002B2B9F"/>
    <w:rsid w:val="002B2D02"/>
    <w:rsid w:val="002B2D47"/>
    <w:rsid w:val="002B2DA1"/>
    <w:rsid w:val="002B2E40"/>
    <w:rsid w:val="002B2F46"/>
    <w:rsid w:val="002B31A0"/>
    <w:rsid w:val="002B3232"/>
    <w:rsid w:val="002B3450"/>
    <w:rsid w:val="002B3509"/>
    <w:rsid w:val="002B385E"/>
    <w:rsid w:val="002B3987"/>
    <w:rsid w:val="002B399C"/>
    <w:rsid w:val="002B3C3E"/>
    <w:rsid w:val="002B3C7A"/>
    <w:rsid w:val="002B3CA6"/>
    <w:rsid w:val="002B3E5D"/>
    <w:rsid w:val="002B4198"/>
    <w:rsid w:val="002B4213"/>
    <w:rsid w:val="002B42D1"/>
    <w:rsid w:val="002B4307"/>
    <w:rsid w:val="002B45AA"/>
    <w:rsid w:val="002B45FE"/>
    <w:rsid w:val="002B4C26"/>
    <w:rsid w:val="002B4F0A"/>
    <w:rsid w:val="002B51AE"/>
    <w:rsid w:val="002B54DA"/>
    <w:rsid w:val="002B5793"/>
    <w:rsid w:val="002B57AD"/>
    <w:rsid w:val="002B5873"/>
    <w:rsid w:val="002B598A"/>
    <w:rsid w:val="002B5DC7"/>
    <w:rsid w:val="002B5F11"/>
    <w:rsid w:val="002B5F4A"/>
    <w:rsid w:val="002B5F4F"/>
    <w:rsid w:val="002B602A"/>
    <w:rsid w:val="002B6203"/>
    <w:rsid w:val="002B6458"/>
    <w:rsid w:val="002B6529"/>
    <w:rsid w:val="002B65DB"/>
    <w:rsid w:val="002B66D5"/>
    <w:rsid w:val="002B67A7"/>
    <w:rsid w:val="002B6A24"/>
    <w:rsid w:val="002B6C5F"/>
    <w:rsid w:val="002B6CDD"/>
    <w:rsid w:val="002B6DD5"/>
    <w:rsid w:val="002B6F8B"/>
    <w:rsid w:val="002B74B0"/>
    <w:rsid w:val="002B75FF"/>
    <w:rsid w:val="002B790F"/>
    <w:rsid w:val="002B7D72"/>
    <w:rsid w:val="002B7E65"/>
    <w:rsid w:val="002B7E66"/>
    <w:rsid w:val="002C02ED"/>
    <w:rsid w:val="002C06C8"/>
    <w:rsid w:val="002C06FA"/>
    <w:rsid w:val="002C07DD"/>
    <w:rsid w:val="002C0C2C"/>
    <w:rsid w:val="002C0E50"/>
    <w:rsid w:val="002C116F"/>
    <w:rsid w:val="002C11C9"/>
    <w:rsid w:val="002C1299"/>
    <w:rsid w:val="002C12F5"/>
    <w:rsid w:val="002C1410"/>
    <w:rsid w:val="002C1530"/>
    <w:rsid w:val="002C153E"/>
    <w:rsid w:val="002C1815"/>
    <w:rsid w:val="002C192C"/>
    <w:rsid w:val="002C19AB"/>
    <w:rsid w:val="002C1AC9"/>
    <w:rsid w:val="002C1B79"/>
    <w:rsid w:val="002C1BE7"/>
    <w:rsid w:val="002C1C72"/>
    <w:rsid w:val="002C1F89"/>
    <w:rsid w:val="002C20E7"/>
    <w:rsid w:val="002C2196"/>
    <w:rsid w:val="002C24DA"/>
    <w:rsid w:val="002C2503"/>
    <w:rsid w:val="002C261E"/>
    <w:rsid w:val="002C2790"/>
    <w:rsid w:val="002C295D"/>
    <w:rsid w:val="002C2972"/>
    <w:rsid w:val="002C297D"/>
    <w:rsid w:val="002C2A28"/>
    <w:rsid w:val="002C2B22"/>
    <w:rsid w:val="002C2B91"/>
    <w:rsid w:val="002C2EA5"/>
    <w:rsid w:val="002C2FA2"/>
    <w:rsid w:val="002C30A6"/>
    <w:rsid w:val="002C3109"/>
    <w:rsid w:val="002C3252"/>
    <w:rsid w:val="002C372A"/>
    <w:rsid w:val="002C37A5"/>
    <w:rsid w:val="002C3E57"/>
    <w:rsid w:val="002C3E73"/>
    <w:rsid w:val="002C3EBB"/>
    <w:rsid w:val="002C3F87"/>
    <w:rsid w:val="002C3FE4"/>
    <w:rsid w:val="002C409B"/>
    <w:rsid w:val="002C41CD"/>
    <w:rsid w:val="002C453B"/>
    <w:rsid w:val="002C453D"/>
    <w:rsid w:val="002C476A"/>
    <w:rsid w:val="002C47C8"/>
    <w:rsid w:val="002C4A69"/>
    <w:rsid w:val="002C4C33"/>
    <w:rsid w:val="002C4CA6"/>
    <w:rsid w:val="002C4CC2"/>
    <w:rsid w:val="002C4D7B"/>
    <w:rsid w:val="002C4E60"/>
    <w:rsid w:val="002C4EDD"/>
    <w:rsid w:val="002C508C"/>
    <w:rsid w:val="002C50C2"/>
    <w:rsid w:val="002C519A"/>
    <w:rsid w:val="002C5238"/>
    <w:rsid w:val="002C589D"/>
    <w:rsid w:val="002C5B87"/>
    <w:rsid w:val="002C5CF3"/>
    <w:rsid w:val="002C5D84"/>
    <w:rsid w:val="002C5DCE"/>
    <w:rsid w:val="002C5E0A"/>
    <w:rsid w:val="002C5E90"/>
    <w:rsid w:val="002C6779"/>
    <w:rsid w:val="002C6802"/>
    <w:rsid w:val="002C69CD"/>
    <w:rsid w:val="002C69F9"/>
    <w:rsid w:val="002C6DA2"/>
    <w:rsid w:val="002C6E26"/>
    <w:rsid w:val="002C6F8A"/>
    <w:rsid w:val="002C70E2"/>
    <w:rsid w:val="002C78CC"/>
    <w:rsid w:val="002C78E8"/>
    <w:rsid w:val="002C7AF9"/>
    <w:rsid w:val="002C7C24"/>
    <w:rsid w:val="002C7C9A"/>
    <w:rsid w:val="002C7E3B"/>
    <w:rsid w:val="002C7F93"/>
    <w:rsid w:val="002D0150"/>
    <w:rsid w:val="002D0271"/>
    <w:rsid w:val="002D02A0"/>
    <w:rsid w:val="002D0586"/>
    <w:rsid w:val="002D0739"/>
    <w:rsid w:val="002D0795"/>
    <w:rsid w:val="002D0827"/>
    <w:rsid w:val="002D09CC"/>
    <w:rsid w:val="002D09DA"/>
    <w:rsid w:val="002D0B30"/>
    <w:rsid w:val="002D11F5"/>
    <w:rsid w:val="002D1402"/>
    <w:rsid w:val="002D14EB"/>
    <w:rsid w:val="002D1520"/>
    <w:rsid w:val="002D1545"/>
    <w:rsid w:val="002D154A"/>
    <w:rsid w:val="002D1806"/>
    <w:rsid w:val="002D185D"/>
    <w:rsid w:val="002D19DF"/>
    <w:rsid w:val="002D1A01"/>
    <w:rsid w:val="002D1A6B"/>
    <w:rsid w:val="002D1B57"/>
    <w:rsid w:val="002D1BDE"/>
    <w:rsid w:val="002D1D62"/>
    <w:rsid w:val="002D1D85"/>
    <w:rsid w:val="002D1F2D"/>
    <w:rsid w:val="002D215D"/>
    <w:rsid w:val="002D2244"/>
    <w:rsid w:val="002D23B0"/>
    <w:rsid w:val="002D2444"/>
    <w:rsid w:val="002D2570"/>
    <w:rsid w:val="002D25EF"/>
    <w:rsid w:val="002D25F2"/>
    <w:rsid w:val="002D27E3"/>
    <w:rsid w:val="002D2801"/>
    <w:rsid w:val="002D28EB"/>
    <w:rsid w:val="002D29B1"/>
    <w:rsid w:val="002D2EF1"/>
    <w:rsid w:val="002D2EF7"/>
    <w:rsid w:val="002D2EFC"/>
    <w:rsid w:val="002D2F14"/>
    <w:rsid w:val="002D3189"/>
    <w:rsid w:val="002D3275"/>
    <w:rsid w:val="002D32DF"/>
    <w:rsid w:val="002D353C"/>
    <w:rsid w:val="002D35D2"/>
    <w:rsid w:val="002D35FA"/>
    <w:rsid w:val="002D37BB"/>
    <w:rsid w:val="002D38EB"/>
    <w:rsid w:val="002D3B7A"/>
    <w:rsid w:val="002D3EAB"/>
    <w:rsid w:val="002D3EF3"/>
    <w:rsid w:val="002D40F7"/>
    <w:rsid w:val="002D4247"/>
    <w:rsid w:val="002D44FC"/>
    <w:rsid w:val="002D4676"/>
    <w:rsid w:val="002D477F"/>
    <w:rsid w:val="002D483A"/>
    <w:rsid w:val="002D484F"/>
    <w:rsid w:val="002D49D3"/>
    <w:rsid w:val="002D4A42"/>
    <w:rsid w:val="002D4C75"/>
    <w:rsid w:val="002D4C8E"/>
    <w:rsid w:val="002D4E27"/>
    <w:rsid w:val="002D4E2A"/>
    <w:rsid w:val="002D4E5A"/>
    <w:rsid w:val="002D4EC3"/>
    <w:rsid w:val="002D531C"/>
    <w:rsid w:val="002D53D8"/>
    <w:rsid w:val="002D5752"/>
    <w:rsid w:val="002D581D"/>
    <w:rsid w:val="002D5AFC"/>
    <w:rsid w:val="002D5C54"/>
    <w:rsid w:val="002D5C9C"/>
    <w:rsid w:val="002D5EE5"/>
    <w:rsid w:val="002D603F"/>
    <w:rsid w:val="002D6042"/>
    <w:rsid w:val="002D624C"/>
    <w:rsid w:val="002D62C1"/>
    <w:rsid w:val="002D6688"/>
    <w:rsid w:val="002D669B"/>
    <w:rsid w:val="002D6710"/>
    <w:rsid w:val="002D6942"/>
    <w:rsid w:val="002D6949"/>
    <w:rsid w:val="002D6A2B"/>
    <w:rsid w:val="002D6A6E"/>
    <w:rsid w:val="002D6C59"/>
    <w:rsid w:val="002D6C9C"/>
    <w:rsid w:val="002D6D0F"/>
    <w:rsid w:val="002D713F"/>
    <w:rsid w:val="002D71CB"/>
    <w:rsid w:val="002D74AA"/>
    <w:rsid w:val="002D791A"/>
    <w:rsid w:val="002D7AD2"/>
    <w:rsid w:val="002D7AE3"/>
    <w:rsid w:val="002D7AFA"/>
    <w:rsid w:val="002D7B19"/>
    <w:rsid w:val="002D7DBC"/>
    <w:rsid w:val="002D7E0C"/>
    <w:rsid w:val="002E001C"/>
    <w:rsid w:val="002E0150"/>
    <w:rsid w:val="002E02FC"/>
    <w:rsid w:val="002E030B"/>
    <w:rsid w:val="002E051B"/>
    <w:rsid w:val="002E0894"/>
    <w:rsid w:val="002E0D00"/>
    <w:rsid w:val="002E0D42"/>
    <w:rsid w:val="002E0E4F"/>
    <w:rsid w:val="002E0ED1"/>
    <w:rsid w:val="002E0EE8"/>
    <w:rsid w:val="002E11B4"/>
    <w:rsid w:val="002E143F"/>
    <w:rsid w:val="002E15D0"/>
    <w:rsid w:val="002E1660"/>
    <w:rsid w:val="002E1721"/>
    <w:rsid w:val="002E186C"/>
    <w:rsid w:val="002E1A9D"/>
    <w:rsid w:val="002E1B11"/>
    <w:rsid w:val="002E1CAF"/>
    <w:rsid w:val="002E1D92"/>
    <w:rsid w:val="002E1E2F"/>
    <w:rsid w:val="002E2129"/>
    <w:rsid w:val="002E212D"/>
    <w:rsid w:val="002E2221"/>
    <w:rsid w:val="002E234A"/>
    <w:rsid w:val="002E256A"/>
    <w:rsid w:val="002E25B5"/>
    <w:rsid w:val="002E2638"/>
    <w:rsid w:val="002E292F"/>
    <w:rsid w:val="002E2A47"/>
    <w:rsid w:val="002E2E0E"/>
    <w:rsid w:val="002E2E3A"/>
    <w:rsid w:val="002E2ED5"/>
    <w:rsid w:val="002E302A"/>
    <w:rsid w:val="002E305A"/>
    <w:rsid w:val="002E3107"/>
    <w:rsid w:val="002E3280"/>
    <w:rsid w:val="002E34A5"/>
    <w:rsid w:val="002E35FA"/>
    <w:rsid w:val="002E3602"/>
    <w:rsid w:val="002E38F8"/>
    <w:rsid w:val="002E3A4F"/>
    <w:rsid w:val="002E3A81"/>
    <w:rsid w:val="002E3BFF"/>
    <w:rsid w:val="002E3C0B"/>
    <w:rsid w:val="002E3C7A"/>
    <w:rsid w:val="002E3D63"/>
    <w:rsid w:val="002E3DA3"/>
    <w:rsid w:val="002E3F57"/>
    <w:rsid w:val="002E3F89"/>
    <w:rsid w:val="002E4161"/>
    <w:rsid w:val="002E4268"/>
    <w:rsid w:val="002E42C2"/>
    <w:rsid w:val="002E42FF"/>
    <w:rsid w:val="002E43E4"/>
    <w:rsid w:val="002E455B"/>
    <w:rsid w:val="002E4CE5"/>
    <w:rsid w:val="002E4D42"/>
    <w:rsid w:val="002E4FAC"/>
    <w:rsid w:val="002E5094"/>
    <w:rsid w:val="002E516E"/>
    <w:rsid w:val="002E51E0"/>
    <w:rsid w:val="002E532D"/>
    <w:rsid w:val="002E5388"/>
    <w:rsid w:val="002E5540"/>
    <w:rsid w:val="002E5553"/>
    <w:rsid w:val="002E57A3"/>
    <w:rsid w:val="002E5864"/>
    <w:rsid w:val="002E5903"/>
    <w:rsid w:val="002E59AC"/>
    <w:rsid w:val="002E5A3B"/>
    <w:rsid w:val="002E5EBF"/>
    <w:rsid w:val="002E5F0B"/>
    <w:rsid w:val="002E5FC3"/>
    <w:rsid w:val="002E5FDC"/>
    <w:rsid w:val="002E609D"/>
    <w:rsid w:val="002E64B7"/>
    <w:rsid w:val="002E663C"/>
    <w:rsid w:val="002E6943"/>
    <w:rsid w:val="002E6A09"/>
    <w:rsid w:val="002E6B52"/>
    <w:rsid w:val="002E6B9D"/>
    <w:rsid w:val="002E6E35"/>
    <w:rsid w:val="002E6EFD"/>
    <w:rsid w:val="002E6F25"/>
    <w:rsid w:val="002E70C6"/>
    <w:rsid w:val="002E711E"/>
    <w:rsid w:val="002E7259"/>
    <w:rsid w:val="002E74E6"/>
    <w:rsid w:val="002E75B4"/>
    <w:rsid w:val="002E762E"/>
    <w:rsid w:val="002E76DF"/>
    <w:rsid w:val="002E7940"/>
    <w:rsid w:val="002E795C"/>
    <w:rsid w:val="002E7A4A"/>
    <w:rsid w:val="002E7A7A"/>
    <w:rsid w:val="002E7B87"/>
    <w:rsid w:val="002E7DED"/>
    <w:rsid w:val="002E7E4D"/>
    <w:rsid w:val="002E7FA5"/>
    <w:rsid w:val="002E7FB7"/>
    <w:rsid w:val="002E7FF8"/>
    <w:rsid w:val="002F0057"/>
    <w:rsid w:val="002F02BF"/>
    <w:rsid w:val="002F0313"/>
    <w:rsid w:val="002F046B"/>
    <w:rsid w:val="002F0499"/>
    <w:rsid w:val="002F0543"/>
    <w:rsid w:val="002F057E"/>
    <w:rsid w:val="002F0640"/>
    <w:rsid w:val="002F06B6"/>
    <w:rsid w:val="002F06E4"/>
    <w:rsid w:val="002F07C7"/>
    <w:rsid w:val="002F07FB"/>
    <w:rsid w:val="002F085F"/>
    <w:rsid w:val="002F08F7"/>
    <w:rsid w:val="002F0B2D"/>
    <w:rsid w:val="002F0D7F"/>
    <w:rsid w:val="002F0E97"/>
    <w:rsid w:val="002F1078"/>
    <w:rsid w:val="002F12A4"/>
    <w:rsid w:val="002F12FC"/>
    <w:rsid w:val="002F14C8"/>
    <w:rsid w:val="002F1672"/>
    <w:rsid w:val="002F18DA"/>
    <w:rsid w:val="002F19C9"/>
    <w:rsid w:val="002F19DB"/>
    <w:rsid w:val="002F1B4D"/>
    <w:rsid w:val="002F1BB3"/>
    <w:rsid w:val="002F1EEB"/>
    <w:rsid w:val="002F203B"/>
    <w:rsid w:val="002F21A1"/>
    <w:rsid w:val="002F24A5"/>
    <w:rsid w:val="002F2593"/>
    <w:rsid w:val="002F2621"/>
    <w:rsid w:val="002F270C"/>
    <w:rsid w:val="002F2759"/>
    <w:rsid w:val="002F286B"/>
    <w:rsid w:val="002F29CB"/>
    <w:rsid w:val="002F2B54"/>
    <w:rsid w:val="002F2D88"/>
    <w:rsid w:val="002F2F20"/>
    <w:rsid w:val="002F32EF"/>
    <w:rsid w:val="002F347E"/>
    <w:rsid w:val="002F36DC"/>
    <w:rsid w:val="002F377E"/>
    <w:rsid w:val="002F37E8"/>
    <w:rsid w:val="002F3807"/>
    <w:rsid w:val="002F3809"/>
    <w:rsid w:val="002F391A"/>
    <w:rsid w:val="002F3AA3"/>
    <w:rsid w:val="002F3AA5"/>
    <w:rsid w:val="002F3C36"/>
    <w:rsid w:val="002F3D19"/>
    <w:rsid w:val="002F3E62"/>
    <w:rsid w:val="002F3E94"/>
    <w:rsid w:val="002F3EA3"/>
    <w:rsid w:val="002F421D"/>
    <w:rsid w:val="002F4244"/>
    <w:rsid w:val="002F4499"/>
    <w:rsid w:val="002F4683"/>
    <w:rsid w:val="002F46B6"/>
    <w:rsid w:val="002F4725"/>
    <w:rsid w:val="002F4770"/>
    <w:rsid w:val="002F4884"/>
    <w:rsid w:val="002F4BA9"/>
    <w:rsid w:val="002F4C74"/>
    <w:rsid w:val="002F4CC0"/>
    <w:rsid w:val="002F4D82"/>
    <w:rsid w:val="002F513B"/>
    <w:rsid w:val="002F54CF"/>
    <w:rsid w:val="002F560F"/>
    <w:rsid w:val="002F565E"/>
    <w:rsid w:val="002F571F"/>
    <w:rsid w:val="002F58D3"/>
    <w:rsid w:val="002F5ACB"/>
    <w:rsid w:val="002F5B62"/>
    <w:rsid w:val="002F5C5A"/>
    <w:rsid w:val="002F5E8E"/>
    <w:rsid w:val="002F605E"/>
    <w:rsid w:val="002F61A9"/>
    <w:rsid w:val="002F6251"/>
    <w:rsid w:val="002F62A7"/>
    <w:rsid w:val="002F62ED"/>
    <w:rsid w:val="002F6872"/>
    <w:rsid w:val="002F6926"/>
    <w:rsid w:val="002F6AAD"/>
    <w:rsid w:val="002F6C48"/>
    <w:rsid w:val="002F6D12"/>
    <w:rsid w:val="002F6E27"/>
    <w:rsid w:val="002F701F"/>
    <w:rsid w:val="002F7709"/>
    <w:rsid w:val="002F7897"/>
    <w:rsid w:val="002F7967"/>
    <w:rsid w:val="002F7B31"/>
    <w:rsid w:val="002F7B81"/>
    <w:rsid w:val="002F7BDA"/>
    <w:rsid w:val="002F7BDD"/>
    <w:rsid w:val="002F7D77"/>
    <w:rsid w:val="002F7DDF"/>
    <w:rsid w:val="002F7FDE"/>
    <w:rsid w:val="00300128"/>
    <w:rsid w:val="003001B7"/>
    <w:rsid w:val="0030022D"/>
    <w:rsid w:val="0030026E"/>
    <w:rsid w:val="00300326"/>
    <w:rsid w:val="00300367"/>
    <w:rsid w:val="0030056D"/>
    <w:rsid w:val="003005C1"/>
    <w:rsid w:val="00300673"/>
    <w:rsid w:val="0030070E"/>
    <w:rsid w:val="00300854"/>
    <w:rsid w:val="003008ED"/>
    <w:rsid w:val="00300B19"/>
    <w:rsid w:val="00300BE6"/>
    <w:rsid w:val="00300D31"/>
    <w:rsid w:val="00300DCB"/>
    <w:rsid w:val="00300E38"/>
    <w:rsid w:val="00300E57"/>
    <w:rsid w:val="00301028"/>
    <w:rsid w:val="0030102A"/>
    <w:rsid w:val="0030107D"/>
    <w:rsid w:val="003011F1"/>
    <w:rsid w:val="003012B3"/>
    <w:rsid w:val="00301338"/>
    <w:rsid w:val="00301442"/>
    <w:rsid w:val="003016AE"/>
    <w:rsid w:val="003018B1"/>
    <w:rsid w:val="0030199E"/>
    <w:rsid w:val="00301A0A"/>
    <w:rsid w:val="00301B3E"/>
    <w:rsid w:val="00301CA7"/>
    <w:rsid w:val="00301E02"/>
    <w:rsid w:val="00302037"/>
    <w:rsid w:val="0030205E"/>
    <w:rsid w:val="003021C6"/>
    <w:rsid w:val="00302396"/>
    <w:rsid w:val="003023B3"/>
    <w:rsid w:val="0030280B"/>
    <w:rsid w:val="003029EC"/>
    <w:rsid w:val="00302A8D"/>
    <w:rsid w:val="00302B43"/>
    <w:rsid w:val="00302BBB"/>
    <w:rsid w:val="00302C04"/>
    <w:rsid w:val="00302F2D"/>
    <w:rsid w:val="00302F4C"/>
    <w:rsid w:val="003033D6"/>
    <w:rsid w:val="003036DB"/>
    <w:rsid w:val="003036FB"/>
    <w:rsid w:val="00303941"/>
    <w:rsid w:val="00303BD2"/>
    <w:rsid w:val="00303D44"/>
    <w:rsid w:val="00303D97"/>
    <w:rsid w:val="00303E68"/>
    <w:rsid w:val="00303ECF"/>
    <w:rsid w:val="00303F5F"/>
    <w:rsid w:val="0030407C"/>
    <w:rsid w:val="00304131"/>
    <w:rsid w:val="00304300"/>
    <w:rsid w:val="00304612"/>
    <w:rsid w:val="003046C3"/>
    <w:rsid w:val="0030486B"/>
    <w:rsid w:val="003048B1"/>
    <w:rsid w:val="00304DDE"/>
    <w:rsid w:val="00304E12"/>
    <w:rsid w:val="003050E6"/>
    <w:rsid w:val="0030513F"/>
    <w:rsid w:val="00305252"/>
    <w:rsid w:val="0030535E"/>
    <w:rsid w:val="0030550F"/>
    <w:rsid w:val="0030561B"/>
    <w:rsid w:val="00305667"/>
    <w:rsid w:val="00305720"/>
    <w:rsid w:val="00305838"/>
    <w:rsid w:val="003058AB"/>
    <w:rsid w:val="00305BF1"/>
    <w:rsid w:val="00305D53"/>
    <w:rsid w:val="003060BA"/>
    <w:rsid w:val="00306141"/>
    <w:rsid w:val="003064A5"/>
    <w:rsid w:val="0030658B"/>
    <w:rsid w:val="00306977"/>
    <w:rsid w:val="00306AAE"/>
    <w:rsid w:val="00306B13"/>
    <w:rsid w:val="00306BE1"/>
    <w:rsid w:val="00306E19"/>
    <w:rsid w:val="00306FA4"/>
    <w:rsid w:val="00307094"/>
    <w:rsid w:val="0030710F"/>
    <w:rsid w:val="003071D1"/>
    <w:rsid w:val="003072DB"/>
    <w:rsid w:val="003074A2"/>
    <w:rsid w:val="003074B3"/>
    <w:rsid w:val="00307556"/>
    <w:rsid w:val="00307579"/>
    <w:rsid w:val="0030784C"/>
    <w:rsid w:val="0030785B"/>
    <w:rsid w:val="00307897"/>
    <w:rsid w:val="003078D6"/>
    <w:rsid w:val="0030796C"/>
    <w:rsid w:val="00307A01"/>
    <w:rsid w:val="00307CAF"/>
    <w:rsid w:val="00307CD2"/>
    <w:rsid w:val="00307E5F"/>
    <w:rsid w:val="00307FD3"/>
    <w:rsid w:val="00307FE5"/>
    <w:rsid w:val="003100B3"/>
    <w:rsid w:val="003100C3"/>
    <w:rsid w:val="003100F6"/>
    <w:rsid w:val="0031018E"/>
    <w:rsid w:val="00310430"/>
    <w:rsid w:val="003104E0"/>
    <w:rsid w:val="00310601"/>
    <w:rsid w:val="003107BB"/>
    <w:rsid w:val="003107E2"/>
    <w:rsid w:val="0031080D"/>
    <w:rsid w:val="00310897"/>
    <w:rsid w:val="003108B4"/>
    <w:rsid w:val="00310A56"/>
    <w:rsid w:val="00310B49"/>
    <w:rsid w:val="00310BE4"/>
    <w:rsid w:val="00310F09"/>
    <w:rsid w:val="00310F47"/>
    <w:rsid w:val="003112E9"/>
    <w:rsid w:val="003113E7"/>
    <w:rsid w:val="0031154F"/>
    <w:rsid w:val="0031160A"/>
    <w:rsid w:val="0031169D"/>
    <w:rsid w:val="003117FC"/>
    <w:rsid w:val="00311934"/>
    <w:rsid w:val="00311AD0"/>
    <w:rsid w:val="00311DC0"/>
    <w:rsid w:val="00311EED"/>
    <w:rsid w:val="00312059"/>
    <w:rsid w:val="003120EF"/>
    <w:rsid w:val="00312183"/>
    <w:rsid w:val="00312219"/>
    <w:rsid w:val="003122BA"/>
    <w:rsid w:val="00312438"/>
    <w:rsid w:val="0031243D"/>
    <w:rsid w:val="0031277F"/>
    <w:rsid w:val="003127AD"/>
    <w:rsid w:val="00312936"/>
    <w:rsid w:val="00312A56"/>
    <w:rsid w:val="00312C92"/>
    <w:rsid w:val="0031333D"/>
    <w:rsid w:val="0031351F"/>
    <w:rsid w:val="00313766"/>
    <w:rsid w:val="0031393F"/>
    <w:rsid w:val="00313A10"/>
    <w:rsid w:val="00313AA5"/>
    <w:rsid w:val="00313B2C"/>
    <w:rsid w:val="00313B3A"/>
    <w:rsid w:val="00313B42"/>
    <w:rsid w:val="00313C23"/>
    <w:rsid w:val="00313DEA"/>
    <w:rsid w:val="00313F46"/>
    <w:rsid w:val="00314315"/>
    <w:rsid w:val="003145DB"/>
    <w:rsid w:val="00314A25"/>
    <w:rsid w:val="00314A80"/>
    <w:rsid w:val="00314A99"/>
    <w:rsid w:val="00314AAF"/>
    <w:rsid w:val="00314E04"/>
    <w:rsid w:val="00314E44"/>
    <w:rsid w:val="00314E53"/>
    <w:rsid w:val="00314F9A"/>
    <w:rsid w:val="003150D0"/>
    <w:rsid w:val="003150EB"/>
    <w:rsid w:val="00315107"/>
    <w:rsid w:val="003151CC"/>
    <w:rsid w:val="003154D1"/>
    <w:rsid w:val="00315523"/>
    <w:rsid w:val="00315570"/>
    <w:rsid w:val="003155CC"/>
    <w:rsid w:val="00315835"/>
    <w:rsid w:val="00315985"/>
    <w:rsid w:val="00315A94"/>
    <w:rsid w:val="00315AC0"/>
    <w:rsid w:val="00315B62"/>
    <w:rsid w:val="00315C59"/>
    <w:rsid w:val="00315CA6"/>
    <w:rsid w:val="00315CD5"/>
    <w:rsid w:val="00315D7D"/>
    <w:rsid w:val="00315DA8"/>
    <w:rsid w:val="00315F08"/>
    <w:rsid w:val="00315FD5"/>
    <w:rsid w:val="0031603D"/>
    <w:rsid w:val="003161AE"/>
    <w:rsid w:val="0031628D"/>
    <w:rsid w:val="0031668A"/>
    <w:rsid w:val="003167AC"/>
    <w:rsid w:val="003168CF"/>
    <w:rsid w:val="003169BE"/>
    <w:rsid w:val="00317046"/>
    <w:rsid w:val="003171AD"/>
    <w:rsid w:val="003171C0"/>
    <w:rsid w:val="003171D8"/>
    <w:rsid w:val="003171EE"/>
    <w:rsid w:val="003171F7"/>
    <w:rsid w:val="0031723A"/>
    <w:rsid w:val="003173D3"/>
    <w:rsid w:val="003173FC"/>
    <w:rsid w:val="00317506"/>
    <w:rsid w:val="003177DB"/>
    <w:rsid w:val="003177EC"/>
    <w:rsid w:val="003179A1"/>
    <w:rsid w:val="00317A6F"/>
    <w:rsid w:val="00317A70"/>
    <w:rsid w:val="00317A71"/>
    <w:rsid w:val="00317A91"/>
    <w:rsid w:val="00317CF0"/>
    <w:rsid w:val="00317DED"/>
    <w:rsid w:val="00317FDD"/>
    <w:rsid w:val="00320016"/>
    <w:rsid w:val="0032001C"/>
    <w:rsid w:val="003200CE"/>
    <w:rsid w:val="003201D7"/>
    <w:rsid w:val="00320228"/>
    <w:rsid w:val="003203DB"/>
    <w:rsid w:val="0032081E"/>
    <w:rsid w:val="00320A53"/>
    <w:rsid w:val="00320BC0"/>
    <w:rsid w:val="00321327"/>
    <w:rsid w:val="003215CC"/>
    <w:rsid w:val="00321641"/>
    <w:rsid w:val="0032172A"/>
    <w:rsid w:val="00321796"/>
    <w:rsid w:val="003219D9"/>
    <w:rsid w:val="00321AF1"/>
    <w:rsid w:val="00321B54"/>
    <w:rsid w:val="00321D42"/>
    <w:rsid w:val="00321E3E"/>
    <w:rsid w:val="00321EA9"/>
    <w:rsid w:val="00321F2D"/>
    <w:rsid w:val="00321F57"/>
    <w:rsid w:val="00322093"/>
    <w:rsid w:val="0032213D"/>
    <w:rsid w:val="003222F1"/>
    <w:rsid w:val="0032237B"/>
    <w:rsid w:val="0032266B"/>
    <w:rsid w:val="00322981"/>
    <w:rsid w:val="00322A38"/>
    <w:rsid w:val="00322AD2"/>
    <w:rsid w:val="00322AE2"/>
    <w:rsid w:val="00322B99"/>
    <w:rsid w:val="00322CE6"/>
    <w:rsid w:val="00322EDD"/>
    <w:rsid w:val="0032309A"/>
    <w:rsid w:val="00323117"/>
    <w:rsid w:val="00323239"/>
    <w:rsid w:val="0032355F"/>
    <w:rsid w:val="00323853"/>
    <w:rsid w:val="003238E9"/>
    <w:rsid w:val="00323DA3"/>
    <w:rsid w:val="00324188"/>
    <w:rsid w:val="00324317"/>
    <w:rsid w:val="0032453C"/>
    <w:rsid w:val="0032499D"/>
    <w:rsid w:val="0032522E"/>
    <w:rsid w:val="00325304"/>
    <w:rsid w:val="00325323"/>
    <w:rsid w:val="00325503"/>
    <w:rsid w:val="00325533"/>
    <w:rsid w:val="003257B6"/>
    <w:rsid w:val="0032580D"/>
    <w:rsid w:val="00325889"/>
    <w:rsid w:val="00325909"/>
    <w:rsid w:val="00325B8B"/>
    <w:rsid w:val="00325C6C"/>
    <w:rsid w:val="00325CE4"/>
    <w:rsid w:val="00325EA9"/>
    <w:rsid w:val="00325FEC"/>
    <w:rsid w:val="003260FF"/>
    <w:rsid w:val="0032617E"/>
    <w:rsid w:val="003261D9"/>
    <w:rsid w:val="0032625D"/>
    <w:rsid w:val="0032636C"/>
    <w:rsid w:val="00326417"/>
    <w:rsid w:val="00326AA4"/>
    <w:rsid w:val="00326C93"/>
    <w:rsid w:val="00326D9A"/>
    <w:rsid w:val="00326F0C"/>
    <w:rsid w:val="00326FAD"/>
    <w:rsid w:val="003270A3"/>
    <w:rsid w:val="003270FE"/>
    <w:rsid w:val="00327120"/>
    <w:rsid w:val="00327147"/>
    <w:rsid w:val="00327491"/>
    <w:rsid w:val="00327513"/>
    <w:rsid w:val="0032786D"/>
    <w:rsid w:val="003279B8"/>
    <w:rsid w:val="00327DBD"/>
    <w:rsid w:val="00327DD6"/>
    <w:rsid w:val="00327FBF"/>
    <w:rsid w:val="00330057"/>
    <w:rsid w:val="003301A2"/>
    <w:rsid w:val="003304D3"/>
    <w:rsid w:val="00330630"/>
    <w:rsid w:val="003306A9"/>
    <w:rsid w:val="0033081B"/>
    <w:rsid w:val="00330978"/>
    <w:rsid w:val="00330A07"/>
    <w:rsid w:val="00330D40"/>
    <w:rsid w:val="00330E44"/>
    <w:rsid w:val="00331061"/>
    <w:rsid w:val="003312B1"/>
    <w:rsid w:val="00331650"/>
    <w:rsid w:val="003316BC"/>
    <w:rsid w:val="003316C2"/>
    <w:rsid w:val="00331B0B"/>
    <w:rsid w:val="00331DB0"/>
    <w:rsid w:val="00331DD7"/>
    <w:rsid w:val="00331EDF"/>
    <w:rsid w:val="00332201"/>
    <w:rsid w:val="00332274"/>
    <w:rsid w:val="00332313"/>
    <w:rsid w:val="00332359"/>
    <w:rsid w:val="0033280A"/>
    <w:rsid w:val="0033282A"/>
    <w:rsid w:val="00332924"/>
    <w:rsid w:val="00332ABB"/>
    <w:rsid w:val="00332AC4"/>
    <w:rsid w:val="00332B4A"/>
    <w:rsid w:val="00332D8A"/>
    <w:rsid w:val="00332E49"/>
    <w:rsid w:val="00333059"/>
    <w:rsid w:val="0033309C"/>
    <w:rsid w:val="00333150"/>
    <w:rsid w:val="0033318B"/>
    <w:rsid w:val="0033339D"/>
    <w:rsid w:val="0033349C"/>
    <w:rsid w:val="003339FE"/>
    <w:rsid w:val="00333DC3"/>
    <w:rsid w:val="00333E02"/>
    <w:rsid w:val="00333E2D"/>
    <w:rsid w:val="00333F70"/>
    <w:rsid w:val="00334026"/>
    <w:rsid w:val="00334167"/>
    <w:rsid w:val="003341CE"/>
    <w:rsid w:val="00334238"/>
    <w:rsid w:val="00334398"/>
    <w:rsid w:val="00334568"/>
    <w:rsid w:val="003345D3"/>
    <w:rsid w:val="0033467B"/>
    <w:rsid w:val="00334762"/>
    <w:rsid w:val="003347AC"/>
    <w:rsid w:val="00334864"/>
    <w:rsid w:val="003348D6"/>
    <w:rsid w:val="00334C72"/>
    <w:rsid w:val="00334D52"/>
    <w:rsid w:val="00334D69"/>
    <w:rsid w:val="00334EB7"/>
    <w:rsid w:val="00334FC4"/>
    <w:rsid w:val="003351A5"/>
    <w:rsid w:val="00335257"/>
    <w:rsid w:val="003353BE"/>
    <w:rsid w:val="00335497"/>
    <w:rsid w:val="00335598"/>
    <w:rsid w:val="00335707"/>
    <w:rsid w:val="00335968"/>
    <w:rsid w:val="003359C8"/>
    <w:rsid w:val="00335AAE"/>
    <w:rsid w:val="00335CE6"/>
    <w:rsid w:val="00335DF9"/>
    <w:rsid w:val="00335EB8"/>
    <w:rsid w:val="00335F2F"/>
    <w:rsid w:val="00335F36"/>
    <w:rsid w:val="00336381"/>
    <w:rsid w:val="003365D7"/>
    <w:rsid w:val="0033660D"/>
    <w:rsid w:val="00336A59"/>
    <w:rsid w:val="00336AF2"/>
    <w:rsid w:val="00336B0D"/>
    <w:rsid w:val="00336CA1"/>
    <w:rsid w:val="00336D1F"/>
    <w:rsid w:val="00336D57"/>
    <w:rsid w:val="00336D80"/>
    <w:rsid w:val="00336DD1"/>
    <w:rsid w:val="00336E50"/>
    <w:rsid w:val="00336EDE"/>
    <w:rsid w:val="00336F46"/>
    <w:rsid w:val="0033702B"/>
    <w:rsid w:val="0033736D"/>
    <w:rsid w:val="003376A2"/>
    <w:rsid w:val="00337735"/>
    <w:rsid w:val="0033778D"/>
    <w:rsid w:val="003377A6"/>
    <w:rsid w:val="003378D4"/>
    <w:rsid w:val="00337ABB"/>
    <w:rsid w:val="00337CC5"/>
    <w:rsid w:val="00337EA3"/>
    <w:rsid w:val="00340018"/>
    <w:rsid w:val="0034039C"/>
    <w:rsid w:val="0034041F"/>
    <w:rsid w:val="0034057C"/>
    <w:rsid w:val="00340644"/>
    <w:rsid w:val="003407AD"/>
    <w:rsid w:val="0034102F"/>
    <w:rsid w:val="00341120"/>
    <w:rsid w:val="0034116E"/>
    <w:rsid w:val="0034142B"/>
    <w:rsid w:val="00341505"/>
    <w:rsid w:val="00341518"/>
    <w:rsid w:val="0034151D"/>
    <w:rsid w:val="003419D1"/>
    <w:rsid w:val="00341A7A"/>
    <w:rsid w:val="00341C03"/>
    <w:rsid w:val="00341C0D"/>
    <w:rsid w:val="00341C1C"/>
    <w:rsid w:val="00341D09"/>
    <w:rsid w:val="00342254"/>
    <w:rsid w:val="00342296"/>
    <w:rsid w:val="00342553"/>
    <w:rsid w:val="00342574"/>
    <w:rsid w:val="00342590"/>
    <w:rsid w:val="0034266D"/>
    <w:rsid w:val="003427BE"/>
    <w:rsid w:val="00342952"/>
    <w:rsid w:val="00342A7A"/>
    <w:rsid w:val="00342C06"/>
    <w:rsid w:val="003431C1"/>
    <w:rsid w:val="0034325C"/>
    <w:rsid w:val="0034333A"/>
    <w:rsid w:val="00343539"/>
    <w:rsid w:val="00343650"/>
    <w:rsid w:val="00343930"/>
    <w:rsid w:val="00343936"/>
    <w:rsid w:val="0034393B"/>
    <w:rsid w:val="003439BD"/>
    <w:rsid w:val="00343A68"/>
    <w:rsid w:val="00343C31"/>
    <w:rsid w:val="00343C6B"/>
    <w:rsid w:val="00343FBA"/>
    <w:rsid w:val="003440F4"/>
    <w:rsid w:val="003443D2"/>
    <w:rsid w:val="00344554"/>
    <w:rsid w:val="003445D2"/>
    <w:rsid w:val="003445F0"/>
    <w:rsid w:val="003446DD"/>
    <w:rsid w:val="00344730"/>
    <w:rsid w:val="003448E0"/>
    <w:rsid w:val="00344D28"/>
    <w:rsid w:val="00344EE2"/>
    <w:rsid w:val="00345152"/>
    <w:rsid w:val="0034520C"/>
    <w:rsid w:val="00345782"/>
    <w:rsid w:val="003458DC"/>
    <w:rsid w:val="00345A69"/>
    <w:rsid w:val="00345BE4"/>
    <w:rsid w:val="00345D5F"/>
    <w:rsid w:val="00345DAC"/>
    <w:rsid w:val="00345F32"/>
    <w:rsid w:val="00346069"/>
    <w:rsid w:val="003461FD"/>
    <w:rsid w:val="0034640E"/>
    <w:rsid w:val="0034647C"/>
    <w:rsid w:val="003466CC"/>
    <w:rsid w:val="00346771"/>
    <w:rsid w:val="00346AEC"/>
    <w:rsid w:val="00346D16"/>
    <w:rsid w:val="00346E6D"/>
    <w:rsid w:val="00346F24"/>
    <w:rsid w:val="003471E7"/>
    <w:rsid w:val="0034723A"/>
    <w:rsid w:val="003472BA"/>
    <w:rsid w:val="003474B1"/>
    <w:rsid w:val="0034752B"/>
    <w:rsid w:val="0034770E"/>
    <w:rsid w:val="003477AC"/>
    <w:rsid w:val="003477B2"/>
    <w:rsid w:val="0034789E"/>
    <w:rsid w:val="003478DE"/>
    <w:rsid w:val="00347A1F"/>
    <w:rsid w:val="00347B5A"/>
    <w:rsid w:val="00347C9D"/>
    <w:rsid w:val="00347CD6"/>
    <w:rsid w:val="00347D1C"/>
    <w:rsid w:val="00347E6A"/>
    <w:rsid w:val="0035007E"/>
    <w:rsid w:val="003502AB"/>
    <w:rsid w:val="003502DC"/>
    <w:rsid w:val="0035033C"/>
    <w:rsid w:val="003503EE"/>
    <w:rsid w:val="003504EA"/>
    <w:rsid w:val="0035052E"/>
    <w:rsid w:val="0035053E"/>
    <w:rsid w:val="003508BA"/>
    <w:rsid w:val="00350A2B"/>
    <w:rsid w:val="00350AD0"/>
    <w:rsid w:val="00350B14"/>
    <w:rsid w:val="00350C5E"/>
    <w:rsid w:val="00350EC9"/>
    <w:rsid w:val="0035101D"/>
    <w:rsid w:val="00351026"/>
    <w:rsid w:val="00351028"/>
    <w:rsid w:val="003511D4"/>
    <w:rsid w:val="003513B5"/>
    <w:rsid w:val="00351513"/>
    <w:rsid w:val="003518D6"/>
    <w:rsid w:val="00351B6A"/>
    <w:rsid w:val="00351C23"/>
    <w:rsid w:val="00351C5F"/>
    <w:rsid w:val="00351C9E"/>
    <w:rsid w:val="00352020"/>
    <w:rsid w:val="00352072"/>
    <w:rsid w:val="00352097"/>
    <w:rsid w:val="003520B2"/>
    <w:rsid w:val="003520E6"/>
    <w:rsid w:val="00352284"/>
    <w:rsid w:val="003525FA"/>
    <w:rsid w:val="00352A95"/>
    <w:rsid w:val="00352BB9"/>
    <w:rsid w:val="00352DE5"/>
    <w:rsid w:val="003530CF"/>
    <w:rsid w:val="003531B3"/>
    <w:rsid w:val="00353552"/>
    <w:rsid w:val="0035385F"/>
    <w:rsid w:val="0035398D"/>
    <w:rsid w:val="003539F8"/>
    <w:rsid w:val="00353A2A"/>
    <w:rsid w:val="00353B75"/>
    <w:rsid w:val="00353BCC"/>
    <w:rsid w:val="00353C57"/>
    <w:rsid w:val="00353C7F"/>
    <w:rsid w:val="00353CC2"/>
    <w:rsid w:val="00353CD5"/>
    <w:rsid w:val="00353E9B"/>
    <w:rsid w:val="00353FB2"/>
    <w:rsid w:val="0035419E"/>
    <w:rsid w:val="00354313"/>
    <w:rsid w:val="0035441C"/>
    <w:rsid w:val="00354473"/>
    <w:rsid w:val="0035451F"/>
    <w:rsid w:val="00354945"/>
    <w:rsid w:val="0035499C"/>
    <w:rsid w:val="003549A5"/>
    <w:rsid w:val="00354CCC"/>
    <w:rsid w:val="00354DC7"/>
    <w:rsid w:val="00354DEA"/>
    <w:rsid w:val="00354F2F"/>
    <w:rsid w:val="00354FF0"/>
    <w:rsid w:val="0035502B"/>
    <w:rsid w:val="00355309"/>
    <w:rsid w:val="00355366"/>
    <w:rsid w:val="0035558F"/>
    <w:rsid w:val="003556E8"/>
    <w:rsid w:val="003556EA"/>
    <w:rsid w:val="003557B3"/>
    <w:rsid w:val="003557EB"/>
    <w:rsid w:val="0035598F"/>
    <w:rsid w:val="00355AAF"/>
    <w:rsid w:val="00355E7D"/>
    <w:rsid w:val="00356030"/>
    <w:rsid w:val="0035611C"/>
    <w:rsid w:val="00356121"/>
    <w:rsid w:val="003562E3"/>
    <w:rsid w:val="0035642B"/>
    <w:rsid w:val="00356525"/>
    <w:rsid w:val="00356616"/>
    <w:rsid w:val="003566A4"/>
    <w:rsid w:val="003566C0"/>
    <w:rsid w:val="003566C5"/>
    <w:rsid w:val="00356858"/>
    <w:rsid w:val="00356B8B"/>
    <w:rsid w:val="00356C03"/>
    <w:rsid w:val="00356C1C"/>
    <w:rsid w:val="00356C8D"/>
    <w:rsid w:val="00356D84"/>
    <w:rsid w:val="00356E53"/>
    <w:rsid w:val="00356ED3"/>
    <w:rsid w:val="00357218"/>
    <w:rsid w:val="00357252"/>
    <w:rsid w:val="003572AA"/>
    <w:rsid w:val="003572F8"/>
    <w:rsid w:val="003573A3"/>
    <w:rsid w:val="003576EA"/>
    <w:rsid w:val="003578F1"/>
    <w:rsid w:val="00357A42"/>
    <w:rsid w:val="00357B6E"/>
    <w:rsid w:val="00357BFC"/>
    <w:rsid w:val="00357D5E"/>
    <w:rsid w:val="00357F11"/>
    <w:rsid w:val="00357F4D"/>
    <w:rsid w:val="00360427"/>
    <w:rsid w:val="00360483"/>
    <w:rsid w:val="003604F3"/>
    <w:rsid w:val="003605F6"/>
    <w:rsid w:val="003606AD"/>
    <w:rsid w:val="00360739"/>
    <w:rsid w:val="0036088A"/>
    <w:rsid w:val="00360A74"/>
    <w:rsid w:val="00360B55"/>
    <w:rsid w:val="00360BFC"/>
    <w:rsid w:val="00360D3E"/>
    <w:rsid w:val="0036110E"/>
    <w:rsid w:val="0036113D"/>
    <w:rsid w:val="00361336"/>
    <w:rsid w:val="0036170A"/>
    <w:rsid w:val="003617B2"/>
    <w:rsid w:val="00361809"/>
    <w:rsid w:val="003619F0"/>
    <w:rsid w:val="00361A47"/>
    <w:rsid w:val="00361A88"/>
    <w:rsid w:val="00361B62"/>
    <w:rsid w:val="00361CBE"/>
    <w:rsid w:val="00361E59"/>
    <w:rsid w:val="00361F6C"/>
    <w:rsid w:val="003620C7"/>
    <w:rsid w:val="00362235"/>
    <w:rsid w:val="00362417"/>
    <w:rsid w:val="0036250C"/>
    <w:rsid w:val="0036289C"/>
    <w:rsid w:val="00362995"/>
    <w:rsid w:val="00362A0F"/>
    <w:rsid w:val="00362AC5"/>
    <w:rsid w:val="00362C0A"/>
    <w:rsid w:val="00362E8A"/>
    <w:rsid w:val="00362F1F"/>
    <w:rsid w:val="00362FDD"/>
    <w:rsid w:val="0036318A"/>
    <w:rsid w:val="0036323D"/>
    <w:rsid w:val="00363335"/>
    <w:rsid w:val="00363363"/>
    <w:rsid w:val="003634C7"/>
    <w:rsid w:val="00363608"/>
    <w:rsid w:val="00363C3D"/>
    <w:rsid w:val="00363C69"/>
    <w:rsid w:val="00363D14"/>
    <w:rsid w:val="00363E56"/>
    <w:rsid w:val="00364036"/>
    <w:rsid w:val="00364041"/>
    <w:rsid w:val="003640FC"/>
    <w:rsid w:val="0036414D"/>
    <w:rsid w:val="0036416C"/>
    <w:rsid w:val="0036428A"/>
    <w:rsid w:val="00364376"/>
    <w:rsid w:val="00364465"/>
    <w:rsid w:val="00364687"/>
    <w:rsid w:val="0036478D"/>
    <w:rsid w:val="00364824"/>
    <w:rsid w:val="00364838"/>
    <w:rsid w:val="00364AE1"/>
    <w:rsid w:val="00364C10"/>
    <w:rsid w:val="00364D00"/>
    <w:rsid w:val="00364DBE"/>
    <w:rsid w:val="00364DF7"/>
    <w:rsid w:val="00365062"/>
    <w:rsid w:val="00365081"/>
    <w:rsid w:val="00365090"/>
    <w:rsid w:val="00365093"/>
    <w:rsid w:val="003650E9"/>
    <w:rsid w:val="0036519E"/>
    <w:rsid w:val="003651C9"/>
    <w:rsid w:val="0036524D"/>
    <w:rsid w:val="00365269"/>
    <w:rsid w:val="00365372"/>
    <w:rsid w:val="003653AC"/>
    <w:rsid w:val="0036542F"/>
    <w:rsid w:val="00365A50"/>
    <w:rsid w:val="00365AFC"/>
    <w:rsid w:val="00365B88"/>
    <w:rsid w:val="00365C17"/>
    <w:rsid w:val="00365E82"/>
    <w:rsid w:val="00365E84"/>
    <w:rsid w:val="00365FCE"/>
    <w:rsid w:val="003660CD"/>
    <w:rsid w:val="00366268"/>
    <w:rsid w:val="003662E1"/>
    <w:rsid w:val="00366423"/>
    <w:rsid w:val="003664EE"/>
    <w:rsid w:val="00366657"/>
    <w:rsid w:val="003666CC"/>
    <w:rsid w:val="00366728"/>
    <w:rsid w:val="00366798"/>
    <w:rsid w:val="003667DB"/>
    <w:rsid w:val="0036695D"/>
    <w:rsid w:val="00366A29"/>
    <w:rsid w:val="00366AA5"/>
    <w:rsid w:val="00366BF0"/>
    <w:rsid w:val="00366DA0"/>
    <w:rsid w:val="003670B2"/>
    <w:rsid w:val="00367182"/>
    <w:rsid w:val="00367382"/>
    <w:rsid w:val="00367589"/>
    <w:rsid w:val="003675B4"/>
    <w:rsid w:val="003675DD"/>
    <w:rsid w:val="00367A50"/>
    <w:rsid w:val="00367AB5"/>
    <w:rsid w:val="00367B49"/>
    <w:rsid w:val="00367D29"/>
    <w:rsid w:val="00367D8B"/>
    <w:rsid w:val="00367E0C"/>
    <w:rsid w:val="00367E21"/>
    <w:rsid w:val="00367EC1"/>
    <w:rsid w:val="003700FB"/>
    <w:rsid w:val="00370114"/>
    <w:rsid w:val="003701A9"/>
    <w:rsid w:val="003701BF"/>
    <w:rsid w:val="00370294"/>
    <w:rsid w:val="003702E1"/>
    <w:rsid w:val="003707BA"/>
    <w:rsid w:val="003708B3"/>
    <w:rsid w:val="003708D2"/>
    <w:rsid w:val="0037094B"/>
    <w:rsid w:val="00370A3B"/>
    <w:rsid w:val="00370B88"/>
    <w:rsid w:val="00370E33"/>
    <w:rsid w:val="00371122"/>
    <w:rsid w:val="00371383"/>
    <w:rsid w:val="003714BC"/>
    <w:rsid w:val="0037175C"/>
    <w:rsid w:val="0037195E"/>
    <w:rsid w:val="003719CD"/>
    <w:rsid w:val="003719E0"/>
    <w:rsid w:val="00371A8D"/>
    <w:rsid w:val="00371B1C"/>
    <w:rsid w:val="00371C57"/>
    <w:rsid w:val="00371CC4"/>
    <w:rsid w:val="00371D61"/>
    <w:rsid w:val="00371E87"/>
    <w:rsid w:val="00371FA1"/>
    <w:rsid w:val="00371FA9"/>
    <w:rsid w:val="003720EC"/>
    <w:rsid w:val="0037218B"/>
    <w:rsid w:val="003722DF"/>
    <w:rsid w:val="00372345"/>
    <w:rsid w:val="0037267B"/>
    <w:rsid w:val="0037297E"/>
    <w:rsid w:val="00372B28"/>
    <w:rsid w:val="00372BC6"/>
    <w:rsid w:val="00372CF2"/>
    <w:rsid w:val="00372D29"/>
    <w:rsid w:val="00372D7A"/>
    <w:rsid w:val="00372E00"/>
    <w:rsid w:val="00372E37"/>
    <w:rsid w:val="00372E9B"/>
    <w:rsid w:val="00372EDA"/>
    <w:rsid w:val="00372F9F"/>
    <w:rsid w:val="0037312D"/>
    <w:rsid w:val="00373177"/>
    <w:rsid w:val="003732A3"/>
    <w:rsid w:val="00373321"/>
    <w:rsid w:val="00373465"/>
    <w:rsid w:val="003734D8"/>
    <w:rsid w:val="003736DD"/>
    <w:rsid w:val="003736DE"/>
    <w:rsid w:val="00373989"/>
    <w:rsid w:val="00373A7D"/>
    <w:rsid w:val="00373E1E"/>
    <w:rsid w:val="00373F4F"/>
    <w:rsid w:val="00374128"/>
    <w:rsid w:val="00374168"/>
    <w:rsid w:val="00374341"/>
    <w:rsid w:val="00374382"/>
    <w:rsid w:val="0037451C"/>
    <w:rsid w:val="00374545"/>
    <w:rsid w:val="00374615"/>
    <w:rsid w:val="0037484D"/>
    <w:rsid w:val="00374A00"/>
    <w:rsid w:val="00374A01"/>
    <w:rsid w:val="00374B56"/>
    <w:rsid w:val="00374CF7"/>
    <w:rsid w:val="00374D59"/>
    <w:rsid w:val="00374EBC"/>
    <w:rsid w:val="00374EF3"/>
    <w:rsid w:val="00374F41"/>
    <w:rsid w:val="0037525A"/>
    <w:rsid w:val="003754EB"/>
    <w:rsid w:val="00375678"/>
    <w:rsid w:val="003756D2"/>
    <w:rsid w:val="0037578A"/>
    <w:rsid w:val="0037583D"/>
    <w:rsid w:val="00375879"/>
    <w:rsid w:val="00375900"/>
    <w:rsid w:val="00375A8C"/>
    <w:rsid w:val="00375BA0"/>
    <w:rsid w:val="00375CBE"/>
    <w:rsid w:val="00375F04"/>
    <w:rsid w:val="00376139"/>
    <w:rsid w:val="003761BC"/>
    <w:rsid w:val="003761C9"/>
    <w:rsid w:val="00376202"/>
    <w:rsid w:val="00376432"/>
    <w:rsid w:val="003765F5"/>
    <w:rsid w:val="003765F8"/>
    <w:rsid w:val="003767E6"/>
    <w:rsid w:val="003768CF"/>
    <w:rsid w:val="003768E8"/>
    <w:rsid w:val="0037691C"/>
    <w:rsid w:val="003769D7"/>
    <w:rsid w:val="00376CB9"/>
    <w:rsid w:val="00376D2B"/>
    <w:rsid w:val="00376E8B"/>
    <w:rsid w:val="00377188"/>
    <w:rsid w:val="0037719E"/>
    <w:rsid w:val="00377257"/>
    <w:rsid w:val="003772F2"/>
    <w:rsid w:val="00377317"/>
    <w:rsid w:val="00377483"/>
    <w:rsid w:val="003775A8"/>
    <w:rsid w:val="00377640"/>
    <w:rsid w:val="0037796D"/>
    <w:rsid w:val="00377A48"/>
    <w:rsid w:val="00377ABF"/>
    <w:rsid w:val="00377B29"/>
    <w:rsid w:val="00377B71"/>
    <w:rsid w:val="0038013C"/>
    <w:rsid w:val="00380206"/>
    <w:rsid w:val="003802E2"/>
    <w:rsid w:val="003803A9"/>
    <w:rsid w:val="00380407"/>
    <w:rsid w:val="00380795"/>
    <w:rsid w:val="003807FD"/>
    <w:rsid w:val="00380A87"/>
    <w:rsid w:val="00380B46"/>
    <w:rsid w:val="003810C0"/>
    <w:rsid w:val="0038122E"/>
    <w:rsid w:val="0038139A"/>
    <w:rsid w:val="0038155D"/>
    <w:rsid w:val="003816B7"/>
    <w:rsid w:val="00381B12"/>
    <w:rsid w:val="00381B43"/>
    <w:rsid w:val="00381C58"/>
    <w:rsid w:val="00381C8D"/>
    <w:rsid w:val="00381C8E"/>
    <w:rsid w:val="00381E5B"/>
    <w:rsid w:val="00381EC6"/>
    <w:rsid w:val="00381F86"/>
    <w:rsid w:val="00382019"/>
    <w:rsid w:val="00382171"/>
    <w:rsid w:val="003823C3"/>
    <w:rsid w:val="00382452"/>
    <w:rsid w:val="00382751"/>
    <w:rsid w:val="003828DA"/>
    <w:rsid w:val="003829B7"/>
    <w:rsid w:val="00382E68"/>
    <w:rsid w:val="00382EE9"/>
    <w:rsid w:val="00383119"/>
    <w:rsid w:val="00383243"/>
    <w:rsid w:val="00383473"/>
    <w:rsid w:val="00383489"/>
    <w:rsid w:val="0038359C"/>
    <w:rsid w:val="0038369A"/>
    <w:rsid w:val="003836F0"/>
    <w:rsid w:val="00383924"/>
    <w:rsid w:val="003839D6"/>
    <w:rsid w:val="00383BA0"/>
    <w:rsid w:val="00383C6A"/>
    <w:rsid w:val="00383D77"/>
    <w:rsid w:val="00383FCF"/>
    <w:rsid w:val="00384016"/>
    <w:rsid w:val="00384050"/>
    <w:rsid w:val="003842FF"/>
    <w:rsid w:val="003847D8"/>
    <w:rsid w:val="0038488D"/>
    <w:rsid w:val="003848D2"/>
    <w:rsid w:val="003849DF"/>
    <w:rsid w:val="00384A81"/>
    <w:rsid w:val="00384AFC"/>
    <w:rsid w:val="00384E9A"/>
    <w:rsid w:val="00385014"/>
    <w:rsid w:val="00385188"/>
    <w:rsid w:val="0038538C"/>
    <w:rsid w:val="003853AC"/>
    <w:rsid w:val="0038550F"/>
    <w:rsid w:val="003858F8"/>
    <w:rsid w:val="00385A6B"/>
    <w:rsid w:val="00385AB4"/>
    <w:rsid w:val="00385BE8"/>
    <w:rsid w:val="00385C24"/>
    <w:rsid w:val="00385E0A"/>
    <w:rsid w:val="00385E60"/>
    <w:rsid w:val="00385E68"/>
    <w:rsid w:val="00385E78"/>
    <w:rsid w:val="00385ECC"/>
    <w:rsid w:val="00385EFD"/>
    <w:rsid w:val="003860B3"/>
    <w:rsid w:val="00386307"/>
    <w:rsid w:val="003863C8"/>
    <w:rsid w:val="0038647F"/>
    <w:rsid w:val="00386A3D"/>
    <w:rsid w:val="00386BDD"/>
    <w:rsid w:val="00386DB4"/>
    <w:rsid w:val="00386E34"/>
    <w:rsid w:val="00386F6B"/>
    <w:rsid w:val="00386F94"/>
    <w:rsid w:val="00386FE4"/>
    <w:rsid w:val="003871FE"/>
    <w:rsid w:val="0038725C"/>
    <w:rsid w:val="0038728C"/>
    <w:rsid w:val="00387557"/>
    <w:rsid w:val="00387564"/>
    <w:rsid w:val="0038756F"/>
    <w:rsid w:val="00387590"/>
    <w:rsid w:val="003875B5"/>
    <w:rsid w:val="00387791"/>
    <w:rsid w:val="00387889"/>
    <w:rsid w:val="00387977"/>
    <w:rsid w:val="00387BCD"/>
    <w:rsid w:val="00387C26"/>
    <w:rsid w:val="00387C63"/>
    <w:rsid w:val="00387DCD"/>
    <w:rsid w:val="00387ECF"/>
    <w:rsid w:val="003900B1"/>
    <w:rsid w:val="00390139"/>
    <w:rsid w:val="003902D1"/>
    <w:rsid w:val="00390590"/>
    <w:rsid w:val="003907B2"/>
    <w:rsid w:val="003907C1"/>
    <w:rsid w:val="003907DD"/>
    <w:rsid w:val="00390865"/>
    <w:rsid w:val="003908E4"/>
    <w:rsid w:val="00390BED"/>
    <w:rsid w:val="00390C2D"/>
    <w:rsid w:val="00390CA3"/>
    <w:rsid w:val="00390DC1"/>
    <w:rsid w:val="00390E16"/>
    <w:rsid w:val="00390EA7"/>
    <w:rsid w:val="0039122B"/>
    <w:rsid w:val="003912AF"/>
    <w:rsid w:val="003913A2"/>
    <w:rsid w:val="00391518"/>
    <w:rsid w:val="0039158F"/>
    <w:rsid w:val="00391809"/>
    <w:rsid w:val="00391958"/>
    <w:rsid w:val="003919B0"/>
    <w:rsid w:val="00391BA1"/>
    <w:rsid w:val="00391F4E"/>
    <w:rsid w:val="00391FD6"/>
    <w:rsid w:val="003922BF"/>
    <w:rsid w:val="003923F4"/>
    <w:rsid w:val="00392540"/>
    <w:rsid w:val="003925E2"/>
    <w:rsid w:val="0039271A"/>
    <w:rsid w:val="00392A21"/>
    <w:rsid w:val="00392AF8"/>
    <w:rsid w:val="00393063"/>
    <w:rsid w:val="00393149"/>
    <w:rsid w:val="00393182"/>
    <w:rsid w:val="00393183"/>
    <w:rsid w:val="00393238"/>
    <w:rsid w:val="003933D8"/>
    <w:rsid w:val="003933F0"/>
    <w:rsid w:val="0039367D"/>
    <w:rsid w:val="003936A2"/>
    <w:rsid w:val="003936CB"/>
    <w:rsid w:val="00393BCF"/>
    <w:rsid w:val="00393E87"/>
    <w:rsid w:val="00393EFC"/>
    <w:rsid w:val="00393F6D"/>
    <w:rsid w:val="003940DF"/>
    <w:rsid w:val="00394421"/>
    <w:rsid w:val="0039446C"/>
    <w:rsid w:val="003944EB"/>
    <w:rsid w:val="00394620"/>
    <w:rsid w:val="0039463E"/>
    <w:rsid w:val="00394666"/>
    <w:rsid w:val="00394895"/>
    <w:rsid w:val="0039490F"/>
    <w:rsid w:val="0039491F"/>
    <w:rsid w:val="00394B9D"/>
    <w:rsid w:val="00394C34"/>
    <w:rsid w:val="00394E72"/>
    <w:rsid w:val="00394F0F"/>
    <w:rsid w:val="00394F1C"/>
    <w:rsid w:val="00394FC7"/>
    <w:rsid w:val="00395198"/>
    <w:rsid w:val="00395391"/>
    <w:rsid w:val="0039544D"/>
    <w:rsid w:val="003955DA"/>
    <w:rsid w:val="00395688"/>
    <w:rsid w:val="003958FC"/>
    <w:rsid w:val="00395A71"/>
    <w:rsid w:val="00395AF0"/>
    <w:rsid w:val="00395B53"/>
    <w:rsid w:val="00395CE5"/>
    <w:rsid w:val="00396046"/>
    <w:rsid w:val="00396110"/>
    <w:rsid w:val="00396258"/>
    <w:rsid w:val="003962C2"/>
    <w:rsid w:val="00396435"/>
    <w:rsid w:val="00396512"/>
    <w:rsid w:val="00396532"/>
    <w:rsid w:val="003966B1"/>
    <w:rsid w:val="003966E3"/>
    <w:rsid w:val="00396A43"/>
    <w:rsid w:val="00396AAE"/>
    <w:rsid w:val="00396AF6"/>
    <w:rsid w:val="00396B26"/>
    <w:rsid w:val="00396B64"/>
    <w:rsid w:val="00396D1A"/>
    <w:rsid w:val="00396EFB"/>
    <w:rsid w:val="00396F17"/>
    <w:rsid w:val="0039711A"/>
    <w:rsid w:val="00397140"/>
    <w:rsid w:val="00397204"/>
    <w:rsid w:val="003972A9"/>
    <w:rsid w:val="00397346"/>
    <w:rsid w:val="003973DC"/>
    <w:rsid w:val="00397418"/>
    <w:rsid w:val="00397433"/>
    <w:rsid w:val="00397500"/>
    <w:rsid w:val="003976A3"/>
    <w:rsid w:val="003977FE"/>
    <w:rsid w:val="003978C2"/>
    <w:rsid w:val="00397B48"/>
    <w:rsid w:val="00397B5C"/>
    <w:rsid w:val="00397E32"/>
    <w:rsid w:val="00397E5E"/>
    <w:rsid w:val="003A003F"/>
    <w:rsid w:val="003A00EA"/>
    <w:rsid w:val="003A0137"/>
    <w:rsid w:val="003A0275"/>
    <w:rsid w:val="003A02B4"/>
    <w:rsid w:val="003A036F"/>
    <w:rsid w:val="003A037F"/>
    <w:rsid w:val="003A0591"/>
    <w:rsid w:val="003A05B2"/>
    <w:rsid w:val="003A070C"/>
    <w:rsid w:val="003A0738"/>
    <w:rsid w:val="003A0760"/>
    <w:rsid w:val="003A0865"/>
    <w:rsid w:val="003A088A"/>
    <w:rsid w:val="003A09D9"/>
    <w:rsid w:val="003A0DAB"/>
    <w:rsid w:val="003A0E1A"/>
    <w:rsid w:val="003A0E23"/>
    <w:rsid w:val="003A0FB0"/>
    <w:rsid w:val="003A13F8"/>
    <w:rsid w:val="003A1603"/>
    <w:rsid w:val="003A176B"/>
    <w:rsid w:val="003A18B3"/>
    <w:rsid w:val="003A18B9"/>
    <w:rsid w:val="003A1921"/>
    <w:rsid w:val="003A1B6A"/>
    <w:rsid w:val="003A1C08"/>
    <w:rsid w:val="003A1C7C"/>
    <w:rsid w:val="003A1C95"/>
    <w:rsid w:val="003A1C9D"/>
    <w:rsid w:val="003A1DBF"/>
    <w:rsid w:val="003A1DF9"/>
    <w:rsid w:val="003A1E49"/>
    <w:rsid w:val="003A1F13"/>
    <w:rsid w:val="003A1FB5"/>
    <w:rsid w:val="003A2011"/>
    <w:rsid w:val="003A2177"/>
    <w:rsid w:val="003A2231"/>
    <w:rsid w:val="003A2283"/>
    <w:rsid w:val="003A23DB"/>
    <w:rsid w:val="003A2432"/>
    <w:rsid w:val="003A2493"/>
    <w:rsid w:val="003A2494"/>
    <w:rsid w:val="003A258C"/>
    <w:rsid w:val="003A259C"/>
    <w:rsid w:val="003A2ACE"/>
    <w:rsid w:val="003A2AEE"/>
    <w:rsid w:val="003A2E01"/>
    <w:rsid w:val="003A2E41"/>
    <w:rsid w:val="003A2F0B"/>
    <w:rsid w:val="003A3074"/>
    <w:rsid w:val="003A328F"/>
    <w:rsid w:val="003A32E4"/>
    <w:rsid w:val="003A33F7"/>
    <w:rsid w:val="003A3584"/>
    <w:rsid w:val="003A35F9"/>
    <w:rsid w:val="003A3676"/>
    <w:rsid w:val="003A369A"/>
    <w:rsid w:val="003A36CD"/>
    <w:rsid w:val="003A37E9"/>
    <w:rsid w:val="003A3871"/>
    <w:rsid w:val="003A395F"/>
    <w:rsid w:val="003A3A2F"/>
    <w:rsid w:val="003A3B91"/>
    <w:rsid w:val="003A3CE9"/>
    <w:rsid w:val="003A3D46"/>
    <w:rsid w:val="003A4008"/>
    <w:rsid w:val="003A40EF"/>
    <w:rsid w:val="003A4509"/>
    <w:rsid w:val="003A4707"/>
    <w:rsid w:val="003A4774"/>
    <w:rsid w:val="003A479F"/>
    <w:rsid w:val="003A489B"/>
    <w:rsid w:val="003A49AD"/>
    <w:rsid w:val="003A4D14"/>
    <w:rsid w:val="003A5136"/>
    <w:rsid w:val="003A52F8"/>
    <w:rsid w:val="003A5355"/>
    <w:rsid w:val="003A53B0"/>
    <w:rsid w:val="003A54E5"/>
    <w:rsid w:val="003A560C"/>
    <w:rsid w:val="003A576B"/>
    <w:rsid w:val="003A5A73"/>
    <w:rsid w:val="003A5C99"/>
    <w:rsid w:val="003A5D3C"/>
    <w:rsid w:val="003A5E17"/>
    <w:rsid w:val="003A5E6B"/>
    <w:rsid w:val="003A5F2E"/>
    <w:rsid w:val="003A6201"/>
    <w:rsid w:val="003A6246"/>
    <w:rsid w:val="003A63ED"/>
    <w:rsid w:val="003A66AF"/>
    <w:rsid w:val="003A66F2"/>
    <w:rsid w:val="003A675A"/>
    <w:rsid w:val="003A69BE"/>
    <w:rsid w:val="003A69F2"/>
    <w:rsid w:val="003A6A6A"/>
    <w:rsid w:val="003A6C22"/>
    <w:rsid w:val="003A6C46"/>
    <w:rsid w:val="003A6D0D"/>
    <w:rsid w:val="003A6F61"/>
    <w:rsid w:val="003A6FCF"/>
    <w:rsid w:val="003A7402"/>
    <w:rsid w:val="003A7526"/>
    <w:rsid w:val="003A7616"/>
    <w:rsid w:val="003A767C"/>
    <w:rsid w:val="003A7A7C"/>
    <w:rsid w:val="003A7CA0"/>
    <w:rsid w:val="003A7D71"/>
    <w:rsid w:val="003A7D85"/>
    <w:rsid w:val="003A7EF0"/>
    <w:rsid w:val="003A7F4B"/>
    <w:rsid w:val="003B03B9"/>
    <w:rsid w:val="003B0504"/>
    <w:rsid w:val="003B0B98"/>
    <w:rsid w:val="003B0BD2"/>
    <w:rsid w:val="003B0F0C"/>
    <w:rsid w:val="003B0FAC"/>
    <w:rsid w:val="003B1008"/>
    <w:rsid w:val="003B1051"/>
    <w:rsid w:val="003B10BE"/>
    <w:rsid w:val="003B1249"/>
    <w:rsid w:val="003B14BD"/>
    <w:rsid w:val="003B1597"/>
    <w:rsid w:val="003B16AA"/>
    <w:rsid w:val="003B189D"/>
    <w:rsid w:val="003B18D0"/>
    <w:rsid w:val="003B18EC"/>
    <w:rsid w:val="003B1A34"/>
    <w:rsid w:val="003B1AF7"/>
    <w:rsid w:val="003B1B08"/>
    <w:rsid w:val="003B1C43"/>
    <w:rsid w:val="003B1F64"/>
    <w:rsid w:val="003B2071"/>
    <w:rsid w:val="003B22AF"/>
    <w:rsid w:val="003B2305"/>
    <w:rsid w:val="003B232A"/>
    <w:rsid w:val="003B240B"/>
    <w:rsid w:val="003B2817"/>
    <w:rsid w:val="003B2904"/>
    <w:rsid w:val="003B2968"/>
    <w:rsid w:val="003B2E49"/>
    <w:rsid w:val="003B2E83"/>
    <w:rsid w:val="003B2F39"/>
    <w:rsid w:val="003B34EC"/>
    <w:rsid w:val="003B34FC"/>
    <w:rsid w:val="003B36C0"/>
    <w:rsid w:val="003B3BD9"/>
    <w:rsid w:val="003B3C2F"/>
    <w:rsid w:val="003B3FBD"/>
    <w:rsid w:val="003B3FE5"/>
    <w:rsid w:val="003B409C"/>
    <w:rsid w:val="003B4209"/>
    <w:rsid w:val="003B4344"/>
    <w:rsid w:val="003B43FC"/>
    <w:rsid w:val="003B471B"/>
    <w:rsid w:val="003B4825"/>
    <w:rsid w:val="003B483C"/>
    <w:rsid w:val="003B4851"/>
    <w:rsid w:val="003B493D"/>
    <w:rsid w:val="003B49B9"/>
    <w:rsid w:val="003B49EE"/>
    <w:rsid w:val="003B4A3F"/>
    <w:rsid w:val="003B4C23"/>
    <w:rsid w:val="003B4D17"/>
    <w:rsid w:val="003B502C"/>
    <w:rsid w:val="003B50B3"/>
    <w:rsid w:val="003B53B0"/>
    <w:rsid w:val="003B551A"/>
    <w:rsid w:val="003B554B"/>
    <w:rsid w:val="003B5592"/>
    <w:rsid w:val="003B55F5"/>
    <w:rsid w:val="003B5675"/>
    <w:rsid w:val="003B5710"/>
    <w:rsid w:val="003B57F0"/>
    <w:rsid w:val="003B583F"/>
    <w:rsid w:val="003B58E4"/>
    <w:rsid w:val="003B5A82"/>
    <w:rsid w:val="003B5C6E"/>
    <w:rsid w:val="003B5CB1"/>
    <w:rsid w:val="003B5D1D"/>
    <w:rsid w:val="003B6022"/>
    <w:rsid w:val="003B6060"/>
    <w:rsid w:val="003B6082"/>
    <w:rsid w:val="003B62A5"/>
    <w:rsid w:val="003B66C4"/>
    <w:rsid w:val="003B6817"/>
    <w:rsid w:val="003B68B5"/>
    <w:rsid w:val="003B692F"/>
    <w:rsid w:val="003B6A40"/>
    <w:rsid w:val="003B6ACD"/>
    <w:rsid w:val="003B6B3B"/>
    <w:rsid w:val="003B6CEA"/>
    <w:rsid w:val="003B6CF1"/>
    <w:rsid w:val="003B6D20"/>
    <w:rsid w:val="003B6D54"/>
    <w:rsid w:val="003B6DA8"/>
    <w:rsid w:val="003B6F19"/>
    <w:rsid w:val="003B6F44"/>
    <w:rsid w:val="003B6F92"/>
    <w:rsid w:val="003B7043"/>
    <w:rsid w:val="003B73D2"/>
    <w:rsid w:val="003B7445"/>
    <w:rsid w:val="003B7778"/>
    <w:rsid w:val="003B7779"/>
    <w:rsid w:val="003B7AE1"/>
    <w:rsid w:val="003B7C3C"/>
    <w:rsid w:val="003B7CEC"/>
    <w:rsid w:val="003B7EB5"/>
    <w:rsid w:val="003B7F69"/>
    <w:rsid w:val="003B7FC1"/>
    <w:rsid w:val="003C000F"/>
    <w:rsid w:val="003C005B"/>
    <w:rsid w:val="003C0294"/>
    <w:rsid w:val="003C03C1"/>
    <w:rsid w:val="003C0412"/>
    <w:rsid w:val="003C059F"/>
    <w:rsid w:val="003C068F"/>
    <w:rsid w:val="003C06BF"/>
    <w:rsid w:val="003C072E"/>
    <w:rsid w:val="003C074C"/>
    <w:rsid w:val="003C07B6"/>
    <w:rsid w:val="003C08F5"/>
    <w:rsid w:val="003C0B41"/>
    <w:rsid w:val="003C0B59"/>
    <w:rsid w:val="003C0BDD"/>
    <w:rsid w:val="003C0CC6"/>
    <w:rsid w:val="003C0D88"/>
    <w:rsid w:val="003C0E65"/>
    <w:rsid w:val="003C0E96"/>
    <w:rsid w:val="003C0F5F"/>
    <w:rsid w:val="003C0F70"/>
    <w:rsid w:val="003C116B"/>
    <w:rsid w:val="003C12B7"/>
    <w:rsid w:val="003C1348"/>
    <w:rsid w:val="003C1889"/>
    <w:rsid w:val="003C18BD"/>
    <w:rsid w:val="003C1A5D"/>
    <w:rsid w:val="003C1DDD"/>
    <w:rsid w:val="003C1EE4"/>
    <w:rsid w:val="003C1F8D"/>
    <w:rsid w:val="003C1FA7"/>
    <w:rsid w:val="003C20FA"/>
    <w:rsid w:val="003C212E"/>
    <w:rsid w:val="003C21AE"/>
    <w:rsid w:val="003C21B5"/>
    <w:rsid w:val="003C2375"/>
    <w:rsid w:val="003C2621"/>
    <w:rsid w:val="003C2636"/>
    <w:rsid w:val="003C2747"/>
    <w:rsid w:val="003C299D"/>
    <w:rsid w:val="003C2A58"/>
    <w:rsid w:val="003C2B58"/>
    <w:rsid w:val="003C2C6A"/>
    <w:rsid w:val="003C2F42"/>
    <w:rsid w:val="003C2F50"/>
    <w:rsid w:val="003C2FFB"/>
    <w:rsid w:val="003C30E0"/>
    <w:rsid w:val="003C3120"/>
    <w:rsid w:val="003C3262"/>
    <w:rsid w:val="003C383C"/>
    <w:rsid w:val="003C3963"/>
    <w:rsid w:val="003C3BA7"/>
    <w:rsid w:val="003C3CD7"/>
    <w:rsid w:val="003C3D59"/>
    <w:rsid w:val="003C415A"/>
    <w:rsid w:val="003C4336"/>
    <w:rsid w:val="003C4520"/>
    <w:rsid w:val="003C458C"/>
    <w:rsid w:val="003C4704"/>
    <w:rsid w:val="003C47D9"/>
    <w:rsid w:val="003C4922"/>
    <w:rsid w:val="003C4C88"/>
    <w:rsid w:val="003C4CA6"/>
    <w:rsid w:val="003C4D54"/>
    <w:rsid w:val="003C4F37"/>
    <w:rsid w:val="003C5071"/>
    <w:rsid w:val="003C509E"/>
    <w:rsid w:val="003C50BC"/>
    <w:rsid w:val="003C5303"/>
    <w:rsid w:val="003C537D"/>
    <w:rsid w:val="003C55A3"/>
    <w:rsid w:val="003C5639"/>
    <w:rsid w:val="003C56B4"/>
    <w:rsid w:val="003C56DD"/>
    <w:rsid w:val="003C581F"/>
    <w:rsid w:val="003C5ACD"/>
    <w:rsid w:val="003C5BD3"/>
    <w:rsid w:val="003C5C69"/>
    <w:rsid w:val="003C5D47"/>
    <w:rsid w:val="003C5DCB"/>
    <w:rsid w:val="003C609A"/>
    <w:rsid w:val="003C60CA"/>
    <w:rsid w:val="003C615B"/>
    <w:rsid w:val="003C62BB"/>
    <w:rsid w:val="003C62C4"/>
    <w:rsid w:val="003C672A"/>
    <w:rsid w:val="003C6934"/>
    <w:rsid w:val="003C69B5"/>
    <w:rsid w:val="003C6DAD"/>
    <w:rsid w:val="003C6DB8"/>
    <w:rsid w:val="003C6DE0"/>
    <w:rsid w:val="003C7224"/>
    <w:rsid w:val="003C7479"/>
    <w:rsid w:val="003C7740"/>
    <w:rsid w:val="003C794B"/>
    <w:rsid w:val="003C7A3B"/>
    <w:rsid w:val="003C7C34"/>
    <w:rsid w:val="003C7C8A"/>
    <w:rsid w:val="003C7ECD"/>
    <w:rsid w:val="003C7FAE"/>
    <w:rsid w:val="003D008C"/>
    <w:rsid w:val="003D00A9"/>
    <w:rsid w:val="003D03FA"/>
    <w:rsid w:val="003D042F"/>
    <w:rsid w:val="003D0556"/>
    <w:rsid w:val="003D071D"/>
    <w:rsid w:val="003D0784"/>
    <w:rsid w:val="003D07CA"/>
    <w:rsid w:val="003D0945"/>
    <w:rsid w:val="003D0A8E"/>
    <w:rsid w:val="003D0ACD"/>
    <w:rsid w:val="003D0BAC"/>
    <w:rsid w:val="003D0CEF"/>
    <w:rsid w:val="003D0D3B"/>
    <w:rsid w:val="003D13D3"/>
    <w:rsid w:val="003D14A1"/>
    <w:rsid w:val="003D1588"/>
    <w:rsid w:val="003D176B"/>
    <w:rsid w:val="003D18BB"/>
    <w:rsid w:val="003D1979"/>
    <w:rsid w:val="003D19AD"/>
    <w:rsid w:val="003D19F0"/>
    <w:rsid w:val="003D1B19"/>
    <w:rsid w:val="003D1C5A"/>
    <w:rsid w:val="003D1FC1"/>
    <w:rsid w:val="003D2102"/>
    <w:rsid w:val="003D21BF"/>
    <w:rsid w:val="003D21F0"/>
    <w:rsid w:val="003D23B4"/>
    <w:rsid w:val="003D23D1"/>
    <w:rsid w:val="003D2567"/>
    <w:rsid w:val="003D2635"/>
    <w:rsid w:val="003D28D3"/>
    <w:rsid w:val="003D2932"/>
    <w:rsid w:val="003D29EF"/>
    <w:rsid w:val="003D2A78"/>
    <w:rsid w:val="003D2D06"/>
    <w:rsid w:val="003D2FED"/>
    <w:rsid w:val="003D304E"/>
    <w:rsid w:val="003D31A0"/>
    <w:rsid w:val="003D33D8"/>
    <w:rsid w:val="003D3420"/>
    <w:rsid w:val="003D3709"/>
    <w:rsid w:val="003D37BC"/>
    <w:rsid w:val="003D38E8"/>
    <w:rsid w:val="003D3DC7"/>
    <w:rsid w:val="003D3EDD"/>
    <w:rsid w:val="003D3EE3"/>
    <w:rsid w:val="003D3F22"/>
    <w:rsid w:val="003D4009"/>
    <w:rsid w:val="003D431D"/>
    <w:rsid w:val="003D439C"/>
    <w:rsid w:val="003D4481"/>
    <w:rsid w:val="003D44B9"/>
    <w:rsid w:val="003D46C8"/>
    <w:rsid w:val="003D477A"/>
    <w:rsid w:val="003D4858"/>
    <w:rsid w:val="003D48F0"/>
    <w:rsid w:val="003D4A42"/>
    <w:rsid w:val="003D4D43"/>
    <w:rsid w:val="003D4EA3"/>
    <w:rsid w:val="003D5056"/>
    <w:rsid w:val="003D5108"/>
    <w:rsid w:val="003D51B3"/>
    <w:rsid w:val="003D51D3"/>
    <w:rsid w:val="003D51E6"/>
    <w:rsid w:val="003D52B4"/>
    <w:rsid w:val="003D5480"/>
    <w:rsid w:val="003D5554"/>
    <w:rsid w:val="003D5567"/>
    <w:rsid w:val="003D58CF"/>
    <w:rsid w:val="003D5B88"/>
    <w:rsid w:val="003D5CD6"/>
    <w:rsid w:val="003D5F05"/>
    <w:rsid w:val="003D6114"/>
    <w:rsid w:val="003D6452"/>
    <w:rsid w:val="003D6536"/>
    <w:rsid w:val="003D654F"/>
    <w:rsid w:val="003D66E1"/>
    <w:rsid w:val="003D6BDE"/>
    <w:rsid w:val="003D6C3A"/>
    <w:rsid w:val="003D6DE0"/>
    <w:rsid w:val="003D7078"/>
    <w:rsid w:val="003D72A5"/>
    <w:rsid w:val="003D76A1"/>
    <w:rsid w:val="003D76F9"/>
    <w:rsid w:val="003D781F"/>
    <w:rsid w:val="003D78A9"/>
    <w:rsid w:val="003D79D3"/>
    <w:rsid w:val="003D7B5C"/>
    <w:rsid w:val="003D7C64"/>
    <w:rsid w:val="003D7CEE"/>
    <w:rsid w:val="003E0192"/>
    <w:rsid w:val="003E035B"/>
    <w:rsid w:val="003E03E5"/>
    <w:rsid w:val="003E0440"/>
    <w:rsid w:val="003E04E0"/>
    <w:rsid w:val="003E0506"/>
    <w:rsid w:val="003E07EB"/>
    <w:rsid w:val="003E0821"/>
    <w:rsid w:val="003E0B08"/>
    <w:rsid w:val="003E0D3D"/>
    <w:rsid w:val="003E10C8"/>
    <w:rsid w:val="003E10FF"/>
    <w:rsid w:val="003E1174"/>
    <w:rsid w:val="003E139B"/>
    <w:rsid w:val="003E13CB"/>
    <w:rsid w:val="003E13D6"/>
    <w:rsid w:val="003E157D"/>
    <w:rsid w:val="003E1692"/>
    <w:rsid w:val="003E17B2"/>
    <w:rsid w:val="003E1857"/>
    <w:rsid w:val="003E18B2"/>
    <w:rsid w:val="003E1908"/>
    <w:rsid w:val="003E1B2A"/>
    <w:rsid w:val="003E1F11"/>
    <w:rsid w:val="003E1F69"/>
    <w:rsid w:val="003E2409"/>
    <w:rsid w:val="003E24A3"/>
    <w:rsid w:val="003E2663"/>
    <w:rsid w:val="003E271D"/>
    <w:rsid w:val="003E278A"/>
    <w:rsid w:val="003E2790"/>
    <w:rsid w:val="003E285A"/>
    <w:rsid w:val="003E2A1E"/>
    <w:rsid w:val="003E2A79"/>
    <w:rsid w:val="003E2AAE"/>
    <w:rsid w:val="003E2B2F"/>
    <w:rsid w:val="003E2B53"/>
    <w:rsid w:val="003E2D0B"/>
    <w:rsid w:val="003E2D17"/>
    <w:rsid w:val="003E2D8F"/>
    <w:rsid w:val="003E2FC8"/>
    <w:rsid w:val="003E30DA"/>
    <w:rsid w:val="003E30F6"/>
    <w:rsid w:val="003E30FC"/>
    <w:rsid w:val="003E3194"/>
    <w:rsid w:val="003E332A"/>
    <w:rsid w:val="003E339C"/>
    <w:rsid w:val="003E3760"/>
    <w:rsid w:val="003E39F9"/>
    <w:rsid w:val="003E3A96"/>
    <w:rsid w:val="003E3B53"/>
    <w:rsid w:val="003E3BA9"/>
    <w:rsid w:val="003E3CBE"/>
    <w:rsid w:val="003E3F17"/>
    <w:rsid w:val="003E4020"/>
    <w:rsid w:val="003E4119"/>
    <w:rsid w:val="003E4244"/>
    <w:rsid w:val="003E42F7"/>
    <w:rsid w:val="003E431A"/>
    <w:rsid w:val="003E4432"/>
    <w:rsid w:val="003E444A"/>
    <w:rsid w:val="003E4453"/>
    <w:rsid w:val="003E4456"/>
    <w:rsid w:val="003E4467"/>
    <w:rsid w:val="003E457F"/>
    <w:rsid w:val="003E46B9"/>
    <w:rsid w:val="003E4821"/>
    <w:rsid w:val="003E489A"/>
    <w:rsid w:val="003E4C0F"/>
    <w:rsid w:val="003E4D18"/>
    <w:rsid w:val="003E4D27"/>
    <w:rsid w:val="003E4DE5"/>
    <w:rsid w:val="003E4E62"/>
    <w:rsid w:val="003E546D"/>
    <w:rsid w:val="003E546F"/>
    <w:rsid w:val="003E54A4"/>
    <w:rsid w:val="003E54E6"/>
    <w:rsid w:val="003E5547"/>
    <w:rsid w:val="003E55EB"/>
    <w:rsid w:val="003E5710"/>
    <w:rsid w:val="003E57D2"/>
    <w:rsid w:val="003E5933"/>
    <w:rsid w:val="003E59E9"/>
    <w:rsid w:val="003E5AEC"/>
    <w:rsid w:val="003E5BA5"/>
    <w:rsid w:val="003E5C51"/>
    <w:rsid w:val="003E6046"/>
    <w:rsid w:val="003E6052"/>
    <w:rsid w:val="003E6069"/>
    <w:rsid w:val="003E6103"/>
    <w:rsid w:val="003E61C2"/>
    <w:rsid w:val="003E6314"/>
    <w:rsid w:val="003E650E"/>
    <w:rsid w:val="003E674C"/>
    <w:rsid w:val="003E689C"/>
    <w:rsid w:val="003E68DD"/>
    <w:rsid w:val="003E6916"/>
    <w:rsid w:val="003E699E"/>
    <w:rsid w:val="003E69C7"/>
    <w:rsid w:val="003E6A81"/>
    <w:rsid w:val="003E6BEB"/>
    <w:rsid w:val="003E7367"/>
    <w:rsid w:val="003E73E9"/>
    <w:rsid w:val="003E747F"/>
    <w:rsid w:val="003E76B0"/>
    <w:rsid w:val="003E7707"/>
    <w:rsid w:val="003E7ADD"/>
    <w:rsid w:val="003E7B25"/>
    <w:rsid w:val="003E7B3B"/>
    <w:rsid w:val="003E7BE4"/>
    <w:rsid w:val="003E7C42"/>
    <w:rsid w:val="003E7D7E"/>
    <w:rsid w:val="003E7EF3"/>
    <w:rsid w:val="003E7EFE"/>
    <w:rsid w:val="003F007B"/>
    <w:rsid w:val="003F008A"/>
    <w:rsid w:val="003F00ED"/>
    <w:rsid w:val="003F0133"/>
    <w:rsid w:val="003F0290"/>
    <w:rsid w:val="003F046D"/>
    <w:rsid w:val="003F0703"/>
    <w:rsid w:val="003F072C"/>
    <w:rsid w:val="003F072D"/>
    <w:rsid w:val="003F0A2D"/>
    <w:rsid w:val="003F0ADD"/>
    <w:rsid w:val="003F0E89"/>
    <w:rsid w:val="003F0F17"/>
    <w:rsid w:val="003F11D7"/>
    <w:rsid w:val="003F1254"/>
    <w:rsid w:val="003F137B"/>
    <w:rsid w:val="003F13A5"/>
    <w:rsid w:val="003F143A"/>
    <w:rsid w:val="003F14A7"/>
    <w:rsid w:val="003F16A5"/>
    <w:rsid w:val="003F179C"/>
    <w:rsid w:val="003F18D0"/>
    <w:rsid w:val="003F1B2F"/>
    <w:rsid w:val="003F1B66"/>
    <w:rsid w:val="003F1C70"/>
    <w:rsid w:val="003F1CE3"/>
    <w:rsid w:val="003F1DF6"/>
    <w:rsid w:val="003F207D"/>
    <w:rsid w:val="003F20B2"/>
    <w:rsid w:val="003F20DC"/>
    <w:rsid w:val="003F2250"/>
    <w:rsid w:val="003F231C"/>
    <w:rsid w:val="003F23F7"/>
    <w:rsid w:val="003F246A"/>
    <w:rsid w:val="003F25E9"/>
    <w:rsid w:val="003F25F9"/>
    <w:rsid w:val="003F2761"/>
    <w:rsid w:val="003F285D"/>
    <w:rsid w:val="003F2934"/>
    <w:rsid w:val="003F2A02"/>
    <w:rsid w:val="003F2A2E"/>
    <w:rsid w:val="003F2B12"/>
    <w:rsid w:val="003F2E0B"/>
    <w:rsid w:val="003F2E54"/>
    <w:rsid w:val="003F2E62"/>
    <w:rsid w:val="003F2E65"/>
    <w:rsid w:val="003F2F56"/>
    <w:rsid w:val="003F32E1"/>
    <w:rsid w:val="003F32F0"/>
    <w:rsid w:val="003F396F"/>
    <w:rsid w:val="003F3C59"/>
    <w:rsid w:val="003F3D0A"/>
    <w:rsid w:val="003F3D9C"/>
    <w:rsid w:val="003F3E53"/>
    <w:rsid w:val="003F3ED7"/>
    <w:rsid w:val="003F3EDB"/>
    <w:rsid w:val="003F3F22"/>
    <w:rsid w:val="003F40C9"/>
    <w:rsid w:val="003F412C"/>
    <w:rsid w:val="003F442A"/>
    <w:rsid w:val="003F44A5"/>
    <w:rsid w:val="003F4555"/>
    <w:rsid w:val="003F4580"/>
    <w:rsid w:val="003F45CB"/>
    <w:rsid w:val="003F461E"/>
    <w:rsid w:val="003F483B"/>
    <w:rsid w:val="003F48B5"/>
    <w:rsid w:val="003F499B"/>
    <w:rsid w:val="003F49F8"/>
    <w:rsid w:val="003F4A18"/>
    <w:rsid w:val="003F4B03"/>
    <w:rsid w:val="003F4B0D"/>
    <w:rsid w:val="003F4B97"/>
    <w:rsid w:val="003F4BA9"/>
    <w:rsid w:val="003F4BF7"/>
    <w:rsid w:val="003F4E48"/>
    <w:rsid w:val="003F52E3"/>
    <w:rsid w:val="003F5637"/>
    <w:rsid w:val="003F5826"/>
    <w:rsid w:val="003F5924"/>
    <w:rsid w:val="003F5ACB"/>
    <w:rsid w:val="003F5C39"/>
    <w:rsid w:val="003F5F37"/>
    <w:rsid w:val="003F5F83"/>
    <w:rsid w:val="003F5F84"/>
    <w:rsid w:val="003F62CA"/>
    <w:rsid w:val="003F6312"/>
    <w:rsid w:val="003F662D"/>
    <w:rsid w:val="003F6952"/>
    <w:rsid w:val="003F6A51"/>
    <w:rsid w:val="003F6A95"/>
    <w:rsid w:val="003F6AA8"/>
    <w:rsid w:val="003F6AAC"/>
    <w:rsid w:val="003F6D8E"/>
    <w:rsid w:val="003F6DE5"/>
    <w:rsid w:val="003F6E1B"/>
    <w:rsid w:val="003F6F00"/>
    <w:rsid w:val="003F7183"/>
    <w:rsid w:val="003F720A"/>
    <w:rsid w:val="003F7494"/>
    <w:rsid w:val="003F764A"/>
    <w:rsid w:val="003F77A3"/>
    <w:rsid w:val="003F7C21"/>
    <w:rsid w:val="003F7C27"/>
    <w:rsid w:val="003F7E7A"/>
    <w:rsid w:val="003F7EB2"/>
    <w:rsid w:val="003F7F3C"/>
    <w:rsid w:val="004000E4"/>
    <w:rsid w:val="00400382"/>
    <w:rsid w:val="00400523"/>
    <w:rsid w:val="00400541"/>
    <w:rsid w:val="00400573"/>
    <w:rsid w:val="0040064D"/>
    <w:rsid w:val="004006F9"/>
    <w:rsid w:val="0040079C"/>
    <w:rsid w:val="00400963"/>
    <w:rsid w:val="00400ABE"/>
    <w:rsid w:val="00400C38"/>
    <w:rsid w:val="00400D59"/>
    <w:rsid w:val="00400F66"/>
    <w:rsid w:val="00400F8E"/>
    <w:rsid w:val="0040110B"/>
    <w:rsid w:val="0040114C"/>
    <w:rsid w:val="0040135E"/>
    <w:rsid w:val="00401451"/>
    <w:rsid w:val="004018C3"/>
    <w:rsid w:val="00401BE3"/>
    <w:rsid w:val="00401F08"/>
    <w:rsid w:val="00401FB6"/>
    <w:rsid w:val="00401FE0"/>
    <w:rsid w:val="004022F2"/>
    <w:rsid w:val="00402418"/>
    <w:rsid w:val="00402528"/>
    <w:rsid w:val="00402534"/>
    <w:rsid w:val="00402742"/>
    <w:rsid w:val="00402AB2"/>
    <w:rsid w:val="00402AE8"/>
    <w:rsid w:val="00402CC3"/>
    <w:rsid w:val="0040306B"/>
    <w:rsid w:val="004033D7"/>
    <w:rsid w:val="0040365F"/>
    <w:rsid w:val="00403964"/>
    <w:rsid w:val="004039E8"/>
    <w:rsid w:val="004039F4"/>
    <w:rsid w:val="00403B32"/>
    <w:rsid w:val="00403C66"/>
    <w:rsid w:val="00403E25"/>
    <w:rsid w:val="00403EF7"/>
    <w:rsid w:val="00403F6E"/>
    <w:rsid w:val="00404028"/>
    <w:rsid w:val="0040424A"/>
    <w:rsid w:val="00404344"/>
    <w:rsid w:val="004047D1"/>
    <w:rsid w:val="00404A0E"/>
    <w:rsid w:val="00404B60"/>
    <w:rsid w:val="00404B86"/>
    <w:rsid w:val="00404BDC"/>
    <w:rsid w:val="00404D17"/>
    <w:rsid w:val="00404D95"/>
    <w:rsid w:val="00404F93"/>
    <w:rsid w:val="004059BC"/>
    <w:rsid w:val="00405A1B"/>
    <w:rsid w:val="00405A22"/>
    <w:rsid w:val="00405ACF"/>
    <w:rsid w:val="00405E36"/>
    <w:rsid w:val="00405ECF"/>
    <w:rsid w:val="00405F33"/>
    <w:rsid w:val="00405F6E"/>
    <w:rsid w:val="00405F92"/>
    <w:rsid w:val="00406301"/>
    <w:rsid w:val="0040641F"/>
    <w:rsid w:val="00406656"/>
    <w:rsid w:val="004067B1"/>
    <w:rsid w:val="004067D7"/>
    <w:rsid w:val="0040695E"/>
    <w:rsid w:val="00406A8A"/>
    <w:rsid w:val="00406DC7"/>
    <w:rsid w:val="00406FBF"/>
    <w:rsid w:val="004076E9"/>
    <w:rsid w:val="00407764"/>
    <w:rsid w:val="00407C61"/>
    <w:rsid w:val="00407D01"/>
    <w:rsid w:val="00407D8C"/>
    <w:rsid w:val="00407E0E"/>
    <w:rsid w:val="00407E44"/>
    <w:rsid w:val="004105ED"/>
    <w:rsid w:val="00410601"/>
    <w:rsid w:val="0041063D"/>
    <w:rsid w:val="0041067A"/>
    <w:rsid w:val="00410823"/>
    <w:rsid w:val="004108D7"/>
    <w:rsid w:val="0041099D"/>
    <w:rsid w:val="00410CF7"/>
    <w:rsid w:val="00410D8C"/>
    <w:rsid w:val="00410E32"/>
    <w:rsid w:val="00410E84"/>
    <w:rsid w:val="00410F45"/>
    <w:rsid w:val="00410F58"/>
    <w:rsid w:val="00410FD2"/>
    <w:rsid w:val="0041117E"/>
    <w:rsid w:val="00411216"/>
    <w:rsid w:val="0041147C"/>
    <w:rsid w:val="004114C7"/>
    <w:rsid w:val="0041174C"/>
    <w:rsid w:val="00411768"/>
    <w:rsid w:val="00411808"/>
    <w:rsid w:val="00411920"/>
    <w:rsid w:val="00411930"/>
    <w:rsid w:val="00411B89"/>
    <w:rsid w:val="00411D6C"/>
    <w:rsid w:val="00411DED"/>
    <w:rsid w:val="00412261"/>
    <w:rsid w:val="00412560"/>
    <w:rsid w:val="004125CC"/>
    <w:rsid w:val="0041263D"/>
    <w:rsid w:val="004126D5"/>
    <w:rsid w:val="004127B6"/>
    <w:rsid w:val="0041285C"/>
    <w:rsid w:val="004128C4"/>
    <w:rsid w:val="00412C27"/>
    <w:rsid w:val="00412C3B"/>
    <w:rsid w:val="00412D14"/>
    <w:rsid w:val="00412F64"/>
    <w:rsid w:val="004130A4"/>
    <w:rsid w:val="00413173"/>
    <w:rsid w:val="004132A6"/>
    <w:rsid w:val="0041336D"/>
    <w:rsid w:val="0041341E"/>
    <w:rsid w:val="00413449"/>
    <w:rsid w:val="00413637"/>
    <w:rsid w:val="004136E2"/>
    <w:rsid w:val="0041379E"/>
    <w:rsid w:val="00413889"/>
    <w:rsid w:val="004138FD"/>
    <w:rsid w:val="00413937"/>
    <w:rsid w:val="00413962"/>
    <w:rsid w:val="00413BC0"/>
    <w:rsid w:val="00413C14"/>
    <w:rsid w:val="00413C1B"/>
    <w:rsid w:val="00413C3D"/>
    <w:rsid w:val="00413C97"/>
    <w:rsid w:val="00413D65"/>
    <w:rsid w:val="00413DDB"/>
    <w:rsid w:val="00413FE7"/>
    <w:rsid w:val="00414077"/>
    <w:rsid w:val="00414087"/>
    <w:rsid w:val="00414161"/>
    <w:rsid w:val="0041420D"/>
    <w:rsid w:val="004142D3"/>
    <w:rsid w:val="00414379"/>
    <w:rsid w:val="00414416"/>
    <w:rsid w:val="0041447E"/>
    <w:rsid w:val="0041457E"/>
    <w:rsid w:val="00414903"/>
    <w:rsid w:val="0041494B"/>
    <w:rsid w:val="004149A3"/>
    <w:rsid w:val="00414BFB"/>
    <w:rsid w:val="00414DB8"/>
    <w:rsid w:val="00414E0C"/>
    <w:rsid w:val="00414ED4"/>
    <w:rsid w:val="004150AE"/>
    <w:rsid w:val="0041529E"/>
    <w:rsid w:val="004153C3"/>
    <w:rsid w:val="00415504"/>
    <w:rsid w:val="0041574C"/>
    <w:rsid w:val="004157C0"/>
    <w:rsid w:val="004158E7"/>
    <w:rsid w:val="00415917"/>
    <w:rsid w:val="00415A60"/>
    <w:rsid w:val="00415BC8"/>
    <w:rsid w:val="00415C93"/>
    <w:rsid w:val="00415EC0"/>
    <w:rsid w:val="00415F25"/>
    <w:rsid w:val="00415F2E"/>
    <w:rsid w:val="004164B2"/>
    <w:rsid w:val="004165B5"/>
    <w:rsid w:val="004166EF"/>
    <w:rsid w:val="004168DE"/>
    <w:rsid w:val="00416A7E"/>
    <w:rsid w:val="00416AEE"/>
    <w:rsid w:val="00416DD5"/>
    <w:rsid w:val="00416E1C"/>
    <w:rsid w:val="00416E50"/>
    <w:rsid w:val="00416E66"/>
    <w:rsid w:val="00416E99"/>
    <w:rsid w:val="00416FEC"/>
    <w:rsid w:val="00417073"/>
    <w:rsid w:val="004173B8"/>
    <w:rsid w:val="00417593"/>
    <w:rsid w:val="004175DC"/>
    <w:rsid w:val="0041769F"/>
    <w:rsid w:val="00417F7E"/>
    <w:rsid w:val="00420402"/>
    <w:rsid w:val="00420533"/>
    <w:rsid w:val="0042056C"/>
    <w:rsid w:val="004205DC"/>
    <w:rsid w:val="00420720"/>
    <w:rsid w:val="0042073B"/>
    <w:rsid w:val="0042077A"/>
    <w:rsid w:val="00420A53"/>
    <w:rsid w:val="004212AC"/>
    <w:rsid w:val="0042140E"/>
    <w:rsid w:val="004216BB"/>
    <w:rsid w:val="00421736"/>
    <w:rsid w:val="0042175A"/>
    <w:rsid w:val="00421817"/>
    <w:rsid w:val="0042183C"/>
    <w:rsid w:val="0042189F"/>
    <w:rsid w:val="0042192F"/>
    <w:rsid w:val="004219E7"/>
    <w:rsid w:val="00421B0B"/>
    <w:rsid w:val="00421C5D"/>
    <w:rsid w:val="00421D90"/>
    <w:rsid w:val="00422062"/>
    <w:rsid w:val="004220C3"/>
    <w:rsid w:val="00422268"/>
    <w:rsid w:val="004222B5"/>
    <w:rsid w:val="00422395"/>
    <w:rsid w:val="004223F2"/>
    <w:rsid w:val="004226FC"/>
    <w:rsid w:val="0042275A"/>
    <w:rsid w:val="00422938"/>
    <w:rsid w:val="00422A04"/>
    <w:rsid w:val="00422B57"/>
    <w:rsid w:val="00422B6E"/>
    <w:rsid w:val="00422C83"/>
    <w:rsid w:val="00422CA9"/>
    <w:rsid w:val="00422D2F"/>
    <w:rsid w:val="00422E65"/>
    <w:rsid w:val="00423012"/>
    <w:rsid w:val="0042301D"/>
    <w:rsid w:val="004230D5"/>
    <w:rsid w:val="00423107"/>
    <w:rsid w:val="00423226"/>
    <w:rsid w:val="0042354D"/>
    <w:rsid w:val="004235BB"/>
    <w:rsid w:val="00423697"/>
    <w:rsid w:val="00423754"/>
    <w:rsid w:val="00423787"/>
    <w:rsid w:val="00423ABD"/>
    <w:rsid w:val="00423B3A"/>
    <w:rsid w:val="00423CD0"/>
    <w:rsid w:val="00423CD3"/>
    <w:rsid w:val="00423CF5"/>
    <w:rsid w:val="00423EF2"/>
    <w:rsid w:val="00424207"/>
    <w:rsid w:val="0042427D"/>
    <w:rsid w:val="004245A1"/>
    <w:rsid w:val="0042462D"/>
    <w:rsid w:val="00424663"/>
    <w:rsid w:val="00424723"/>
    <w:rsid w:val="0042472F"/>
    <w:rsid w:val="00424995"/>
    <w:rsid w:val="00424999"/>
    <w:rsid w:val="004249C7"/>
    <w:rsid w:val="00424A6C"/>
    <w:rsid w:val="00424B85"/>
    <w:rsid w:val="00424BF9"/>
    <w:rsid w:val="00424EBD"/>
    <w:rsid w:val="0042507A"/>
    <w:rsid w:val="004250C1"/>
    <w:rsid w:val="00425147"/>
    <w:rsid w:val="00425494"/>
    <w:rsid w:val="00425550"/>
    <w:rsid w:val="00425AF1"/>
    <w:rsid w:val="00425BAD"/>
    <w:rsid w:val="00425E23"/>
    <w:rsid w:val="00425FA0"/>
    <w:rsid w:val="00426051"/>
    <w:rsid w:val="00426075"/>
    <w:rsid w:val="004261C2"/>
    <w:rsid w:val="00426242"/>
    <w:rsid w:val="004263C0"/>
    <w:rsid w:val="00426D3B"/>
    <w:rsid w:val="00426DF1"/>
    <w:rsid w:val="00427163"/>
    <w:rsid w:val="00427208"/>
    <w:rsid w:val="004272F6"/>
    <w:rsid w:val="00427361"/>
    <w:rsid w:val="00427C55"/>
    <w:rsid w:val="00427E02"/>
    <w:rsid w:val="00427E54"/>
    <w:rsid w:val="00427E64"/>
    <w:rsid w:val="00427FDA"/>
    <w:rsid w:val="0043008D"/>
    <w:rsid w:val="0043011A"/>
    <w:rsid w:val="0043014C"/>
    <w:rsid w:val="00430233"/>
    <w:rsid w:val="00430456"/>
    <w:rsid w:val="00430503"/>
    <w:rsid w:val="004306BE"/>
    <w:rsid w:val="004308CB"/>
    <w:rsid w:val="00430B0A"/>
    <w:rsid w:val="00430D1F"/>
    <w:rsid w:val="00430DD0"/>
    <w:rsid w:val="00430E5C"/>
    <w:rsid w:val="00430F3C"/>
    <w:rsid w:val="00430F4D"/>
    <w:rsid w:val="004311E3"/>
    <w:rsid w:val="00431221"/>
    <w:rsid w:val="00431334"/>
    <w:rsid w:val="004313DE"/>
    <w:rsid w:val="0043144F"/>
    <w:rsid w:val="00431809"/>
    <w:rsid w:val="00431994"/>
    <w:rsid w:val="00431A21"/>
    <w:rsid w:val="00431C05"/>
    <w:rsid w:val="00432241"/>
    <w:rsid w:val="00432431"/>
    <w:rsid w:val="004325C0"/>
    <w:rsid w:val="0043266D"/>
    <w:rsid w:val="004326FC"/>
    <w:rsid w:val="0043288B"/>
    <w:rsid w:val="00432A1B"/>
    <w:rsid w:val="00432A1E"/>
    <w:rsid w:val="00432B1B"/>
    <w:rsid w:val="00432B3F"/>
    <w:rsid w:val="00432BA7"/>
    <w:rsid w:val="00432C9C"/>
    <w:rsid w:val="00432CE7"/>
    <w:rsid w:val="004332F3"/>
    <w:rsid w:val="00433301"/>
    <w:rsid w:val="00433633"/>
    <w:rsid w:val="004336F9"/>
    <w:rsid w:val="0043375E"/>
    <w:rsid w:val="004337BA"/>
    <w:rsid w:val="0043380D"/>
    <w:rsid w:val="00433AD7"/>
    <w:rsid w:val="00433B70"/>
    <w:rsid w:val="00433BB7"/>
    <w:rsid w:val="00433E05"/>
    <w:rsid w:val="00433E55"/>
    <w:rsid w:val="00433F59"/>
    <w:rsid w:val="00433F92"/>
    <w:rsid w:val="00433FC9"/>
    <w:rsid w:val="004340F9"/>
    <w:rsid w:val="004342FA"/>
    <w:rsid w:val="00434595"/>
    <w:rsid w:val="004345C5"/>
    <w:rsid w:val="004345FD"/>
    <w:rsid w:val="00434830"/>
    <w:rsid w:val="004348A3"/>
    <w:rsid w:val="00434981"/>
    <w:rsid w:val="00434988"/>
    <w:rsid w:val="00434998"/>
    <w:rsid w:val="00434C37"/>
    <w:rsid w:val="00434CDC"/>
    <w:rsid w:val="00434D12"/>
    <w:rsid w:val="00434D13"/>
    <w:rsid w:val="00434D29"/>
    <w:rsid w:val="00434D8E"/>
    <w:rsid w:val="00434F3F"/>
    <w:rsid w:val="00434F5B"/>
    <w:rsid w:val="0043508E"/>
    <w:rsid w:val="004350A7"/>
    <w:rsid w:val="0043514E"/>
    <w:rsid w:val="004353E6"/>
    <w:rsid w:val="00435555"/>
    <w:rsid w:val="004355B5"/>
    <w:rsid w:val="004356A1"/>
    <w:rsid w:val="004356D8"/>
    <w:rsid w:val="00435839"/>
    <w:rsid w:val="004358BA"/>
    <w:rsid w:val="00435A85"/>
    <w:rsid w:val="00435DD1"/>
    <w:rsid w:val="004360DA"/>
    <w:rsid w:val="0043624E"/>
    <w:rsid w:val="00436260"/>
    <w:rsid w:val="0043630C"/>
    <w:rsid w:val="0043647C"/>
    <w:rsid w:val="0043692A"/>
    <w:rsid w:val="0043692C"/>
    <w:rsid w:val="00436A3B"/>
    <w:rsid w:val="00436A80"/>
    <w:rsid w:val="00436C7C"/>
    <w:rsid w:val="00436ECE"/>
    <w:rsid w:val="00436EF5"/>
    <w:rsid w:val="00436F98"/>
    <w:rsid w:val="00436FFC"/>
    <w:rsid w:val="004377F9"/>
    <w:rsid w:val="004378F3"/>
    <w:rsid w:val="00437A13"/>
    <w:rsid w:val="00437D2C"/>
    <w:rsid w:val="00437EAA"/>
    <w:rsid w:val="00437EBE"/>
    <w:rsid w:val="00440004"/>
    <w:rsid w:val="004402F9"/>
    <w:rsid w:val="00440319"/>
    <w:rsid w:val="004403C4"/>
    <w:rsid w:val="00440554"/>
    <w:rsid w:val="004406EE"/>
    <w:rsid w:val="00440703"/>
    <w:rsid w:val="004409EC"/>
    <w:rsid w:val="00440CE5"/>
    <w:rsid w:val="0044111E"/>
    <w:rsid w:val="0044132D"/>
    <w:rsid w:val="00441738"/>
    <w:rsid w:val="00441830"/>
    <w:rsid w:val="004418BB"/>
    <w:rsid w:val="0044197C"/>
    <w:rsid w:val="00441BE8"/>
    <w:rsid w:val="00441CA3"/>
    <w:rsid w:val="0044216C"/>
    <w:rsid w:val="004423AB"/>
    <w:rsid w:val="004424C3"/>
    <w:rsid w:val="00442716"/>
    <w:rsid w:val="00442764"/>
    <w:rsid w:val="0044278F"/>
    <w:rsid w:val="00442824"/>
    <w:rsid w:val="0044295D"/>
    <w:rsid w:val="00442978"/>
    <w:rsid w:val="00442AA7"/>
    <w:rsid w:val="00442D82"/>
    <w:rsid w:val="00442DC6"/>
    <w:rsid w:val="00442FFB"/>
    <w:rsid w:val="00443086"/>
    <w:rsid w:val="004432C1"/>
    <w:rsid w:val="004432FF"/>
    <w:rsid w:val="00443673"/>
    <w:rsid w:val="00443798"/>
    <w:rsid w:val="004437C6"/>
    <w:rsid w:val="00443806"/>
    <w:rsid w:val="00443A0E"/>
    <w:rsid w:val="00443B5A"/>
    <w:rsid w:val="00443BFD"/>
    <w:rsid w:val="00443C6C"/>
    <w:rsid w:val="00443E3B"/>
    <w:rsid w:val="00443EF9"/>
    <w:rsid w:val="004442DF"/>
    <w:rsid w:val="00444313"/>
    <w:rsid w:val="00444528"/>
    <w:rsid w:val="0044460D"/>
    <w:rsid w:val="00444626"/>
    <w:rsid w:val="004447D9"/>
    <w:rsid w:val="00444B7C"/>
    <w:rsid w:val="00444BD8"/>
    <w:rsid w:val="00444C61"/>
    <w:rsid w:val="00445153"/>
    <w:rsid w:val="0044519C"/>
    <w:rsid w:val="004452AB"/>
    <w:rsid w:val="00445511"/>
    <w:rsid w:val="0044592E"/>
    <w:rsid w:val="00445A70"/>
    <w:rsid w:val="00445B37"/>
    <w:rsid w:val="00445DDE"/>
    <w:rsid w:val="0044605B"/>
    <w:rsid w:val="00446086"/>
    <w:rsid w:val="00446129"/>
    <w:rsid w:val="004463FB"/>
    <w:rsid w:val="00446555"/>
    <w:rsid w:val="00446670"/>
    <w:rsid w:val="004466E7"/>
    <w:rsid w:val="0044671B"/>
    <w:rsid w:val="00446905"/>
    <w:rsid w:val="00446A8A"/>
    <w:rsid w:val="00446B49"/>
    <w:rsid w:val="00446D17"/>
    <w:rsid w:val="00446D4D"/>
    <w:rsid w:val="00446D7F"/>
    <w:rsid w:val="00446EE2"/>
    <w:rsid w:val="004471EE"/>
    <w:rsid w:val="00447204"/>
    <w:rsid w:val="004472D7"/>
    <w:rsid w:val="0044751D"/>
    <w:rsid w:val="004476F6"/>
    <w:rsid w:val="0044776A"/>
    <w:rsid w:val="00447A75"/>
    <w:rsid w:val="00447ABF"/>
    <w:rsid w:val="00447B71"/>
    <w:rsid w:val="00447C58"/>
    <w:rsid w:val="00447F1B"/>
    <w:rsid w:val="00450294"/>
    <w:rsid w:val="00450340"/>
    <w:rsid w:val="00450468"/>
    <w:rsid w:val="00450688"/>
    <w:rsid w:val="004506AB"/>
    <w:rsid w:val="004508CC"/>
    <w:rsid w:val="00450C12"/>
    <w:rsid w:val="00450C66"/>
    <w:rsid w:val="00450CDB"/>
    <w:rsid w:val="00450D15"/>
    <w:rsid w:val="00450D7E"/>
    <w:rsid w:val="00450D85"/>
    <w:rsid w:val="00450E28"/>
    <w:rsid w:val="00450E31"/>
    <w:rsid w:val="00451057"/>
    <w:rsid w:val="00451096"/>
    <w:rsid w:val="004512D7"/>
    <w:rsid w:val="00451391"/>
    <w:rsid w:val="0045152F"/>
    <w:rsid w:val="0045163F"/>
    <w:rsid w:val="00451855"/>
    <w:rsid w:val="0045188D"/>
    <w:rsid w:val="00451EEF"/>
    <w:rsid w:val="00452016"/>
    <w:rsid w:val="004520A8"/>
    <w:rsid w:val="004522CC"/>
    <w:rsid w:val="00452552"/>
    <w:rsid w:val="0045269F"/>
    <w:rsid w:val="00452741"/>
    <w:rsid w:val="004527B3"/>
    <w:rsid w:val="00452A4F"/>
    <w:rsid w:val="00452C6B"/>
    <w:rsid w:val="004531AE"/>
    <w:rsid w:val="004531B1"/>
    <w:rsid w:val="0045327C"/>
    <w:rsid w:val="004536A4"/>
    <w:rsid w:val="0045388B"/>
    <w:rsid w:val="0045388E"/>
    <w:rsid w:val="004539AC"/>
    <w:rsid w:val="00453A01"/>
    <w:rsid w:val="00453A04"/>
    <w:rsid w:val="00453C67"/>
    <w:rsid w:val="00453C7B"/>
    <w:rsid w:val="004541DB"/>
    <w:rsid w:val="00454209"/>
    <w:rsid w:val="00454264"/>
    <w:rsid w:val="004542D8"/>
    <w:rsid w:val="00454384"/>
    <w:rsid w:val="00454696"/>
    <w:rsid w:val="004546D0"/>
    <w:rsid w:val="004547D1"/>
    <w:rsid w:val="00454998"/>
    <w:rsid w:val="00454C19"/>
    <w:rsid w:val="00454D68"/>
    <w:rsid w:val="00454ED4"/>
    <w:rsid w:val="00454F42"/>
    <w:rsid w:val="00454F76"/>
    <w:rsid w:val="00455015"/>
    <w:rsid w:val="004555E8"/>
    <w:rsid w:val="00455608"/>
    <w:rsid w:val="00455689"/>
    <w:rsid w:val="00455701"/>
    <w:rsid w:val="004557E0"/>
    <w:rsid w:val="00455974"/>
    <w:rsid w:val="0045599A"/>
    <w:rsid w:val="00455AE5"/>
    <w:rsid w:val="00455C33"/>
    <w:rsid w:val="00455D13"/>
    <w:rsid w:val="00455E26"/>
    <w:rsid w:val="00455F64"/>
    <w:rsid w:val="00456017"/>
    <w:rsid w:val="004563DE"/>
    <w:rsid w:val="00456492"/>
    <w:rsid w:val="004566F2"/>
    <w:rsid w:val="004567E8"/>
    <w:rsid w:val="00456B25"/>
    <w:rsid w:val="00456CD9"/>
    <w:rsid w:val="00456DC6"/>
    <w:rsid w:val="00456E00"/>
    <w:rsid w:val="00456EEC"/>
    <w:rsid w:val="00456F7C"/>
    <w:rsid w:val="00456FA5"/>
    <w:rsid w:val="0045716F"/>
    <w:rsid w:val="0045722A"/>
    <w:rsid w:val="00457779"/>
    <w:rsid w:val="0045795F"/>
    <w:rsid w:val="00457B24"/>
    <w:rsid w:val="00457C21"/>
    <w:rsid w:val="00457C6B"/>
    <w:rsid w:val="00457CEC"/>
    <w:rsid w:val="00457E2C"/>
    <w:rsid w:val="00457E92"/>
    <w:rsid w:val="00457F00"/>
    <w:rsid w:val="00460125"/>
    <w:rsid w:val="00460287"/>
    <w:rsid w:val="00460379"/>
    <w:rsid w:val="00460415"/>
    <w:rsid w:val="00460442"/>
    <w:rsid w:val="00460487"/>
    <w:rsid w:val="004605E3"/>
    <w:rsid w:val="004607C5"/>
    <w:rsid w:val="004607E7"/>
    <w:rsid w:val="00460DAA"/>
    <w:rsid w:val="00460F2A"/>
    <w:rsid w:val="00460F90"/>
    <w:rsid w:val="0046118F"/>
    <w:rsid w:val="004614C2"/>
    <w:rsid w:val="004614E0"/>
    <w:rsid w:val="0046160D"/>
    <w:rsid w:val="00461614"/>
    <w:rsid w:val="004616E0"/>
    <w:rsid w:val="004619F5"/>
    <w:rsid w:val="00461A16"/>
    <w:rsid w:val="00461A24"/>
    <w:rsid w:val="00461D54"/>
    <w:rsid w:val="0046208C"/>
    <w:rsid w:val="004620AE"/>
    <w:rsid w:val="0046220B"/>
    <w:rsid w:val="00462227"/>
    <w:rsid w:val="004622E8"/>
    <w:rsid w:val="0046267D"/>
    <w:rsid w:val="0046268F"/>
    <w:rsid w:val="0046293E"/>
    <w:rsid w:val="00462975"/>
    <w:rsid w:val="00462A4F"/>
    <w:rsid w:val="00462B15"/>
    <w:rsid w:val="00462B8F"/>
    <w:rsid w:val="00462DA0"/>
    <w:rsid w:val="00462EA0"/>
    <w:rsid w:val="00462EA6"/>
    <w:rsid w:val="00463009"/>
    <w:rsid w:val="00463126"/>
    <w:rsid w:val="00463302"/>
    <w:rsid w:val="0046334D"/>
    <w:rsid w:val="00463491"/>
    <w:rsid w:val="00463561"/>
    <w:rsid w:val="00463835"/>
    <w:rsid w:val="0046385C"/>
    <w:rsid w:val="0046393B"/>
    <w:rsid w:val="00463B14"/>
    <w:rsid w:val="00463C32"/>
    <w:rsid w:val="00463CF6"/>
    <w:rsid w:val="00463DEC"/>
    <w:rsid w:val="00463E4F"/>
    <w:rsid w:val="00463F9E"/>
    <w:rsid w:val="00464051"/>
    <w:rsid w:val="00464053"/>
    <w:rsid w:val="004641E3"/>
    <w:rsid w:val="0046445D"/>
    <w:rsid w:val="004645F6"/>
    <w:rsid w:val="00464664"/>
    <w:rsid w:val="00464785"/>
    <w:rsid w:val="004648E1"/>
    <w:rsid w:val="00464A04"/>
    <w:rsid w:val="00464A23"/>
    <w:rsid w:val="00464AF1"/>
    <w:rsid w:val="00464AF8"/>
    <w:rsid w:val="00464E46"/>
    <w:rsid w:val="0046539D"/>
    <w:rsid w:val="004653BF"/>
    <w:rsid w:val="004655F1"/>
    <w:rsid w:val="00465732"/>
    <w:rsid w:val="00465744"/>
    <w:rsid w:val="00465887"/>
    <w:rsid w:val="00465892"/>
    <w:rsid w:val="00465A5B"/>
    <w:rsid w:val="00465B60"/>
    <w:rsid w:val="00465BA6"/>
    <w:rsid w:val="00465C46"/>
    <w:rsid w:val="00465D57"/>
    <w:rsid w:val="00465D59"/>
    <w:rsid w:val="0046601A"/>
    <w:rsid w:val="0046614C"/>
    <w:rsid w:val="0046652A"/>
    <w:rsid w:val="004665CA"/>
    <w:rsid w:val="00466705"/>
    <w:rsid w:val="00466AFE"/>
    <w:rsid w:val="00466B06"/>
    <w:rsid w:val="00466B8A"/>
    <w:rsid w:val="00466DD9"/>
    <w:rsid w:val="00466E1D"/>
    <w:rsid w:val="00466E91"/>
    <w:rsid w:val="004670CD"/>
    <w:rsid w:val="004673B9"/>
    <w:rsid w:val="004674BC"/>
    <w:rsid w:val="00467553"/>
    <w:rsid w:val="004675E8"/>
    <w:rsid w:val="00467B02"/>
    <w:rsid w:val="00467BAC"/>
    <w:rsid w:val="00467CED"/>
    <w:rsid w:val="00467D24"/>
    <w:rsid w:val="00467FB6"/>
    <w:rsid w:val="00470421"/>
    <w:rsid w:val="00470594"/>
    <w:rsid w:val="00470714"/>
    <w:rsid w:val="0047082B"/>
    <w:rsid w:val="004708FE"/>
    <w:rsid w:val="00470B0B"/>
    <w:rsid w:val="00470C2D"/>
    <w:rsid w:val="00470C54"/>
    <w:rsid w:val="00470DB1"/>
    <w:rsid w:val="00470E63"/>
    <w:rsid w:val="00470E89"/>
    <w:rsid w:val="00470F15"/>
    <w:rsid w:val="00470F74"/>
    <w:rsid w:val="004713F1"/>
    <w:rsid w:val="004714F4"/>
    <w:rsid w:val="0047163C"/>
    <w:rsid w:val="004717D6"/>
    <w:rsid w:val="0047185D"/>
    <w:rsid w:val="004719F5"/>
    <w:rsid w:val="00471A2E"/>
    <w:rsid w:val="00471A30"/>
    <w:rsid w:val="00471AF4"/>
    <w:rsid w:val="00471B8D"/>
    <w:rsid w:val="00471BC6"/>
    <w:rsid w:val="00471E06"/>
    <w:rsid w:val="00472051"/>
    <w:rsid w:val="00472343"/>
    <w:rsid w:val="0047241D"/>
    <w:rsid w:val="004724F8"/>
    <w:rsid w:val="004728DA"/>
    <w:rsid w:val="00472A81"/>
    <w:rsid w:val="00472AA7"/>
    <w:rsid w:val="00472CEB"/>
    <w:rsid w:val="00472D11"/>
    <w:rsid w:val="00472E51"/>
    <w:rsid w:val="00472F17"/>
    <w:rsid w:val="00473429"/>
    <w:rsid w:val="004734A8"/>
    <w:rsid w:val="0047361E"/>
    <w:rsid w:val="0047375F"/>
    <w:rsid w:val="004737AF"/>
    <w:rsid w:val="00473A21"/>
    <w:rsid w:val="00473BBE"/>
    <w:rsid w:val="00473CB0"/>
    <w:rsid w:val="00473DB2"/>
    <w:rsid w:val="00473FA6"/>
    <w:rsid w:val="00473FCA"/>
    <w:rsid w:val="00474079"/>
    <w:rsid w:val="004740C8"/>
    <w:rsid w:val="004741D8"/>
    <w:rsid w:val="0047430B"/>
    <w:rsid w:val="00474374"/>
    <w:rsid w:val="0047472E"/>
    <w:rsid w:val="004747DF"/>
    <w:rsid w:val="00474941"/>
    <w:rsid w:val="00474C1D"/>
    <w:rsid w:val="00474D2A"/>
    <w:rsid w:val="00474D3A"/>
    <w:rsid w:val="00474D79"/>
    <w:rsid w:val="00474DB7"/>
    <w:rsid w:val="00474F4B"/>
    <w:rsid w:val="00475132"/>
    <w:rsid w:val="0047513A"/>
    <w:rsid w:val="00475287"/>
    <w:rsid w:val="00475ADE"/>
    <w:rsid w:val="00475C34"/>
    <w:rsid w:val="00475D72"/>
    <w:rsid w:val="00475E9E"/>
    <w:rsid w:val="00476079"/>
    <w:rsid w:val="00476140"/>
    <w:rsid w:val="004761EB"/>
    <w:rsid w:val="004761F0"/>
    <w:rsid w:val="00476318"/>
    <w:rsid w:val="004763BB"/>
    <w:rsid w:val="004763EB"/>
    <w:rsid w:val="00476497"/>
    <w:rsid w:val="004764E3"/>
    <w:rsid w:val="00476BDD"/>
    <w:rsid w:val="00476E64"/>
    <w:rsid w:val="00476F10"/>
    <w:rsid w:val="00476F2F"/>
    <w:rsid w:val="00476FB9"/>
    <w:rsid w:val="00477173"/>
    <w:rsid w:val="004771E9"/>
    <w:rsid w:val="00477222"/>
    <w:rsid w:val="00477515"/>
    <w:rsid w:val="004778AF"/>
    <w:rsid w:val="00477A4A"/>
    <w:rsid w:val="004800F9"/>
    <w:rsid w:val="0048022A"/>
    <w:rsid w:val="0048045B"/>
    <w:rsid w:val="00480542"/>
    <w:rsid w:val="00480692"/>
    <w:rsid w:val="004806BE"/>
    <w:rsid w:val="0048070E"/>
    <w:rsid w:val="00480A37"/>
    <w:rsid w:val="00480A54"/>
    <w:rsid w:val="00480A67"/>
    <w:rsid w:val="00480B8C"/>
    <w:rsid w:val="00480BAF"/>
    <w:rsid w:val="00480D6B"/>
    <w:rsid w:val="00480F78"/>
    <w:rsid w:val="004810EC"/>
    <w:rsid w:val="004811B3"/>
    <w:rsid w:val="0048162C"/>
    <w:rsid w:val="00481687"/>
    <w:rsid w:val="004819D3"/>
    <w:rsid w:val="00481A68"/>
    <w:rsid w:val="00481C41"/>
    <w:rsid w:val="00481D05"/>
    <w:rsid w:val="00481F15"/>
    <w:rsid w:val="00481F51"/>
    <w:rsid w:val="00482180"/>
    <w:rsid w:val="004823B2"/>
    <w:rsid w:val="004825BB"/>
    <w:rsid w:val="004825EA"/>
    <w:rsid w:val="004825FA"/>
    <w:rsid w:val="004829C5"/>
    <w:rsid w:val="00482B02"/>
    <w:rsid w:val="00482D1A"/>
    <w:rsid w:val="00482D98"/>
    <w:rsid w:val="00482E41"/>
    <w:rsid w:val="00482EF3"/>
    <w:rsid w:val="00482F2E"/>
    <w:rsid w:val="00483120"/>
    <w:rsid w:val="004831DA"/>
    <w:rsid w:val="00483351"/>
    <w:rsid w:val="00483471"/>
    <w:rsid w:val="0048376C"/>
    <w:rsid w:val="004837E5"/>
    <w:rsid w:val="004839D5"/>
    <w:rsid w:val="00483C50"/>
    <w:rsid w:val="00483D08"/>
    <w:rsid w:val="00483FDD"/>
    <w:rsid w:val="00484039"/>
    <w:rsid w:val="00484052"/>
    <w:rsid w:val="00484130"/>
    <w:rsid w:val="00484137"/>
    <w:rsid w:val="00484500"/>
    <w:rsid w:val="00484574"/>
    <w:rsid w:val="004846E7"/>
    <w:rsid w:val="00484837"/>
    <w:rsid w:val="00484A00"/>
    <w:rsid w:val="00484B20"/>
    <w:rsid w:val="00484B8B"/>
    <w:rsid w:val="00484C60"/>
    <w:rsid w:val="00484D38"/>
    <w:rsid w:val="00484E5E"/>
    <w:rsid w:val="0048529B"/>
    <w:rsid w:val="00485515"/>
    <w:rsid w:val="004857EB"/>
    <w:rsid w:val="0048594B"/>
    <w:rsid w:val="00485ACA"/>
    <w:rsid w:val="00485C32"/>
    <w:rsid w:val="00485DC8"/>
    <w:rsid w:val="00485DE1"/>
    <w:rsid w:val="00485DE2"/>
    <w:rsid w:val="00485E9B"/>
    <w:rsid w:val="00485F55"/>
    <w:rsid w:val="00486090"/>
    <w:rsid w:val="00486113"/>
    <w:rsid w:val="00486137"/>
    <w:rsid w:val="004861B3"/>
    <w:rsid w:val="0048636C"/>
    <w:rsid w:val="00486414"/>
    <w:rsid w:val="004864EB"/>
    <w:rsid w:val="00486507"/>
    <w:rsid w:val="00486613"/>
    <w:rsid w:val="004868E4"/>
    <w:rsid w:val="00486BF4"/>
    <w:rsid w:val="00486C4B"/>
    <w:rsid w:val="00486CF7"/>
    <w:rsid w:val="00486D90"/>
    <w:rsid w:val="00486E80"/>
    <w:rsid w:val="00486EEB"/>
    <w:rsid w:val="0048702C"/>
    <w:rsid w:val="00487234"/>
    <w:rsid w:val="0048740D"/>
    <w:rsid w:val="0048741E"/>
    <w:rsid w:val="0048779B"/>
    <w:rsid w:val="004877E2"/>
    <w:rsid w:val="0048785C"/>
    <w:rsid w:val="00487957"/>
    <w:rsid w:val="00487B33"/>
    <w:rsid w:val="00487CB9"/>
    <w:rsid w:val="00487DA1"/>
    <w:rsid w:val="00487DAF"/>
    <w:rsid w:val="00487FDB"/>
    <w:rsid w:val="0049011D"/>
    <w:rsid w:val="0049019F"/>
    <w:rsid w:val="00490283"/>
    <w:rsid w:val="00490309"/>
    <w:rsid w:val="0049045B"/>
    <w:rsid w:val="00490488"/>
    <w:rsid w:val="004904BC"/>
    <w:rsid w:val="0049059E"/>
    <w:rsid w:val="004905BB"/>
    <w:rsid w:val="004905F5"/>
    <w:rsid w:val="0049064B"/>
    <w:rsid w:val="0049089E"/>
    <w:rsid w:val="00490A06"/>
    <w:rsid w:val="00490DAF"/>
    <w:rsid w:val="00490E40"/>
    <w:rsid w:val="00490F0C"/>
    <w:rsid w:val="00490F65"/>
    <w:rsid w:val="00490F6D"/>
    <w:rsid w:val="00490FDF"/>
    <w:rsid w:val="004910A4"/>
    <w:rsid w:val="004910CF"/>
    <w:rsid w:val="00491226"/>
    <w:rsid w:val="0049128F"/>
    <w:rsid w:val="004918E6"/>
    <w:rsid w:val="00491A74"/>
    <w:rsid w:val="00491C84"/>
    <w:rsid w:val="00491DBC"/>
    <w:rsid w:val="00491E9D"/>
    <w:rsid w:val="0049216A"/>
    <w:rsid w:val="0049227E"/>
    <w:rsid w:val="00492343"/>
    <w:rsid w:val="0049249E"/>
    <w:rsid w:val="0049256C"/>
    <w:rsid w:val="004926AA"/>
    <w:rsid w:val="00492A99"/>
    <w:rsid w:val="00492CDE"/>
    <w:rsid w:val="00492D14"/>
    <w:rsid w:val="00492D41"/>
    <w:rsid w:val="00492F1E"/>
    <w:rsid w:val="00492F31"/>
    <w:rsid w:val="00493110"/>
    <w:rsid w:val="00493114"/>
    <w:rsid w:val="004931F1"/>
    <w:rsid w:val="0049326F"/>
    <w:rsid w:val="00493593"/>
    <w:rsid w:val="00493625"/>
    <w:rsid w:val="004936D4"/>
    <w:rsid w:val="004936EF"/>
    <w:rsid w:val="00493827"/>
    <w:rsid w:val="004939DF"/>
    <w:rsid w:val="00493A2B"/>
    <w:rsid w:val="00493A7D"/>
    <w:rsid w:val="00493BAB"/>
    <w:rsid w:val="00493BC3"/>
    <w:rsid w:val="00493BD5"/>
    <w:rsid w:val="00493C46"/>
    <w:rsid w:val="00493EB4"/>
    <w:rsid w:val="00494231"/>
    <w:rsid w:val="004942B5"/>
    <w:rsid w:val="0049465E"/>
    <w:rsid w:val="004948F1"/>
    <w:rsid w:val="00494CE4"/>
    <w:rsid w:val="00494D92"/>
    <w:rsid w:val="00494EF1"/>
    <w:rsid w:val="00494F62"/>
    <w:rsid w:val="00494F6F"/>
    <w:rsid w:val="004951AB"/>
    <w:rsid w:val="00495346"/>
    <w:rsid w:val="00495596"/>
    <w:rsid w:val="004955FE"/>
    <w:rsid w:val="00495614"/>
    <w:rsid w:val="00495AB7"/>
    <w:rsid w:val="00495E42"/>
    <w:rsid w:val="00495F2A"/>
    <w:rsid w:val="004960DA"/>
    <w:rsid w:val="00496124"/>
    <w:rsid w:val="004961B5"/>
    <w:rsid w:val="0049636D"/>
    <w:rsid w:val="0049653B"/>
    <w:rsid w:val="00496542"/>
    <w:rsid w:val="00496558"/>
    <w:rsid w:val="00496661"/>
    <w:rsid w:val="00496701"/>
    <w:rsid w:val="00496958"/>
    <w:rsid w:val="00496E1D"/>
    <w:rsid w:val="00496FF6"/>
    <w:rsid w:val="00497523"/>
    <w:rsid w:val="004976DE"/>
    <w:rsid w:val="004979E0"/>
    <w:rsid w:val="00497BCE"/>
    <w:rsid w:val="00497BF1"/>
    <w:rsid w:val="00497E44"/>
    <w:rsid w:val="00497E4E"/>
    <w:rsid w:val="00497F71"/>
    <w:rsid w:val="004A0210"/>
    <w:rsid w:val="004A04FC"/>
    <w:rsid w:val="004A0571"/>
    <w:rsid w:val="004A0717"/>
    <w:rsid w:val="004A089C"/>
    <w:rsid w:val="004A0AA3"/>
    <w:rsid w:val="004A0AD5"/>
    <w:rsid w:val="004A0D6D"/>
    <w:rsid w:val="004A0F90"/>
    <w:rsid w:val="004A0FDB"/>
    <w:rsid w:val="004A111C"/>
    <w:rsid w:val="004A13E6"/>
    <w:rsid w:val="004A17DB"/>
    <w:rsid w:val="004A1867"/>
    <w:rsid w:val="004A1AC3"/>
    <w:rsid w:val="004A1BA7"/>
    <w:rsid w:val="004A1BDF"/>
    <w:rsid w:val="004A1C40"/>
    <w:rsid w:val="004A1E49"/>
    <w:rsid w:val="004A1EAD"/>
    <w:rsid w:val="004A2066"/>
    <w:rsid w:val="004A2087"/>
    <w:rsid w:val="004A22E2"/>
    <w:rsid w:val="004A23A6"/>
    <w:rsid w:val="004A2448"/>
    <w:rsid w:val="004A247E"/>
    <w:rsid w:val="004A2538"/>
    <w:rsid w:val="004A2798"/>
    <w:rsid w:val="004A28F7"/>
    <w:rsid w:val="004A296F"/>
    <w:rsid w:val="004A2B1F"/>
    <w:rsid w:val="004A2C12"/>
    <w:rsid w:val="004A2D45"/>
    <w:rsid w:val="004A2D57"/>
    <w:rsid w:val="004A2D8C"/>
    <w:rsid w:val="004A3023"/>
    <w:rsid w:val="004A3282"/>
    <w:rsid w:val="004A331D"/>
    <w:rsid w:val="004A34E6"/>
    <w:rsid w:val="004A35B0"/>
    <w:rsid w:val="004A35D6"/>
    <w:rsid w:val="004A39A0"/>
    <w:rsid w:val="004A3A91"/>
    <w:rsid w:val="004A3AAA"/>
    <w:rsid w:val="004A3E17"/>
    <w:rsid w:val="004A3E19"/>
    <w:rsid w:val="004A3E22"/>
    <w:rsid w:val="004A3E25"/>
    <w:rsid w:val="004A3F23"/>
    <w:rsid w:val="004A3FED"/>
    <w:rsid w:val="004A4051"/>
    <w:rsid w:val="004A4246"/>
    <w:rsid w:val="004A4445"/>
    <w:rsid w:val="004A446A"/>
    <w:rsid w:val="004A4502"/>
    <w:rsid w:val="004A4638"/>
    <w:rsid w:val="004A497F"/>
    <w:rsid w:val="004A49C1"/>
    <w:rsid w:val="004A4ADE"/>
    <w:rsid w:val="004A4BD6"/>
    <w:rsid w:val="004A4C32"/>
    <w:rsid w:val="004A4CC3"/>
    <w:rsid w:val="004A4E76"/>
    <w:rsid w:val="004A4F62"/>
    <w:rsid w:val="004A4FC2"/>
    <w:rsid w:val="004A51A2"/>
    <w:rsid w:val="004A5452"/>
    <w:rsid w:val="004A5478"/>
    <w:rsid w:val="004A5495"/>
    <w:rsid w:val="004A5AF5"/>
    <w:rsid w:val="004A5FED"/>
    <w:rsid w:val="004A60EA"/>
    <w:rsid w:val="004A62D1"/>
    <w:rsid w:val="004A6482"/>
    <w:rsid w:val="004A66E5"/>
    <w:rsid w:val="004A6AE1"/>
    <w:rsid w:val="004A6B05"/>
    <w:rsid w:val="004A6BA9"/>
    <w:rsid w:val="004A6E0D"/>
    <w:rsid w:val="004A6F1A"/>
    <w:rsid w:val="004A6F6E"/>
    <w:rsid w:val="004A6FE0"/>
    <w:rsid w:val="004A701D"/>
    <w:rsid w:val="004A71CA"/>
    <w:rsid w:val="004A7216"/>
    <w:rsid w:val="004A72B9"/>
    <w:rsid w:val="004A730D"/>
    <w:rsid w:val="004A7717"/>
    <w:rsid w:val="004A78C5"/>
    <w:rsid w:val="004A79A6"/>
    <w:rsid w:val="004A7AA5"/>
    <w:rsid w:val="004A7C1C"/>
    <w:rsid w:val="004A7CE1"/>
    <w:rsid w:val="004A7D3B"/>
    <w:rsid w:val="004A7D96"/>
    <w:rsid w:val="004B007B"/>
    <w:rsid w:val="004B0174"/>
    <w:rsid w:val="004B04C8"/>
    <w:rsid w:val="004B0613"/>
    <w:rsid w:val="004B0647"/>
    <w:rsid w:val="004B0664"/>
    <w:rsid w:val="004B071D"/>
    <w:rsid w:val="004B0902"/>
    <w:rsid w:val="004B0C10"/>
    <w:rsid w:val="004B0DA9"/>
    <w:rsid w:val="004B0E40"/>
    <w:rsid w:val="004B0E63"/>
    <w:rsid w:val="004B0EAC"/>
    <w:rsid w:val="004B1135"/>
    <w:rsid w:val="004B1325"/>
    <w:rsid w:val="004B1340"/>
    <w:rsid w:val="004B13A9"/>
    <w:rsid w:val="004B146B"/>
    <w:rsid w:val="004B147F"/>
    <w:rsid w:val="004B159D"/>
    <w:rsid w:val="004B1613"/>
    <w:rsid w:val="004B180E"/>
    <w:rsid w:val="004B1847"/>
    <w:rsid w:val="004B194B"/>
    <w:rsid w:val="004B1A70"/>
    <w:rsid w:val="004B1C66"/>
    <w:rsid w:val="004B1C96"/>
    <w:rsid w:val="004B1D0F"/>
    <w:rsid w:val="004B1D57"/>
    <w:rsid w:val="004B1DCB"/>
    <w:rsid w:val="004B21A9"/>
    <w:rsid w:val="004B21C8"/>
    <w:rsid w:val="004B21D0"/>
    <w:rsid w:val="004B2227"/>
    <w:rsid w:val="004B2228"/>
    <w:rsid w:val="004B224D"/>
    <w:rsid w:val="004B243F"/>
    <w:rsid w:val="004B2664"/>
    <w:rsid w:val="004B27AD"/>
    <w:rsid w:val="004B27BE"/>
    <w:rsid w:val="004B27CE"/>
    <w:rsid w:val="004B2E62"/>
    <w:rsid w:val="004B2F72"/>
    <w:rsid w:val="004B300B"/>
    <w:rsid w:val="004B3111"/>
    <w:rsid w:val="004B3203"/>
    <w:rsid w:val="004B321E"/>
    <w:rsid w:val="004B3295"/>
    <w:rsid w:val="004B32A6"/>
    <w:rsid w:val="004B3526"/>
    <w:rsid w:val="004B35A5"/>
    <w:rsid w:val="004B3744"/>
    <w:rsid w:val="004B3944"/>
    <w:rsid w:val="004B3A1D"/>
    <w:rsid w:val="004B3A5B"/>
    <w:rsid w:val="004B3AA8"/>
    <w:rsid w:val="004B3EA6"/>
    <w:rsid w:val="004B3F73"/>
    <w:rsid w:val="004B3FEA"/>
    <w:rsid w:val="004B4069"/>
    <w:rsid w:val="004B426C"/>
    <w:rsid w:val="004B460B"/>
    <w:rsid w:val="004B487D"/>
    <w:rsid w:val="004B48CD"/>
    <w:rsid w:val="004B48D7"/>
    <w:rsid w:val="004B4957"/>
    <w:rsid w:val="004B4981"/>
    <w:rsid w:val="004B4EA0"/>
    <w:rsid w:val="004B5104"/>
    <w:rsid w:val="004B520E"/>
    <w:rsid w:val="004B52C6"/>
    <w:rsid w:val="004B53EB"/>
    <w:rsid w:val="004B5425"/>
    <w:rsid w:val="004B5426"/>
    <w:rsid w:val="004B568F"/>
    <w:rsid w:val="004B58FE"/>
    <w:rsid w:val="004B59A1"/>
    <w:rsid w:val="004B5B46"/>
    <w:rsid w:val="004B5C2D"/>
    <w:rsid w:val="004B5CCE"/>
    <w:rsid w:val="004B5E5D"/>
    <w:rsid w:val="004B5EA2"/>
    <w:rsid w:val="004B5F00"/>
    <w:rsid w:val="004B5F72"/>
    <w:rsid w:val="004B61F6"/>
    <w:rsid w:val="004B629E"/>
    <w:rsid w:val="004B62C9"/>
    <w:rsid w:val="004B647F"/>
    <w:rsid w:val="004B6972"/>
    <w:rsid w:val="004B6BA4"/>
    <w:rsid w:val="004B6DE6"/>
    <w:rsid w:val="004B6EC0"/>
    <w:rsid w:val="004B6F9F"/>
    <w:rsid w:val="004B70A1"/>
    <w:rsid w:val="004B737D"/>
    <w:rsid w:val="004B7879"/>
    <w:rsid w:val="004B7B2D"/>
    <w:rsid w:val="004B7CB3"/>
    <w:rsid w:val="004B7DDF"/>
    <w:rsid w:val="004C0041"/>
    <w:rsid w:val="004C004D"/>
    <w:rsid w:val="004C00B9"/>
    <w:rsid w:val="004C00F8"/>
    <w:rsid w:val="004C01C2"/>
    <w:rsid w:val="004C04C7"/>
    <w:rsid w:val="004C05DE"/>
    <w:rsid w:val="004C0736"/>
    <w:rsid w:val="004C0888"/>
    <w:rsid w:val="004C094D"/>
    <w:rsid w:val="004C09CB"/>
    <w:rsid w:val="004C0B6C"/>
    <w:rsid w:val="004C0DC7"/>
    <w:rsid w:val="004C0F39"/>
    <w:rsid w:val="004C104E"/>
    <w:rsid w:val="004C1427"/>
    <w:rsid w:val="004C1474"/>
    <w:rsid w:val="004C1665"/>
    <w:rsid w:val="004C16BD"/>
    <w:rsid w:val="004C17CF"/>
    <w:rsid w:val="004C1C2C"/>
    <w:rsid w:val="004C1CAA"/>
    <w:rsid w:val="004C1CAE"/>
    <w:rsid w:val="004C20ED"/>
    <w:rsid w:val="004C20FB"/>
    <w:rsid w:val="004C2298"/>
    <w:rsid w:val="004C22C0"/>
    <w:rsid w:val="004C22DD"/>
    <w:rsid w:val="004C25CB"/>
    <w:rsid w:val="004C2622"/>
    <w:rsid w:val="004C26CB"/>
    <w:rsid w:val="004C27DB"/>
    <w:rsid w:val="004C285E"/>
    <w:rsid w:val="004C2874"/>
    <w:rsid w:val="004C2A05"/>
    <w:rsid w:val="004C2A6D"/>
    <w:rsid w:val="004C2AB9"/>
    <w:rsid w:val="004C2D60"/>
    <w:rsid w:val="004C2DB4"/>
    <w:rsid w:val="004C2F40"/>
    <w:rsid w:val="004C305C"/>
    <w:rsid w:val="004C30BB"/>
    <w:rsid w:val="004C3548"/>
    <w:rsid w:val="004C3586"/>
    <w:rsid w:val="004C35D6"/>
    <w:rsid w:val="004C3606"/>
    <w:rsid w:val="004C3634"/>
    <w:rsid w:val="004C36A2"/>
    <w:rsid w:val="004C38B6"/>
    <w:rsid w:val="004C3AD3"/>
    <w:rsid w:val="004C3DE1"/>
    <w:rsid w:val="004C3EA6"/>
    <w:rsid w:val="004C3EBF"/>
    <w:rsid w:val="004C40A8"/>
    <w:rsid w:val="004C4127"/>
    <w:rsid w:val="004C413C"/>
    <w:rsid w:val="004C4141"/>
    <w:rsid w:val="004C4279"/>
    <w:rsid w:val="004C4390"/>
    <w:rsid w:val="004C44DC"/>
    <w:rsid w:val="004C4723"/>
    <w:rsid w:val="004C483B"/>
    <w:rsid w:val="004C4905"/>
    <w:rsid w:val="004C491B"/>
    <w:rsid w:val="004C4EA1"/>
    <w:rsid w:val="004C4EE3"/>
    <w:rsid w:val="004C4F2E"/>
    <w:rsid w:val="004C4F9E"/>
    <w:rsid w:val="004C4FA1"/>
    <w:rsid w:val="004C52CB"/>
    <w:rsid w:val="004C560B"/>
    <w:rsid w:val="004C5788"/>
    <w:rsid w:val="004C5796"/>
    <w:rsid w:val="004C5799"/>
    <w:rsid w:val="004C5A3E"/>
    <w:rsid w:val="004C5EF7"/>
    <w:rsid w:val="004C5FEE"/>
    <w:rsid w:val="004C6054"/>
    <w:rsid w:val="004C621B"/>
    <w:rsid w:val="004C62EB"/>
    <w:rsid w:val="004C6446"/>
    <w:rsid w:val="004C64A2"/>
    <w:rsid w:val="004C65BD"/>
    <w:rsid w:val="004C65F3"/>
    <w:rsid w:val="004C664D"/>
    <w:rsid w:val="004C66D7"/>
    <w:rsid w:val="004C696A"/>
    <w:rsid w:val="004C6990"/>
    <w:rsid w:val="004C6CA3"/>
    <w:rsid w:val="004C709A"/>
    <w:rsid w:val="004C7436"/>
    <w:rsid w:val="004C7689"/>
    <w:rsid w:val="004C7987"/>
    <w:rsid w:val="004C7A88"/>
    <w:rsid w:val="004C7BA9"/>
    <w:rsid w:val="004C7C73"/>
    <w:rsid w:val="004C7CA5"/>
    <w:rsid w:val="004C7FFE"/>
    <w:rsid w:val="004D000F"/>
    <w:rsid w:val="004D0502"/>
    <w:rsid w:val="004D052A"/>
    <w:rsid w:val="004D0A4F"/>
    <w:rsid w:val="004D10A5"/>
    <w:rsid w:val="004D10B4"/>
    <w:rsid w:val="004D1166"/>
    <w:rsid w:val="004D11AF"/>
    <w:rsid w:val="004D132F"/>
    <w:rsid w:val="004D1AAE"/>
    <w:rsid w:val="004D1AED"/>
    <w:rsid w:val="004D1E5F"/>
    <w:rsid w:val="004D1F64"/>
    <w:rsid w:val="004D222F"/>
    <w:rsid w:val="004D2230"/>
    <w:rsid w:val="004D24DF"/>
    <w:rsid w:val="004D256D"/>
    <w:rsid w:val="004D260B"/>
    <w:rsid w:val="004D26C3"/>
    <w:rsid w:val="004D2904"/>
    <w:rsid w:val="004D29B7"/>
    <w:rsid w:val="004D2BC6"/>
    <w:rsid w:val="004D2BCE"/>
    <w:rsid w:val="004D2D1B"/>
    <w:rsid w:val="004D2DB7"/>
    <w:rsid w:val="004D307E"/>
    <w:rsid w:val="004D31FD"/>
    <w:rsid w:val="004D3219"/>
    <w:rsid w:val="004D3271"/>
    <w:rsid w:val="004D36D7"/>
    <w:rsid w:val="004D3741"/>
    <w:rsid w:val="004D3789"/>
    <w:rsid w:val="004D383D"/>
    <w:rsid w:val="004D38FD"/>
    <w:rsid w:val="004D391D"/>
    <w:rsid w:val="004D3A0F"/>
    <w:rsid w:val="004D3A3F"/>
    <w:rsid w:val="004D3DD5"/>
    <w:rsid w:val="004D402D"/>
    <w:rsid w:val="004D42CF"/>
    <w:rsid w:val="004D4512"/>
    <w:rsid w:val="004D4667"/>
    <w:rsid w:val="004D46CE"/>
    <w:rsid w:val="004D4787"/>
    <w:rsid w:val="004D47AF"/>
    <w:rsid w:val="004D4874"/>
    <w:rsid w:val="004D48B8"/>
    <w:rsid w:val="004D48DD"/>
    <w:rsid w:val="004D4B95"/>
    <w:rsid w:val="004D4C0B"/>
    <w:rsid w:val="004D4C3D"/>
    <w:rsid w:val="004D4CAB"/>
    <w:rsid w:val="004D4D27"/>
    <w:rsid w:val="004D4E9A"/>
    <w:rsid w:val="004D4F02"/>
    <w:rsid w:val="004D5035"/>
    <w:rsid w:val="004D503E"/>
    <w:rsid w:val="004D50C5"/>
    <w:rsid w:val="004D5126"/>
    <w:rsid w:val="004D514E"/>
    <w:rsid w:val="004D52F2"/>
    <w:rsid w:val="004D5336"/>
    <w:rsid w:val="004D537D"/>
    <w:rsid w:val="004D544F"/>
    <w:rsid w:val="004D5560"/>
    <w:rsid w:val="004D567B"/>
    <w:rsid w:val="004D568B"/>
    <w:rsid w:val="004D5A14"/>
    <w:rsid w:val="004D5A7A"/>
    <w:rsid w:val="004D5BA1"/>
    <w:rsid w:val="004D5C64"/>
    <w:rsid w:val="004D5C86"/>
    <w:rsid w:val="004D5DB0"/>
    <w:rsid w:val="004D5DC9"/>
    <w:rsid w:val="004D5EF9"/>
    <w:rsid w:val="004D5FA0"/>
    <w:rsid w:val="004D5FDC"/>
    <w:rsid w:val="004D60A3"/>
    <w:rsid w:val="004D6417"/>
    <w:rsid w:val="004D6457"/>
    <w:rsid w:val="004D67BA"/>
    <w:rsid w:val="004D6977"/>
    <w:rsid w:val="004D6989"/>
    <w:rsid w:val="004D6BB7"/>
    <w:rsid w:val="004D6C75"/>
    <w:rsid w:val="004D6D96"/>
    <w:rsid w:val="004D6DB9"/>
    <w:rsid w:val="004D6DEC"/>
    <w:rsid w:val="004D71FE"/>
    <w:rsid w:val="004D72D2"/>
    <w:rsid w:val="004D7404"/>
    <w:rsid w:val="004D7783"/>
    <w:rsid w:val="004D7854"/>
    <w:rsid w:val="004D7880"/>
    <w:rsid w:val="004D7965"/>
    <w:rsid w:val="004D796F"/>
    <w:rsid w:val="004D7B23"/>
    <w:rsid w:val="004D7E70"/>
    <w:rsid w:val="004E017C"/>
    <w:rsid w:val="004E0183"/>
    <w:rsid w:val="004E01BB"/>
    <w:rsid w:val="004E0210"/>
    <w:rsid w:val="004E0394"/>
    <w:rsid w:val="004E06E3"/>
    <w:rsid w:val="004E0779"/>
    <w:rsid w:val="004E0793"/>
    <w:rsid w:val="004E08C4"/>
    <w:rsid w:val="004E0990"/>
    <w:rsid w:val="004E0B60"/>
    <w:rsid w:val="004E0C16"/>
    <w:rsid w:val="004E0C3A"/>
    <w:rsid w:val="004E0D75"/>
    <w:rsid w:val="004E0DA9"/>
    <w:rsid w:val="004E1371"/>
    <w:rsid w:val="004E13EA"/>
    <w:rsid w:val="004E14E6"/>
    <w:rsid w:val="004E15D6"/>
    <w:rsid w:val="004E19FE"/>
    <w:rsid w:val="004E1A8B"/>
    <w:rsid w:val="004E1BA5"/>
    <w:rsid w:val="004E1C1F"/>
    <w:rsid w:val="004E1DF5"/>
    <w:rsid w:val="004E1E90"/>
    <w:rsid w:val="004E1E97"/>
    <w:rsid w:val="004E2068"/>
    <w:rsid w:val="004E211F"/>
    <w:rsid w:val="004E2190"/>
    <w:rsid w:val="004E224A"/>
    <w:rsid w:val="004E2267"/>
    <w:rsid w:val="004E22FD"/>
    <w:rsid w:val="004E2458"/>
    <w:rsid w:val="004E247F"/>
    <w:rsid w:val="004E257C"/>
    <w:rsid w:val="004E25C0"/>
    <w:rsid w:val="004E25E2"/>
    <w:rsid w:val="004E27C4"/>
    <w:rsid w:val="004E27ED"/>
    <w:rsid w:val="004E2802"/>
    <w:rsid w:val="004E2861"/>
    <w:rsid w:val="004E28F2"/>
    <w:rsid w:val="004E2900"/>
    <w:rsid w:val="004E2924"/>
    <w:rsid w:val="004E2B93"/>
    <w:rsid w:val="004E2C03"/>
    <w:rsid w:val="004E2C57"/>
    <w:rsid w:val="004E2D12"/>
    <w:rsid w:val="004E2DE0"/>
    <w:rsid w:val="004E3163"/>
    <w:rsid w:val="004E321F"/>
    <w:rsid w:val="004E32A6"/>
    <w:rsid w:val="004E3405"/>
    <w:rsid w:val="004E360A"/>
    <w:rsid w:val="004E38DE"/>
    <w:rsid w:val="004E3A9C"/>
    <w:rsid w:val="004E3AC5"/>
    <w:rsid w:val="004E3AEB"/>
    <w:rsid w:val="004E3D22"/>
    <w:rsid w:val="004E3E1F"/>
    <w:rsid w:val="004E3E39"/>
    <w:rsid w:val="004E3E71"/>
    <w:rsid w:val="004E4083"/>
    <w:rsid w:val="004E409C"/>
    <w:rsid w:val="004E4181"/>
    <w:rsid w:val="004E43E0"/>
    <w:rsid w:val="004E4642"/>
    <w:rsid w:val="004E4AF8"/>
    <w:rsid w:val="004E4B01"/>
    <w:rsid w:val="004E4BCC"/>
    <w:rsid w:val="004E4D0A"/>
    <w:rsid w:val="004E4EEB"/>
    <w:rsid w:val="004E4F87"/>
    <w:rsid w:val="004E5038"/>
    <w:rsid w:val="004E524D"/>
    <w:rsid w:val="004E5282"/>
    <w:rsid w:val="004E52BD"/>
    <w:rsid w:val="004E551C"/>
    <w:rsid w:val="004E5617"/>
    <w:rsid w:val="004E568C"/>
    <w:rsid w:val="004E585C"/>
    <w:rsid w:val="004E58D4"/>
    <w:rsid w:val="004E5933"/>
    <w:rsid w:val="004E5B17"/>
    <w:rsid w:val="004E5B76"/>
    <w:rsid w:val="004E5C53"/>
    <w:rsid w:val="004E6077"/>
    <w:rsid w:val="004E60D2"/>
    <w:rsid w:val="004E61BB"/>
    <w:rsid w:val="004E62C8"/>
    <w:rsid w:val="004E641D"/>
    <w:rsid w:val="004E64D4"/>
    <w:rsid w:val="004E6757"/>
    <w:rsid w:val="004E69F5"/>
    <w:rsid w:val="004E6D84"/>
    <w:rsid w:val="004E6F86"/>
    <w:rsid w:val="004E715B"/>
    <w:rsid w:val="004E72CF"/>
    <w:rsid w:val="004E7719"/>
    <w:rsid w:val="004E7A73"/>
    <w:rsid w:val="004E7B72"/>
    <w:rsid w:val="004E7BFC"/>
    <w:rsid w:val="004E7C2C"/>
    <w:rsid w:val="004F0044"/>
    <w:rsid w:val="004F00AC"/>
    <w:rsid w:val="004F00DD"/>
    <w:rsid w:val="004F01A9"/>
    <w:rsid w:val="004F05F1"/>
    <w:rsid w:val="004F0617"/>
    <w:rsid w:val="004F0700"/>
    <w:rsid w:val="004F0802"/>
    <w:rsid w:val="004F0B0B"/>
    <w:rsid w:val="004F0CFC"/>
    <w:rsid w:val="004F0D73"/>
    <w:rsid w:val="004F0DB3"/>
    <w:rsid w:val="004F0E4E"/>
    <w:rsid w:val="004F0EE1"/>
    <w:rsid w:val="004F0F83"/>
    <w:rsid w:val="004F0FB9"/>
    <w:rsid w:val="004F11F7"/>
    <w:rsid w:val="004F1246"/>
    <w:rsid w:val="004F1342"/>
    <w:rsid w:val="004F1397"/>
    <w:rsid w:val="004F15F2"/>
    <w:rsid w:val="004F1991"/>
    <w:rsid w:val="004F1A55"/>
    <w:rsid w:val="004F1AF8"/>
    <w:rsid w:val="004F1BBA"/>
    <w:rsid w:val="004F1C5D"/>
    <w:rsid w:val="004F1E6B"/>
    <w:rsid w:val="004F20B7"/>
    <w:rsid w:val="004F20D7"/>
    <w:rsid w:val="004F21CC"/>
    <w:rsid w:val="004F22CC"/>
    <w:rsid w:val="004F24B8"/>
    <w:rsid w:val="004F24C6"/>
    <w:rsid w:val="004F26FF"/>
    <w:rsid w:val="004F275D"/>
    <w:rsid w:val="004F27EB"/>
    <w:rsid w:val="004F27EC"/>
    <w:rsid w:val="004F28A6"/>
    <w:rsid w:val="004F2AD6"/>
    <w:rsid w:val="004F2B4C"/>
    <w:rsid w:val="004F2CD4"/>
    <w:rsid w:val="004F2EED"/>
    <w:rsid w:val="004F2F13"/>
    <w:rsid w:val="004F2FD1"/>
    <w:rsid w:val="004F3000"/>
    <w:rsid w:val="004F314E"/>
    <w:rsid w:val="004F31AA"/>
    <w:rsid w:val="004F31E8"/>
    <w:rsid w:val="004F337E"/>
    <w:rsid w:val="004F33CE"/>
    <w:rsid w:val="004F3417"/>
    <w:rsid w:val="004F36BF"/>
    <w:rsid w:val="004F3787"/>
    <w:rsid w:val="004F3B0E"/>
    <w:rsid w:val="004F3B7D"/>
    <w:rsid w:val="004F3E75"/>
    <w:rsid w:val="004F3F1E"/>
    <w:rsid w:val="004F4217"/>
    <w:rsid w:val="004F4349"/>
    <w:rsid w:val="004F445F"/>
    <w:rsid w:val="004F4676"/>
    <w:rsid w:val="004F467E"/>
    <w:rsid w:val="004F46C0"/>
    <w:rsid w:val="004F482E"/>
    <w:rsid w:val="004F4B75"/>
    <w:rsid w:val="004F4B93"/>
    <w:rsid w:val="004F4BEC"/>
    <w:rsid w:val="004F4C20"/>
    <w:rsid w:val="004F4E74"/>
    <w:rsid w:val="004F54AD"/>
    <w:rsid w:val="004F54BA"/>
    <w:rsid w:val="004F592C"/>
    <w:rsid w:val="004F5B49"/>
    <w:rsid w:val="004F5C78"/>
    <w:rsid w:val="004F5CDB"/>
    <w:rsid w:val="004F5EAB"/>
    <w:rsid w:val="004F6091"/>
    <w:rsid w:val="004F60E8"/>
    <w:rsid w:val="004F62CA"/>
    <w:rsid w:val="004F65DD"/>
    <w:rsid w:val="004F661E"/>
    <w:rsid w:val="004F6726"/>
    <w:rsid w:val="004F6810"/>
    <w:rsid w:val="004F6A5F"/>
    <w:rsid w:val="004F6CD8"/>
    <w:rsid w:val="004F71FB"/>
    <w:rsid w:val="004F756B"/>
    <w:rsid w:val="004F776B"/>
    <w:rsid w:val="004F798C"/>
    <w:rsid w:val="004F7A7C"/>
    <w:rsid w:val="004F7AF3"/>
    <w:rsid w:val="004F7C05"/>
    <w:rsid w:val="004F7C85"/>
    <w:rsid w:val="004F7D36"/>
    <w:rsid w:val="004F7D98"/>
    <w:rsid w:val="004F7F61"/>
    <w:rsid w:val="005001B2"/>
    <w:rsid w:val="005001E3"/>
    <w:rsid w:val="00500328"/>
    <w:rsid w:val="005003C9"/>
    <w:rsid w:val="005005C9"/>
    <w:rsid w:val="00500648"/>
    <w:rsid w:val="005006E4"/>
    <w:rsid w:val="00500744"/>
    <w:rsid w:val="00500764"/>
    <w:rsid w:val="005007E4"/>
    <w:rsid w:val="005008D7"/>
    <w:rsid w:val="0050090E"/>
    <w:rsid w:val="00500BEE"/>
    <w:rsid w:val="00500D44"/>
    <w:rsid w:val="00500EFC"/>
    <w:rsid w:val="00501173"/>
    <w:rsid w:val="005012AB"/>
    <w:rsid w:val="00501361"/>
    <w:rsid w:val="00501484"/>
    <w:rsid w:val="0050154B"/>
    <w:rsid w:val="005018C8"/>
    <w:rsid w:val="005018E9"/>
    <w:rsid w:val="00501A36"/>
    <w:rsid w:val="00501B88"/>
    <w:rsid w:val="00501CDE"/>
    <w:rsid w:val="00501F9A"/>
    <w:rsid w:val="0050270D"/>
    <w:rsid w:val="00502915"/>
    <w:rsid w:val="00502C10"/>
    <w:rsid w:val="00502C58"/>
    <w:rsid w:val="00502C59"/>
    <w:rsid w:val="00502C5B"/>
    <w:rsid w:val="00502DB4"/>
    <w:rsid w:val="00502ED6"/>
    <w:rsid w:val="00503027"/>
    <w:rsid w:val="0050330E"/>
    <w:rsid w:val="0050345C"/>
    <w:rsid w:val="005034B0"/>
    <w:rsid w:val="005035D2"/>
    <w:rsid w:val="005036CF"/>
    <w:rsid w:val="00503B1C"/>
    <w:rsid w:val="00503EA9"/>
    <w:rsid w:val="00503EB2"/>
    <w:rsid w:val="00503FD2"/>
    <w:rsid w:val="005040BF"/>
    <w:rsid w:val="00504365"/>
    <w:rsid w:val="005043D8"/>
    <w:rsid w:val="0050475F"/>
    <w:rsid w:val="00504931"/>
    <w:rsid w:val="0050496C"/>
    <w:rsid w:val="00504BC8"/>
    <w:rsid w:val="00504BEB"/>
    <w:rsid w:val="00504DDA"/>
    <w:rsid w:val="00504F5C"/>
    <w:rsid w:val="00504F6B"/>
    <w:rsid w:val="0050502F"/>
    <w:rsid w:val="0050511E"/>
    <w:rsid w:val="005051B5"/>
    <w:rsid w:val="005053A4"/>
    <w:rsid w:val="005054D3"/>
    <w:rsid w:val="00505599"/>
    <w:rsid w:val="00505AEA"/>
    <w:rsid w:val="00505D58"/>
    <w:rsid w:val="00505D71"/>
    <w:rsid w:val="00505E63"/>
    <w:rsid w:val="00506011"/>
    <w:rsid w:val="0050627D"/>
    <w:rsid w:val="0050632C"/>
    <w:rsid w:val="005063AC"/>
    <w:rsid w:val="005063CD"/>
    <w:rsid w:val="00506781"/>
    <w:rsid w:val="00506963"/>
    <w:rsid w:val="00506978"/>
    <w:rsid w:val="0050699E"/>
    <w:rsid w:val="00506A39"/>
    <w:rsid w:val="00506B0C"/>
    <w:rsid w:val="00506C40"/>
    <w:rsid w:val="00506CAE"/>
    <w:rsid w:val="00506DD7"/>
    <w:rsid w:val="00506E8D"/>
    <w:rsid w:val="00506F6B"/>
    <w:rsid w:val="00507126"/>
    <w:rsid w:val="00507210"/>
    <w:rsid w:val="0050733C"/>
    <w:rsid w:val="005073D6"/>
    <w:rsid w:val="005074F9"/>
    <w:rsid w:val="00507550"/>
    <w:rsid w:val="005076C1"/>
    <w:rsid w:val="005076D8"/>
    <w:rsid w:val="00507779"/>
    <w:rsid w:val="00507854"/>
    <w:rsid w:val="00507868"/>
    <w:rsid w:val="00507932"/>
    <w:rsid w:val="00507AB5"/>
    <w:rsid w:val="00507CC4"/>
    <w:rsid w:val="00510019"/>
    <w:rsid w:val="005101DE"/>
    <w:rsid w:val="00510353"/>
    <w:rsid w:val="00510508"/>
    <w:rsid w:val="00510B89"/>
    <w:rsid w:val="00510B8B"/>
    <w:rsid w:val="00510CCE"/>
    <w:rsid w:val="005110AD"/>
    <w:rsid w:val="005110E3"/>
    <w:rsid w:val="005114C8"/>
    <w:rsid w:val="005115C2"/>
    <w:rsid w:val="00511BCF"/>
    <w:rsid w:val="00511CC8"/>
    <w:rsid w:val="00511D04"/>
    <w:rsid w:val="00511DA7"/>
    <w:rsid w:val="00511DEE"/>
    <w:rsid w:val="00511E85"/>
    <w:rsid w:val="00511F13"/>
    <w:rsid w:val="00511F80"/>
    <w:rsid w:val="00512275"/>
    <w:rsid w:val="0051264E"/>
    <w:rsid w:val="005127AA"/>
    <w:rsid w:val="005127BE"/>
    <w:rsid w:val="00512A8C"/>
    <w:rsid w:val="00512D3C"/>
    <w:rsid w:val="00512E3B"/>
    <w:rsid w:val="00512EB7"/>
    <w:rsid w:val="00512EFD"/>
    <w:rsid w:val="00513159"/>
    <w:rsid w:val="00513304"/>
    <w:rsid w:val="005137D1"/>
    <w:rsid w:val="00513BC8"/>
    <w:rsid w:val="00513C19"/>
    <w:rsid w:val="00513C54"/>
    <w:rsid w:val="005141FA"/>
    <w:rsid w:val="00514266"/>
    <w:rsid w:val="00514373"/>
    <w:rsid w:val="00514392"/>
    <w:rsid w:val="0051445F"/>
    <w:rsid w:val="005146A7"/>
    <w:rsid w:val="005146A9"/>
    <w:rsid w:val="00514810"/>
    <w:rsid w:val="0051488E"/>
    <w:rsid w:val="00514958"/>
    <w:rsid w:val="005149E0"/>
    <w:rsid w:val="00514BB1"/>
    <w:rsid w:val="00514BBE"/>
    <w:rsid w:val="00514C26"/>
    <w:rsid w:val="00514C32"/>
    <w:rsid w:val="00514DC4"/>
    <w:rsid w:val="005150D0"/>
    <w:rsid w:val="00515271"/>
    <w:rsid w:val="005152AE"/>
    <w:rsid w:val="00515346"/>
    <w:rsid w:val="0051547F"/>
    <w:rsid w:val="005155F8"/>
    <w:rsid w:val="00515822"/>
    <w:rsid w:val="0051590C"/>
    <w:rsid w:val="0051596E"/>
    <w:rsid w:val="00515A91"/>
    <w:rsid w:val="00515A93"/>
    <w:rsid w:val="00515BA1"/>
    <w:rsid w:val="00515D73"/>
    <w:rsid w:val="00515EB8"/>
    <w:rsid w:val="00515EC1"/>
    <w:rsid w:val="00516071"/>
    <w:rsid w:val="005160F2"/>
    <w:rsid w:val="005162E1"/>
    <w:rsid w:val="00516308"/>
    <w:rsid w:val="00516377"/>
    <w:rsid w:val="005164BA"/>
    <w:rsid w:val="005164E4"/>
    <w:rsid w:val="0051678F"/>
    <w:rsid w:val="00516882"/>
    <w:rsid w:val="0051692F"/>
    <w:rsid w:val="00516940"/>
    <w:rsid w:val="00516AC1"/>
    <w:rsid w:val="00516D82"/>
    <w:rsid w:val="005171E7"/>
    <w:rsid w:val="00517207"/>
    <w:rsid w:val="0051726D"/>
    <w:rsid w:val="005172AE"/>
    <w:rsid w:val="0051735B"/>
    <w:rsid w:val="00517366"/>
    <w:rsid w:val="005176AC"/>
    <w:rsid w:val="00517803"/>
    <w:rsid w:val="0051784D"/>
    <w:rsid w:val="00517886"/>
    <w:rsid w:val="00517C5A"/>
    <w:rsid w:val="00517C89"/>
    <w:rsid w:val="00517C8C"/>
    <w:rsid w:val="00517CD6"/>
    <w:rsid w:val="00517D66"/>
    <w:rsid w:val="00517D82"/>
    <w:rsid w:val="00517E53"/>
    <w:rsid w:val="00517E86"/>
    <w:rsid w:val="00517F37"/>
    <w:rsid w:val="005200E2"/>
    <w:rsid w:val="005201AE"/>
    <w:rsid w:val="0052029E"/>
    <w:rsid w:val="0052030A"/>
    <w:rsid w:val="005203B2"/>
    <w:rsid w:val="0052047C"/>
    <w:rsid w:val="00520564"/>
    <w:rsid w:val="00520591"/>
    <w:rsid w:val="00520617"/>
    <w:rsid w:val="005206E9"/>
    <w:rsid w:val="0052087E"/>
    <w:rsid w:val="00520A9B"/>
    <w:rsid w:val="00520BAE"/>
    <w:rsid w:val="00520C2A"/>
    <w:rsid w:val="00520D69"/>
    <w:rsid w:val="00520F67"/>
    <w:rsid w:val="005210B8"/>
    <w:rsid w:val="0052121C"/>
    <w:rsid w:val="0052129E"/>
    <w:rsid w:val="0052137D"/>
    <w:rsid w:val="005213AF"/>
    <w:rsid w:val="005216D7"/>
    <w:rsid w:val="00521C9F"/>
    <w:rsid w:val="00521EA6"/>
    <w:rsid w:val="00521EB9"/>
    <w:rsid w:val="00521F8C"/>
    <w:rsid w:val="00522029"/>
    <w:rsid w:val="0052204A"/>
    <w:rsid w:val="005220DE"/>
    <w:rsid w:val="005221A6"/>
    <w:rsid w:val="005221EB"/>
    <w:rsid w:val="00522665"/>
    <w:rsid w:val="005226BD"/>
    <w:rsid w:val="005227DE"/>
    <w:rsid w:val="00522941"/>
    <w:rsid w:val="0052295B"/>
    <w:rsid w:val="00522B5B"/>
    <w:rsid w:val="00522C17"/>
    <w:rsid w:val="00522C1D"/>
    <w:rsid w:val="00522C31"/>
    <w:rsid w:val="00522D64"/>
    <w:rsid w:val="00522DD7"/>
    <w:rsid w:val="0052300F"/>
    <w:rsid w:val="00523169"/>
    <w:rsid w:val="005231D8"/>
    <w:rsid w:val="005231F3"/>
    <w:rsid w:val="005232A1"/>
    <w:rsid w:val="0052340A"/>
    <w:rsid w:val="00523505"/>
    <w:rsid w:val="0052353E"/>
    <w:rsid w:val="005235D8"/>
    <w:rsid w:val="005235EE"/>
    <w:rsid w:val="00523620"/>
    <w:rsid w:val="005236FC"/>
    <w:rsid w:val="005238A4"/>
    <w:rsid w:val="005238C7"/>
    <w:rsid w:val="00523AAF"/>
    <w:rsid w:val="00523DA4"/>
    <w:rsid w:val="00523DC1"/>
    <w:rsid w:val="00523E23"/>
    <w:rsid w:val="00523F32"/>
    <w:rsid w:val="00524003"/>
    <w:rsid w:val="0052424C"/>
    <w:rsid w:val="005242DC"/>
    <w:rsid w:val="005248C7"/>
    <w:rsid w:val="00524B1A"/>
    <w:rsid w:val="00524B96"/>
    <w:rsid w:val="00524CE1"/>
    <w:rsid w:val="00524D8F"/>
    <w:rsid w:val="005250DA"/>
    <w:rsid w:val="0052524C"/>
    <w:rsid w:val="0052538A"/>
    <w:rsid w:val="00525407"/>
    <w:rsid w:val="005254C5"/>
    <w:rsid w:val="0052572D"/>
    <w:rsid w:val="005257B4"/>
    <w:rsid w:val="0052585A"/>
    <w:rsid w:val="005259BC"/>
    <w:rsid w:val="00525B43"/>
    <w:rsid w:val="00525E3A"/>
    <w:rsid w:val="00526288"/>
    <w:rsid w:val="005263C6"/>
    <w:rsid w:val="00526495"/>
    <w:rsid w:val="005265D3"/>
    <w:rsid w:val="00526848"/>
    <w:rsid w:val="00526932"/>
    <w:rsid w:val="00526A34"/>
    <w:rsid w:val="00526C1B"/>
    <w:rsid w:val="00526C8D"/>
    <w:rsid w:val="00526D9A"/>
    <w:rsid w:val="00526E21"/>
    <w:rsid w:val="00526F44"/>
    <w:rsid w:val="0052701A"/>
    <w:rsid w:val="00527087"/>
    <w:rsid w:val="0052708C"/>
    <w:rsid w:val="005271C7"/>
    <w:rsid w:val="005271E3"/>
    <w:rsid w:val="0052727E"/>
    <w:rsid w:val="00527358"/>
    <w:rsid w:val="005274B8"/>
    <w:rsid w:val="005274CA"/>
    <w:rsid w:val="00527620"/>
    <w:rsid w:val="005276F4"/>
    <w:rsid w:val="00527A2B"/>
    <w:rsid w:val="00527B2E"/>
    <w:rsid w:val="00527B53"/>
    <w:rsid w:val="00527E46"/>
    <w:rsid w:val="00527F25"/>
    <w:rsid w:val="00530006"/>
    <w:rsid w:val="00530183"/>
    <w:rsid w:val="005301AB"/>
    <w:rsid w:val="005304B1"/>
    <w:rsid w:val="005305B6"/>
    <w:rsid w:val="00530603"/>
    <w:rsid w:val="005306F6"/>
    <w:rsid w:val="005307FF"/>
    <w:rsid w:val="00530A8C"/>
    <w:rsid w:val="00530B56"/>
    <w:rsid w:val="00530B8E"/>
    <w:rsid w:val="00530C1F"/>
    <w:rsid w:val="0053108D"/>
    <w:rsid w:val="0053140B"/>
    <w:rsid w:val="0053150B"/>
    <w:rsid w:val="00531809"/>
    <w:rsid w:val="0053182D"/>
    <w:rsid w:val="00531901"/>
    <w:rsid w:val="005319EB"/>
    <w:rsid w:val="00531AFB"/>
    <w:rsid w:val="00531C0A"/>
    <w:rsid w:val="00531CC9"/>
    <w:rsid w:val="00531D38"/>
    <w:rsid w:val="00531DD7"/>
    <w:rsid w:val="00531EC0"/>
    <w:rsid w:val="00531EF7"/>
    <w:rsid w:val="00532005"/>
    <w:rsid w:val="0053215D"/>
    <w:rsid w:val="005324BD"/>
    <w:rsid w:val="0053256B"/>
    <w:rsid w:val="005325BC"/>
    <w:rsid w:val="005325FF"/>
    <w:rsid w:val="005327B7"/>
    <w:rsid w:val="005328F0"/>
    <w:rsid w:val="00532948"/>
    <w:rsid w:val="00532F27"/>
    <w:rsid w:val="00532F47"/>
    <w:rsid w:val="005332A1"/>
    <w:rsid w:val="0053359B"/>
    <w:rsid w:val="00533A1F"/>
    <w:rsid w:val="00533ACC"/>
    <w:rsid w:val="0053400E"/>
    <w:rsid w:val="005341BF"/>
    <w:rsid w:val="005341D4"/>
    <w:rsid w:val="00534302"/>
    <w:rsid w:val="00534540"/>
    <w:rsid w:val="0053460B"/>
    <w:rsid w:val="00534678"/>
    <w:rsid w:val="00534934"/>
    <w:rsid w:val="005349AD"/>
    <w:rsid w:val="00534ABC"/>
    <w:rsid w:val="00534FD5"/>
    <w:rsid w:val="0053500D"/>
    <w:rsid w:val="00535082"/>
    <w:rsid w:val="0053520F"/>
    <w:rsid w:val="00535329"/>
    <w:rsid w:val="00535515"/>
    <w:rsid w:val="0053558C"/>
    <w:rsid w:val="0053560C"/>
    <w:rsid w:val="005356A8"/>
    <w:rsid w:val="00535789"/>
    <w:rsid w:val="00535AC5"/>
    <w:rsid w:val="00535C99"/>
    <w:rsid w:val="00535E37"/>
    <w:rsid w:val="0053619B"/>
    <w:rsid w:val="005361D4"/>
    <w:rsid w:val="005362E2"/>
    <w:rsid w:val="005362FD"/>
    <w:rsid w:val="005363CE"/>
    <w:rsid w:val="005365DE"/>
    <w:rsid w:val="00536762"/>
    <w:rsid w:val="005367B2"/>
    <w:rsid w:val="00536899"/>
    <w:rsid w:val="00536A12"/>
    <w:rsid w:val="00536B2D"/>
    <w:rsid w:val="00536BEA"/>
    <w:rsid w:val="00536F64"/>
    <w:rsid w:val="00537030"/>
    <w:rsid w:val="005370C9"/>
    <w:rsid w:val="0053720C"/>
    <w:rsid w:val="0053731F"/>
    <w:rsid w:val="00537342"/>
    <w:rsid w:val="0053743D"/>
    <w:rsid w:val="00537619"/>
    <w:rsid w:val="00537640"/>
    <w:rsid w:val="0053765D"/>
    <w:rsid w:val="00537690"/>
    <w:rsid w:val="00537925"/>
    <w:rsid w:val="00537BFC"/>
    <w:rsid w:val="00537D8C"/>
    <w:rsid w:val="00537E0C"/>
    <w:rsid w:val="00537F94"/>
    <w:rsid w:val="00540028"/>
    <w:rsid w:val="00540064"/>
    <w:rsid w:val="00540078"/>
    <w:rsid w:val="005404E4"/>
    <w:rsid w:val="005406B5"/>
    <w:rsid w:val="005408BF"/>
    <w:rsid w:val="005409F6"/>
    <w:rsid w:val="00540DD2"/>
    <w:rsid w:val="00540FD4"/>
    <w:rsid w:val="00541149"/>
    <w:rsid w:val="005413A1"/>
    <w:rsid w:val="005415D7"/>
    <w:rsid w:val="00541610"/>
    <w:rsid w:val="0054174F"/>
    <w:rsid w:val="00541DF1"/>
    <w:rsid w:val="0054235A"/>
    <w:rsid w:val="00542443"/>
    <w:rsid w:val="00542614"/>
    <w:rsid w:val="0054268E"/>
    <w:rsid w:val="005428CA"/>
    <w:rsid w:val="00542B79"/>
    <w:rsid w:val="00542D3F"/>
    <w:rsid w:val="00542DF7"/>
    <w:rsid w:val="00542E0B"/>
    <w:rsid w:val="00542EA9"/>
    <w:rsid w:val="005430DA"/>
    <w:rsid w:val="00543156"/>
    <w:rsid w:val="0054315A"/>
    <w:rsid w:val="00543297"/>
    <w:rsid w:val="00543454"/>
    <w:rsid w:val="005436B5"/>
    <w:rsid w:val="0054384B"/>
    <w:rsid w:val="0054396A"/>
    <w:rsid w:val="005439B3"/>
    <w:rsid w:val="00543C1F"/>
    <w:rsid w:val="00543F78"/>
    <w:rsid w:val="00543FA8"/>
    <w:rsid w:val="00543FDA"/>
    <w:rsid w:val="00544093"/>
    <w:rsid w:val="00544161"/>
    <w:rsid w:val="005441C2"/>
    <w:rsid w:val="005442F6"/>
    <w:rsid w:val="00544429"/>
    <w:rsid w:val="005445E1"/>
    <w:rsid w:val="00544648"/>
    <w:rsid w:val="005448D9"/>
    <w:rsid w:val="00544A69"/>
    <w:rsid w:val="00544AA3"/>
    <w:rsid w:val="00544B4F"/>
    <w:rsid w:val="00544C43"/>
    <w:rsid w:val="00544F0F"/>
    <w:rsid w:val="00545010"/>
    <w:rsid w:val="0054512C"/>
    <w:rsid w:val="00545252"/>
    <w:rsid w:val="00545342"/>
    <w:rsid w:val="005454E5"/>
    <w:rsid w:val="0054574C"/>
    <w:rsid w:val="00545761"/>
    <w:rsid w:val="00545774"/>
    <w:rsid w:val="00545791"/>
    <w:rsid w:val="005457FD"/>
    <w:rsid w:val="005459CE"/>
    <w:rsid w:val="00546037"/>
    <w:rsid w:val="0054614F"/>
    <w:rsid w:val="00546192"/>
    <w:rsid w:val="00546291"/>
    <w:rsid w:val="00546295"/>
    <w:rsid w:val="0054635A"/>
    <w:rsid w:val="0054637D"/>
    <w:rsid w:val="005463C5"/>
    <w:rsid w:val="0054653B"/>
    <w:rsid w:val="00546716"/>
    <w:rsid w:val="00546996"/>
    <w:rsid w:val="00546BB2"/>
    <w:rsid w:val="00546F28"/>
    <w:rsid w:val="00547024"/>
    <w:rsid w:val="005470A4"/>
    <w:rsid w:val="0054717E"/>
    <w:rsid w:val="0054721C"/>
    <w:rsid w:val="005472E5"/>
    <w:rsid w:val="00547400"/>
    <w:rsid w:val="005474DB"/>
    <w:rsid w:val="00547727"/>
    <w:rsid w:val="0054785B"/>
    <w:rsid w:val="00547995"/>
    <w:rsid w:val="005479D9"/>
    <w:rsid w:val="00547B95"/>
    <w:rsid w:val="00547CD7"/>
    <w:rsid w:val="00547ED1"/>
    <w:rsid w:val="00547FC8"/>
    <w:rsid w:val="005501E1"/>
    <w:rsid w:val="005502CB"/>
    <w:rsid w:val="005507F9"/>
    <w:rsid w:val="00550836"/>
    <w:rsid w:val="005508B7"/>
    <w:rsid w:val="00550B3D"/>
    <w:rsid w:val="00550C3D"/>
    <w:rsid w:val="00550C7B"/>
    <w:rsid w:val="00550DF6"/>
    <w:rsid w:val="00550FC3"/>
    <w:rsid w:val="00551132"/>
    <w:rsid w:val="00551184"/>
    <w:rsid w:val="005516F4"/>
    <w:rsid w:val="0055177B"/>
    <w:rsid w:val="00551AD0"/>
    <w:rsid w:val="00551CAB"/>
    <w:rsid w:val="00551CC7"/>
    <w:rsid w:val="00551E6C"/>
    <w:rsid w:val="00551F38"/>
    <w:rsid w:val="005520F0"/>
    <w:rsid w:val="005520FB"/>
    <w:rsid w:val="005521C4"/>
    <w:rsid w:val="005523B1"/>
    <w:rsid w:val="00552433"/>
    <w:rsid w:val="00552708"/>
    <w:rsid w:val="005527D4"/>
    <w:rsid w:val="0055280F"/>
    <w:rsid w:val="00552881"/>
    <w:rsid w:val="005529A1"/>
    <w:rsid w:val="00552AAF"/>
    <w:rsid w:val="00552D9C"/>
    <w:rsid w:val="00552DFC"/>
    <w:rsid w:val="00552F4C"/>
    <w:rsid w:val="005530FB"/>
    <w:rsid w:val="0055317D"/>
    <w:rsid w:val="005531E1"/>
    <w:rsid w:val="00553483"/>
    <w:rsid w:val="005534A1"/>
    <w:rsid w:val="00553703"/>
    <w:rsid w:val="0055385C"/>
    <w:rsid w:val="005539DA"/>
    <w:rsid w:val="00553CDF"/>
    <w:rsid w:val="00553D0A"/>
    <w:rsid w:val="00553DAE"/>
    <w:rsid w:val="00553E15"/>
    <w:rsid w:val="00554053"/>
    <w:rsid w:val="005542E9"/>
    <w:rsid w:val="00554443"/>
    <w:rsid w:val="005544C6"/>
    <w:rsid w:val="00554708"/>
    <w:rsid w:val="005547CD"/>
    <w:rsid w:val="0055485F"/>
    <w:rsid w:val="005548DD"/>
    <w:rsid w:val="005548E9"/>
    <w:rsid w:val="00554A06"/>
    <w:rsid w:val="00554A4A"/>
    <w:rsid w:val="00554A6C"/>
    <w:rsid w:val="00554AF1"/>
    <w:rsid w:val="00554DBE"/>
    <w:rsid w:val="00554E9C"/>
    <w:rsid w:val="00554FE9"/>
    <w:rsid w:val="00555097"/>
    <w:rsid w:val="00555252"/>
    <w:rsid w:val="00555506"/>
    <w:rsid w:val="005555D1"/>
    <w:rsid w:val="0055586B"/>
    <w:rsid w:val="00555AD3"/>
    <w:rsid w:val="00555B53"/>
    <w:rsid w:val="00555D92"/>
    <w:rsid w:val="00555E92"/>
    <w:rsid w:val="00555EED"/>
    <w:rsid w:val="00556756"/>
    <w:rsid w:val="00556AD0"/>
    <w:rsid w:val="00556AFA"/>
    <w:rsid w:val="00556B19"/>
    <w:rsid w:val="00556BC2"/>
    <w:rsid w:val="00556E2E"/>
    <w:rsid w:val="00556EDE"/>
    <w:rsid w:val="00556FEF"/>
    <w:rsid w:val="005571E1"/>
    <w:rsid w:val="005574BB"/>
    <w:rsid w:val="005574D4"/>
    <w:rsid w:val="00557634"/>
    <w:rsid w:val="005576BB"/>
    <w:rsid w:val="00557877"/>
    <w:rsid w:val="005578A7"/>
    <w:rsid w:val="00557AEB"/>
    <w:rsid w:val="00557F42"/>
    <w:rsid w:val="00557F8B"/>
    <w:rsid w:val="005600C4"/>
    <w:rsid w:val="00560103"/>
    <w:rsid w:val="0056018C"/>
    <w:rsid w:val="005601E7"/>
    <w:rsid w:val="0056037F"/>
    <w:rsid w:val="0056040D"/>
    <w:rsid w:val="005604B7"/>
    <w:rsid w:val="005605CD"/>
    <w:rsid w:val="00560685"/>
    <w:rsid w:val="005607E9"/>
    <w:rsid w:val="0056082D"/>
    <w:rsid w:val="005608D0"/>
    <w:rsid w:val="005609EA"/>
    <w:rsid w:val="00560A03"/>
    <w:rsid w:val="00560A49"/>
    <w:rsid w:val="00560D8B"/>
    <w:rsid w:val="00560E26"/>
    <w:rsid w:val="00560EF9"/>
    <w:rsid w:val="00560F3A"/>
    <w:rsid w:val="00560F4D"/>
    <w:rsid w:val="005611B5"/>
    <w:rsid w:val="0056132C"/>
    <w:rsid w:val="0056142D"/>
    <w:rsid w:val="00561640"/>
    <w:rsid w:val="00561708"/>
    <w:rsid w:val="005619AD"/>
    <w:rsid w:val="005619CE"/>
    <w:rsid w:val="00561A74"/>
    <w:rsid w:val="00561C96"/>
    <w:rsid w:val="00561DC7"/>
    <w:rsid w:val="00561ED0"/>
    <w:rsid w:val="00561F2D"/>
    <w:rsid w:val="0056210E"/>
    <w:rsid w:val="005621A6"/>
    <w:rsid w:val="005623BA"/>
    <w:rsid w:val="005624A0"/>
    <w:rsid w:val="00562533"/>
    <w:rsid w:val="0056294D"/>
    <w:rsid w:val="00562B76"/>
    <w:rsid w:val="00562CAE"/>
    <w:rsid w:val="00562D2B"/>
    <w:rsid w:val="00562FC3"/>
    <w:rsid w:val="00563157"/>
    <w:rsid w:val="0056333A"/>
    <w:rsid w:val="0056336D"/>
    <w:rsid w:val="005634CB"/>
    <w:rsid w:val="00563709"/>
    <w:rsid w:val="0056385B"/>
    <w:rsid w:val="005638A1"/>
    <w:rsid w:val="00563B56"/>
    <w:rsid w:val="00563DE3"/>
    <w:rsid w:val="00563FAD"/>
    <w:rsid w:val="00564184"/>
    <w:rsid w:val="005643C3"/>
    <w:rsid w:val="0056448D"/>
    <w:rsid w:val="005644CD"/>
    <w:rsid w:val="00564594"/>
    <w:rsid w:val="0056461B"/>
    <w:rsid w:val="0056471F"/>
    <w:rsid w:val="005647BB"/>
    <w:rsid w:val="005656FA"/>
    <w:rsid w:val="005657FD"/>
    <w:rsid w:val="00565A2F"/>
    <w:rsid w:val="00565A81"/>
    <w:rsid w:val="00565A9F"/>
    <w:rsid w:val="00565E44"/>
    <w:rsid w:val="00565E93"/>
    <w:rsid w:val="00565EA2"/>
    <w:rsid w:val="00566055"/>
    <w:rsid w:val="0056621C"/>
    <w:rsid w:val="005662D5"/>
    <w:rsid w:val="0056635D"/>
    <w:rsid w:val="0056638A"/>
    <w:rsid w:val="0056643F"/>
    <w:rsid w:val="005665FA"/>
    <w:rsid w:val="0056689B"/>
    <w:rsid w:val="00566DF1"/>
    <w:rsid w:val="00566EA6"/>
    <w:rsid w:val="0056709D"/>
    <w:rsid w:val="005672AC"/>
    <w:rsid w:val="005674AB"/>
    <w:rsid w:val="005675A6"/>
    <w:rsid w:val="005675AF"/>
    <w:rsid w:val="00567630"/>
    <w:rsid w:val="005676D6"/>
    <w:rsid w:val="005678D1"/>
    <w:rsid w:val="005679D4"/>
    <w:rsid w:val="00567AD3"/>
    <w:rsid w:val="00567AE7"/>
    <w:rsid w:val="00567B8A"/>
    <w:rsid w:val="00567BC7"/>
    <w:rsid w:val="00567C81"/>
    <w:rsid w:val="00567F6C"/>
    <w:rsid w:val="00567FDC"/>
    <w:rsid w:val="0057005F"/>
    <w:rsid w:val="00570159"/>
    <w:rsid w:val="0057028D"/>
    <w:rsid w:val="005703A8"/>
    <w:rsid w:val="005703BE"/>
    <w:rsid w:val="00570437"/>
    <w:rsid w:val="0057045D"/>
    <w:rsid w:val="005704C8"/>
    <w:rsid w:val="00570590"/>
    <w:rsid w:val="005706B6"/>
    <w:rsid w:val="0057084C"/>
    <w:rsid w:val="005708F8"/>
    <w:rsid w:val="00570BC5"/>
    <w:rsid w:val="00570BC9"/>
    <w:rsid w:val="00570BD8"/>
    <w:rsid w:val="00570C30"/>
    <w:rsid w:val="00570CE8"/>
    <w:rsid w:val="00570DD1"/>
    <w:rsid w:val="00570DD7"/>
    <w:rsid w:val="00570F91"/>
    <w:rsid w:val="005710C1"/>
    <w:rsid w:val="0057114C"/>
    <w:rsid w:val="0057123E"/>
    <w:rsid w:val="005712D0"/>
    <w:rsid w:val="0057136D"/>
    <w:rsid w:val="00571435"/>
    <w:rsid w:val="0057174D"/>
    <w:rsid w:val="005717C2"/>
    <w:rsid w:val="005718C3"/>
    <w:rsid w:val="00571ACF"/>
    <w:rsid w:val="00571BAA"/>
    <w:rsid w:val="00571EEE"/>
    <w:rsid w:val="00572134"/>
    <w:rsid w:val="00572814"/>
    <w:rsid w:val="00572C44"/>
    <w:rsid w:val="00572CED"/>
    <w:rsid w:val="00572E58"/>
    <w:rsid w:val="005731D5"/>
    <w:rsid w:val="005733FB"/>
    <w:rsid w:val="005737F1"/>
    <w:rsid w:val="005739DA"/>
    <w:rsid w:val="00573A5F"/>
    <w:rsid w:val="00574222"/>
    <w:rsid w:val="005742C6"/>
    <w:rsid w:val="005743E2"/>
    <w:rsid w:val="005743E5"/>
    <w:rsid w:val="005744DE"/>
    <w:rsid w:val="00574640"/>
    <w:rsid w:val="0057480E"/>
    <w:rsid w:val="005748CD"/>
    <w:rsid w:val="00574957"/>
    <w:rsid w:val="005749E6"/>
    <w:rsid w:val="00574A22"/>
    <w:rsid w:val="00574AA7"/>
    <w:rsid w:val="00574CFD"/>
    <w:rsid w:val="00574E69"/>
    <w:rsid w:val="00574F3B"/>
    <w:rsid w:val="00574F79"/>
    <w:rsid w:val="005750E2"/>
    <w:rsid w:val="00575119"/>
    <w:rsid w:val="0057515D"/>
    <w:rsid w:val="00575254"/>
    <w:rsid w:val="0057532D"/>
    <w:rsid w:val="005757EC"/>
    <w:rsid w:val="00575A28"/>
    <w:rsid w:val="00575BB6"/>
    <w:rsid w:val="00575BDA"/>
    <w:rsid w:val="00575E62"/>
    <w:rsid w:val="00576328"/>
    <w:rsid w:val="005763D1"/>
    <w:rsid w:val="00576411"/>
    <w:rsid w:val="00576468"/>
    <w:rsid w:val="0057648C"/>
    <w:rsid w:val="0057650D"/>
    <w:rsid w:val="0057682C"/>
    <w:rsid w:val="005768C5"/>
    <w:rsid w:val="0057694C"/>
    <w:rsid w:val="00576996"/>
    <w:rsid w:val="005769BF"/>
    <w:rsid w:val="00576A2D"/>
    <w:rsid w:val="00576A32"/>
    <w:rsid w:val="00576B9B"/>
    <w:rsid w:val="00576C87"/>
    <w:rsid w:val="005770D1"/>
    <w:rsid w:val="005771ED"/>
    <w:rsid w:val="00577341"/>
    <w:rsid w:val="00577449"/>
    <w:rsid w:val="00577474"/>
    <w:rsid w:val="0057756F"/>
    <w:rsid w:val="00577C5A"/>
    <w:rsid w:val="00577CC1"/>
    <w:rsid w:val="00577CD1"/>
    <w:rsid w:val="00577D8A"/>
    <w:rsid w:val="00577E42"/>
    <w:rsid w:val="00577E6C"/>
    <w:rsid w:val="005800A5"/>
    <w:rsid w:val="005802C7"/>
    <w:rsid w:val="0058030D"/>
    <w:rsid w:val="0058037D"/>
    <w:rsid w:val="00580408"/>
    <w:rsid w:val="00580562"/>
    <w:rsid w:val="0058075F"/>
    <w:rsid w:val="00580788"/>
    <w:rsid w:val="00580790"/>
    <w:rsid w:val="005807EC"/>
    <w:rsid w:val="005809AA"/>
    <w:rsid w:val="00580AF4"/>
    <w:rsid w:val="00580B16"/>
    <w:rsid w:val="00580EE8"/>
    <w:rsid w:val="00580F48"/>
    <w:rsid w:val="00580FEF"/>
    <w:rsid w:val="00581043"/>
    <w:rsid w:val="00581098"/>
    <w:rsid w:val="005810C3"/>
    <w:rsid w:val="00581267"/>
    <w:rsid w:val="005814FB"/>
    <w:rsid w:val="00581703"/>
    <w:rsid w:val="00581969"/>
    <w:rsid w:val="00581B21"/>
    <w:rsid w:val="00581B40"/>
    <w:rsid w:val="00581CB8"/>
    <w:rsid w:val="00581DA5"/>
    <w:rsid w:val="005823DC"/>
    <w:rsid w:val="005825B8"/>
    <w:rsid w:val="0058281A"/>
    <w:rsid w:val="0058283F"/>
    <w:rsid w:val="005828CA"/>
    <w:rsid w:val="00582A7F"/>
    <w:rsid w:val="00582B47"/>
    <w:rsid w:val="00582C75"/>
    <w:rsid w:val="00582C7B"/>
    <w:rsid w:val="00582DBA"/>
    <w:rsid w:val="00582DC4"/>
    <w:rsid w:val="00582E3F"/>
    <w:rsid w:val="00582F2E"/>
    <w:rsid w:val="0058318F"/>
    <w:rsid w:val="005836B8"/>
    <w:rsid w:val="005838BA"/>
    <w:rsid w:val="005839A3"/>
    <w:rsid w:val="00583AC0"/>
    <w:rsid w:val="00583B2F"/>
    <w:rsid w:val="00583B6A"/>
    <w:rsid w:val="00583BF0"/>
    <w:rsid w:val="00583C0E"/>
    <w:rsid w:val="00583DF1"/>
    <w:rsid w:val="00583E58"/>
    <w:rsid w:val="00583E95"/>
    <w:rsid w:val="00583F29"/>
    <w:rsid w:val="00583F96"/>
    <w:rsid w:val="005841E9"/>
    <w:rsid w:val="0058424C"/>
    <w:rsid w:val="0058439B"/>
    <w:rsid w:val="00584694"/>
    <w:rsid w:val="00584C13"/>
    <w:rsid w:val="00584D80"/>
    <w:rsid w:val="00584F49"/>
    <w:rsid w:val="0058525D"/>
    <w:rsid w:val="00585339"/>
    <w:rsid w:val="0058559C"/>
    <w:rsid w:val="00585D2F"/>
    <w:rsid w:val="00585D58"/>
    <w:rsid w:val="00585F2B"/>
    <w:rsid w:val="005860A2"/>
    <w:rsid w:val="0058611A"/>
    <w:rsid w:val="00586152"/>
    <w:rsid w:val="00586422"/>
    <w:rsid w:val="0058655F"/>
    <w:rsid w:val="005865F4"/>
    <w:rsid w:val="00586820"/>
    <w:rsid w:val="0058695D"/>
    <w:rsid w:val="00586CF4"/>
    <w:rsid w:val="005870D0"/>
    <w:rsid w:val="005870D9"/>
    <w:rsid w:val="00587280"/>
    <w:rsid w:val="00587287"/>
    <w:rsid w:val="00587317"/>
    <w:rsid w:val="00587331"/>
    <w:rsid w:val="005873B0"/>
    <w:rsid w:val="00587697"/>
    <w:rsid w:val="005877B8"/>
    <w:rsid w:val="00587D8D"/>
    <w:rsid w:val="00587FE8"/>
    <w:rsid w:val="0059037C"/>
    <w:rsid w:val="00590931"/>
    <w:rsid w:val="00590BF1"/>
    <w:rsid w:val="00590C13"/>
    <w:rsid w:val="00590E8C"/>
    <w:rsid w:val="00590EC6"/>
    <w:rsid w:val="00590FE0"/>
    <w:rsid w:val="00591206"/>
    <w:rsid w:val="00591407"/>
    <w:rsid w:val="00591749"/>
    <w:rsid w:val="0059180D"/>
    <w:rsid w:val="0059186F"/>
    <w:rsid w:val="00591886"/>
    <w:rsid w:val="005919E9"/>
    <w:rsid w:val="00591C00"/>
    <w:rsid w:val="00591F7B"/>
    <w:rsid w:val="00591F86"/>
    <w:rsid w:val="005920B3"/>
    <w:rsid w:val="00592314"/>
    <w:rsid w:val="0059238C"/>
    <w:rsid w:val="00592451"/>
    <w:rsid w:val="005929F2"/>
    <w:rsid w:val="00592A72"/>
    <w:rsid w:val="00592B05"/>
    <w:rsid w:val="00592CAE"/>
    <w:rsid w:val="00592D0B"/>
    <w:rsid w:val="00593199"/>
    <w:rsid w:val="00593280"/>
    <w:rsid w:val="005932C8"/>
    <w:rsid w:val="005933FB"/>
    <w:rsid w:val="00593450"/>
    <w:rsid w:val="0059367D"/>
    <w:rsid w:val="005936B0"/>
    <w:rsid w:val="00593A8B"/>
    <w:rsid w:val="00593C90"/>
    <w:rsid w:val="00593D4F"/>
    <w:rsid w:val="00593D60"/>
    <w:rsid w:val="00593E36"/>
    <w:rsid w:val="00593F92"/>
    <w:rsid w:val="00594013"/>
    <w:rsid w:val="005945BB"/>
    <w:rsid w:val="005945ED"/>
    <w:rsid w:val="0059460E"/>
    <w:rsid w:val="005946C7"/>
    <w:rsid w:val="005949A2"/>
    <w:rsid w:val="005949D5"/>
    <w:rsid w:val="00594A04"/>
    <w:rsid w:val="00594A08"/>
    <w:rsid w:val="00594DAB"/>
    <w:rsid w:val="00594FE7"/>
    <w:rsid w:val="0059509D"/>
    <w:rsid w:val="0059514A"/>
    <w:rsid w:val="0059519B"/>
    <w:rsid w:val="005951B2"/>
    <w:rsid w:val="0059529B"/>
    <w:rsid w:val="00595343"/>
    <w:rsid w:val="0059550B"/>
    <w:rsid w:val="00595566"/>
    <w:rsid w:val="0059563A"/>
    <w:rsid w:val="0059574F"/>
    <w:rsid w:val="00595772"/>
    <w:rsid w:val="00595860"/>
    <w:rsid w:val="00595926"/>
    <w:rsid w:val="00595A37"/>
    <w:rsid w:val="00595B8D"/>
    <w:rsid w:val="00595DF9"/>
    <w:rsid w:val="00595FB4"/>
    <w:rsid w:val="005961EA"/>
    <w:rsid w:val="005962B8"/>
    <w:rsid w:val="005962D2"/>
    <w:rsid w:val="005963A3"/>
    <w:rsid w:val="0059652B"/>
    <w:rsid w:val="005965DE"/>
    <w:rsid w:val="00596731"/>
    <w:rsid w:val="0059674E"/>
    <w:rsid w:val="00596769"/>
    <w:rsid w:val="00596889"/>
    <w:rsid w:val="0059693E"/>
    <w:rsid w:val="0059695A"/>
    <w:rsid w:val="005969EE"/>
    <w:rsid w:val="00596B6E"/>
    <w:rsid w:val="00596CD9"/>
    <w:rsid w:val="00596D67"/>
    <w:rsid w:val="00596E70"/>
    <w:rsid w:val="0059711D"/>
    <w:rsid w:val="00597742"/>
    <w:rsid w:val="0059780E"/>
    <w:rsid w:val="0059784F"/>
    <w:rsid w:val="00597A6B"/>
    <w:rsid w:val="00597A90"/>
    <w:rsid w:val="00597E08"/>
    <w:rsid w:val="005A008B"/>
    <w:rsid w:val="005A0326"/>
    <w:rsid w:val="005A034F"/>
    <w:rsid w:val="005A03E4"/>
    <w:rsid w:val="005A046B"/>
    <w:rsid w:val="005A0569"/>
    <w:rsid w:val="005A056A"/>
    <w:rsid w:val="005A0732"/>
    <w:rsid w:val="005A07B1"/>
    <w:rsid w:val="005A0911"/>
    <w:rsid w:val="005A0ACB"/>
    <w:rsid w:val="005A0B62"/>
    <w:rsid w:val="005A0CA5"/>
    <w:rsid w:val="005A0CB6"/>
    <w:rsid w:val="005A0D51"/>
    <w:rsid w:val="005A101E"/>
    <w:rsid w:val="005A10DB"/>
    <w:rsid w:val="005A11E8"/>
    <w:rsid w:val="005A1318"/>
    <w:rsid w:val="005A138A"/>
    <w:rsid w:val="005A15CB"/>
    <w:rsid w:val="005A1608"/>
    <w:rsid w:val="005A177B"/>
    <w:rsid w:val="005A1AA3"/>
    <w:rsid w:val="005A1CD1"/>
    <w:rsid w:val="005A1D57"/>
    <w:rsid w:val="005A1FA8"/>
    <w:rsid w:val="005A22DC"/>
    <w:rsid w:val="005A2346"/>
    <w:rsid w:val="005A2706"/>
    <w:rsid w:val="005A2781"/>
    <w:rsid w:val="005A2BC1"/>
    <w:rsid w:val="005A2D14"/>
    <w:rsid w:val="005A2F72"/>
    <w:rsid w:val="005A3342"/>
    <w:rsid w:val="005A3395"/>
    <w:rsid w:val="005A34D4"/>
    <w:rsid w:val="005A359D"/>
    <w:rsid w:val="005A35AA"/>
    <w:rsid w:val="005A35DB"/>
    <w:rsid w:val="005A35FC"/>
    <w:rsid w:val="005A365B"/>
    <w:rsid w:val="005A37AE"/>
    <w:rsid w:val="005A3A21"/>
    <w:rsid w:val="005A3AC1"/>
    <w:rsid w:val="005A3E14"/>
    <w:rsid w:val="005A3EAF"/>
    <w:rsid w:val="005A3F17"/>
    <w:rsid w:val="005A3F5B"/>
    <w:rsid w:val="005A4089"/>
    <w:rsid w:val="005A4267"/>
    <w:rsid w:val="005A4417"/>
    <w:rsid w:val="005A4458"/>
    <w:rsid w:val="005A450C"/>
    <w:rsid w:val="005A4538"/>
    <w:rsid w:val="005A45FB"/>
    <w:rsid w:val="005A46E9"/>
    <w:rsid w:val="005A47F2"/>
    <w:rsid w:val="005A4870"/>
    <w:rsid w:val="005A48A7"/>
    <w:rsid w:val="005A4900"/>
    <w:rsid w:val="005A4F4C"/>
    <w:rsid w:val="005A4F5A"/>
    <w:rsid w:val="005A50C3"/>
    <w:rsid w:val="005A51FA"/>
    <w:rsid w:val="005A521B"/>
    <w:rsid w:val="005A5373"/>
    <w:rsid w:val="005A576E"/>
    <w:rsid w:val="005A58B7"/>
    <w:rsid w:val="005A5901"/>
    <w:rsid w:val="005A5C77"/>
    <w:rsid w:val="005A5CA2"/>
    <w:rsid w:val="005A5EC6"/>
    <w:rsid w:val="005A5EDE"/>
    <w:rsid w:val="005A5F82"/>
    <w:rsid w:val="005A614E"/>
    <w:rsid w:val="005A666C"/>
    <w:rsid w:val="005A66AD"/>
    <w:rsid w:val="005A66DC"/>
    <w:rsid w:val="005A670A"/>
    <w:rsid w:val="005A67D4"/>
    <w:rsid w:val="005A69A7"/>
    <w:rsid w:val="005A69F8"/>
    <w:rsid w:val="005A6BC5"/>
    <w:rsid w:val="005A6BD0"/>
    <w:rsid w:val="005A6C05"/>
    <w:rsid w:val="005A6C7D"/>
    <w:rsid w:val="005A6DED"/>
    <w:rsid w:val="005A6E3A"/>
    <w:rsid w:val="005A6E7E"/>
    <w:rsid w:val="005A7112"/>
    <w:rsid w:val="005A73D5"/>
    <w:rsid w:val="005A749D"/>
    <w:rsid w:val="005A755F"/>
    <w:rsid w:val="005A75FB"/>
    <w:rsid w:val="005A7675"/>
    <w:rsid w:val="005A785A"/>
    <w:rsid w:val="005A7891"/>
    <w:rsid w:val="005A7917"/>
    <w:rsid w:val="005A7999"/>
    <w:rsid w:val="005A7A69"/>
    <w:rsid w:val="005A7C2D"/>
    <w:rsid w:val="005A7D5C"/>
    <w:rsid w:val="005A7D97"/>
    <w:rsid w:val="005A7E32"/>
    <w:rsid w:val="005A7E44"/>
    <w:rsid w:val="005B00AA"/>
    <w:rsid w:val="005B019C"/>
    <w:rsid w:val="005B01F8"/>
    <w:rsid w:val="005B044B"/>
    <w:rsid w:val="005B04B5"/>
    <w:rsid w:val="005B04F7"/>
    <w:rsid w:val="005B0518"/>
    <w:rsid w:val="005B0842"/>
    <w:rsid w:val="005B095A"/>
    <w:rsid w:val="005B0AFE"/>
    <w:rsid w:val="005B0BAA"/>
    <w:rsid w:val="005B0DF3"/>
    <w:rsid w:val="005B0DF5"/>
    <w:rsid w:val="005B0E2E"/>
    <w:rsid w:val="005B0E88"/>
    <w:rsid w:val="005B0EC4"/>
    <w:rsid w:val="005B121B"/>
    <w:rsid w:val="005B1253"/>
    <w:rsid w:val="005B1352"/>
    <w:rsid w:val="005B13D4"/>
    <w:rsid w:val="005B1478"/>
    <w:rsid w:val="005B1572"/>
    <w:rsid w:val="005B15C2"/>
    <w:rsid w:val="005B1678"/>
    <w:rsid w:val="005B16A0"/>
    <w:rsid w:val="005B192F"/>
    <w:rsid w:val="005B1B1D"/>
    <w:rsid w:val="005B1C76"/>
    <w:rsid w:val="005B1E21"/>
    <w:rsid w:val="005B1E5D"/>
    <w:rsid w:val="005B1F24"/>
    <w:rsid w:val="005B2112"/>
    <w:rsid w:val="005B24FE"/>
    <w:rsid w:val="005B25BB"/>
    <w:rsid w:val="005B26A3"/>
    <w:rsid w:val="005B27F8"/>
    <w:rsid w:val="005B2C24"/>
    <w:rsid w:val="005B2DEC"/>
    <w:rsid w:val="005B3001"/>
    <w:rsid w:val="005B3053"/>
    <w:rsid w:val="005B31A6"/>
    <w:rsid w:val="005B32C2"/>
    <w:rsid w:val="005B32EF"/>
    <w:rsid w:val="005B3344"/>
    <w:rsid w:val="005B34FC"/>
    <w:rsid w:val="005B35DD"/>
    <w:rsid w:val="005B38DB"/>
    <w:rsid w:val="005B3A45"/>
    <w:rsid w:val="005B3A55"/>
    <w:rsid w:val="005B3D8E"/>
    <w:rsid w:val="005B3D9E"/>
    <w:rsid w:val="005B3DCA"/>
    <w:rsid w:val="005B3E8D"/>
    <w:rsid w:val="005B4079"/>
    <w:rsid w:val="005B4204"/>
    <w:rsid w:val="005B434D"/>
    <w:rsid w:val="005B477C"/>
    <w:rsid w:val="005B48AD"/>
    <w:rsid w:val="005B4C44"/>
    <w:rsid w:val="005B4C4A"/>
    <w:rsid w:val="005B4E5D"/>
    <w:rsid w:val="005B523B"/>
    <w:rsid w:val="005B5442"/>
    <w:rsid w:val="005B5482"/>
    <w:rsid w:val="005B54F2"/>
    <w:rsid w:val="005B55BB"/>
    <w:rsid w:val="005B569B"/>
    <w:rsid w:val="005B56BF"/>
    <w:rsid w:val="005B57EC"/>
    <w:rsid w:val="005B5822"/>
    <w:rsid w:val="005B58B8"/>
    <w:rsid w:val="005B5A52"/>
    <w:rsid w:val="005B5E6F"/>
    <w:rsid w:val="005B5FDC"/>
    <w:rsid w:val="005B6047"/>
    <w:rsid w:val="005B604E"/>
    <w:rsid w:val="005B6067"/>
    <w:rsid w:val="005B60EB"/>
    <w:rsid w:val="005B622D"/>
    <w:rsid w:val="005B641A"/>
    <w:rsid w:val="005B645B"/>
    <w:rsid w:val="005B6493"/>
    <w:rsid w:val="005B6732"/>
    <w:rsid w:val="005B68DC"/>
    <w:rsid w:val="005B6AF8"/>
    <w:rsid w:val="005B70FC"/>
    <w:rsid w:val="005B721B"/>
    <w:rsid w:val="005B7231"/>
    <w:rsid w:val="005B772F"/>
    <w:rsid w:val="005B77E0"/>
    <w:rsid w:val="005B783C"/>
    <w:rsid w:val="005B7B60"/>
    <w:rsid w:val="005B7B93"/>
    <w:rsid w:val="005B7D69"/>
    <w:rsid w:val="005B7DD6"/>
    <w:rsid w:val="005B7F8A"/>
    <w:rsid w:val="005C0431"/>
    <w:rsid w:val="005C0604"/>
    <w:rsid w:val="005C06DA"/>
    <w:rsid w:val="005C06E9"/>
    <w:rsid w:val="005C0751"/>
    <w:rsid w:val="005C083B"/>
    <w:rsid w:val="005C0863"/>
    <w:rsid w:val="005C093F"/>
    <w:rsid w:val="005C0AA2"/>
    <w:rsid w:val="005C0BFA"/>
    <w:rsid w:val="005C11BC"/>
    <w:rsid w:val="005C1270"/>
    <w:rsid w:val="005C13B2"/>
    <w:rsid w:val="005C153D"/>
    <w:rsid w:val="005C1720"/>
    <w:rsid w:val="005C172F"/>
    <w:rsid w:val="005C1893"/>
    <w:rsid w:val="005C198E"/>
    <w:rsid w:val="005C19CF"/>
    <w:rsid w:val="005C19D7"/>
    <w:rsid w:val="005C19FF"/>
    <w:rsid w:val="005C1C75"/>
    <w:rsid w:val="005C1EFD"/>
    <w:rsid w:val="005C201D"/>
    <w:rsid w:val="005C2361"/>
    <w:rsid w:val="005C249A"/>
    <w:rsid w:val="005C24DB"/>
    <w:rsid w:val="005C2672"/>
    <w:rsid w:val="005C28A8"/>
    <w:rsid w:val="005C2919"/>
    <w:rsid w:val="005C2DF3"/>
    <w:rsid w:val="005C2E31"/>
    <w:rsid w:val="005C3119"/>
    <w:rsid w:val="005C31B6"/>
    <w:rsid w:val="005C3541"/>
    <w:rsid w:val="005C368A"/>
    <w:rsid w:val="005C3836"/>
    <w:rsid w:val="005C391D"/>
    <w:rsid w:val="005C39A5"/>
    <w:rsid w:val="005C3A9E"/>
    <w:rsid w:val="005C3B46"/>
    <w:rsid w:val="005C3F13"/>
    <w:rsid w:val="005C410C"/>
    <w:rsid w:val="005C4299"/>
    <w:rsid w:val="005C4388"/>
    <w:rsid w:val="005C483B"/>
    <w:rsid w:val="005C48A2"/>
    <w:rsid w:val="005C48CB"/>
    <w:rsid w:val="005C4A18"/>
    <w:rsid w:val="005C4A43"/>
    <w:rsid w:val="005C4D53"/>
    <w:rsid w:val="005C4E26"/>
    <w:rsid w:val="005C4E83"/>
    <w:rsid w:val="005C4EF3"/>
    <w:rsid w:val="005C507D"/>
    <w:rsid w:val="005C51B0"/>
    <w:rsid w:val="005C5228"/>
    <w:rsid w:val="005C5319"/>
    <w:rsid w:val="005C5364"/>
    <w:rsid w:val="005C537F"/>
    <w:rsid w:val="005C56C7"/>
    <w:rsid w:val="005C585B"/>
    <w:rsid w:val="005C590C"/>
    <w:rsid w:val="005C5949"/>
    <w:rsid w:val="005C5ADE"/>
    <w:rsid w:val="005C5D8A"/>
    <w:rsid w:val="005C5DAE"/>
    <w:rsid w:val="005C5FDE"/>
    <w:rsid w:val="005C607B"/>
    <w:rsid w:val="005C61A3"/>
    <w:rsid w:val="005C6232"/>
    <w:rsid w:val="005C62C7"/>
    <w:rsid w:val="005C634C"/>
    <w:rsid w:val="005C64E9"/>
    <w:rsid w:val="005C663D"/>
    <w:rsid w:val="005C680F"/>
    <w:rsid w:val="005C69C3"/>
    <w:rsid w:val="005C69D8"/>
    <w:rsid w:val="005C6A0B"/>
    <w:rsid w:val="005C6AB3"/>
    <w:rsid w:val="005C6B2D"/>
    <w:rsid w:val="005C6DCC"/>
    <w:rsid w:val="005C6E75"/>
    <w:rsid w:val="005C6EF1"/>
    <w:rsid w:val="005C6FEC"/>
    <w:rsid w:val="005C7083"/>
    <w:rsid w:val="005C7134"/>
    <w:rsid w:val="005C7218"/>
    <w:rsid w:val="005C724B"/>
    <w:rsid w:val="005C7306"/>
    <w:rsid w:val="005C73EA"/>
    <w:rsid w:val="005C75F3"/>
    <w:rsid w:val="005C76AE"/>
    <w:rsid w:val="005C76D0"/>
    <w:rsid w:val="005C7706"/>
    <w:rsid w:val="005C78A1"/>
    <w:rsid w:val="005C7BC1"/>
    <w:rsid w:val="005C7EFD"/>
    <w:rsid w:val="005D0241"/>
    <w:rsid w:val="005D032B"/>
    <w:rsid w:val="005D03D9"/>
    <w:rsid w:val="005D06A1"/>
    <w:rsid w:val="005D0958"/>
    <w:rsid w:val="005D095B"/>
    <w:rsid w:val="005D0AAA"/>
    <w:rsid w:val="005D0AE9"/>
    <w:rsid w:val="005D0D00"/>
    <w:rsid w:val="005D11CE"/>
    <w:rsid w:val="005D184F"/>
    <w:rsid w:val="005D1BB6"/>
    <w:rsid w:val="005D1BD7"/>
    <w:rsid w:val="005D1D2E"/>
    <w:rsid w:val="005D1D51"/>
    <w:rsid w:val="005D2002"/>
    <w:rsid w:val="005D2006"/>
    <w:rsid w:val="005D222E"/>
    <w:rsid w:val="005D2277"/>
    <w:rsid w:val="005D24D2"/>
    <w:rsid w:val="005D27D2"/>
    <w:rsid w:val="005D2D11"/>
    <w:rsid w:val="005D2E4C"/>
    <w:rsid w:val="005D2EE9"/>
    <w:rsid w:val="005D3114"/>
    <w:rsid w:val="005D3138"/>
    <w:rsid w:val="005D333E"/>
    <w:rsid w:val="005D348D"/>
    <w:rsid w:val="005D38C4"/>
    <w:rsid w:val="005D3939"/>
    <w:rsid w:val="005D3B88"/>
    <w:rsid w:val="005D3C12"/>
    <w:rsid w:val="005D3D93"/>
    <w:rsid w:val="005D3DBA"/>
    <w:rsid w:val="005D4179"/>
    <w:rsid w:val="005D41C8"/>
    <w:rsid w:val="005D4236"/>
    <w:rsid w:val="005D43D5"/>
    <w:rsid w:val="005D4430"/>
    <w:rsid w:val="005D4545"/>
    <w:rsid w:val="005D4643"/>
    <w:rsid w:val="005D47BB"/>
    <w:rsid w:val="005D4B88"/>
    <w:rsid w:val="005D4C72"/>
    <w:rsid w:val="005D4F03"/>
    <w:rsid w:val="005D4F13"/>
    <w:rsid w:val="005D523A"/>
    <w:rsid w:val="005D533F"/>
    <w:rsid w:val="005D54E8"/>
    <w:rsid w:val="005D555B"/>
    <w:rsid w:val="005D55C8"/>
    <w:rsid w:val="005D5635"/>
    <w:rsid w:val="005D5714"/>
    <w:rsid w:val="005D5787"/>
    <w:rsid w:val="005D57B0"/>
    <w:rsid w:val="005D5870"/>
    <w:rsid w:val="005D58F5"/>
    <w:rsid w:val="005D5BC6"/>
    <w:rsid w:val="005D5D2A"/>
    <w:rsid w:val="005D5E39"/>
    <w:rsid w:val="005D5ECA"/>
    <w:rsid w:val="005D606F"/>
    <w:rsid w:val="005D60B4"/>
    <w:rsid w:val="005D6198"/>
    <w:rsid w:val="005D6246"/>
    <w:rsid w:val="005D65F5"/>
    <w:rsid w:val="005D663F"/>
    <w:rsid w:val="005D68FA"/>
    <w:rsid w:val="005D7009"/>
    <w:rsid w:val="005D70D5"/>
    <w:rsid w:val="005D743B"/>
    <w:rsid w:val="005D75BF"/>
    <w:rsid w:val="005D76DA"/>
    <w:rsid w:val="005D7768"/>
    <w:rsid w:val="005D77FF"/>
    <w:rsid w:val="005D7867"/>
    <w:rsid w:val="005D7973"/>
    <w:rsid w:val="005D7A53"/>
    <w:rsid w:val="005D7C6C"/>
    <w:rsid w:val="005D7D4E"/>
    <w:rsid w:val="005D7D65"/>
    <w:rsid w:val="005E0057"/>
    <w:rsid w:val="005E0059"/>
    <w:rsid w:val="005E0157"/>
    <w:rsid w:val="005E0165"/>
    <w:rsid w:val="005E02F5"/>
    <w:rsid w:val="005E0512"/>
    <w:rsid w:val="005E053E"/>
    <w:rsid w:val="005E05DE"/>
    <w:rsid w:val="005E067D"/>
    <w:rsid w:val="005E06DC"/>
    <w:rsid w:val="005E06EE"/>
    <w:rsid w:val="005E078F"/>
    <w:rsid w:val="005E0A22"/>
    <w:rsid w:val="005E0B62"/>
    <w:rsid w:val="005E0CED"/>
    <w:rsid w:val="005E0D6D"/>
    <w:rsid w:val="005E0E7A"/>
    <w:rsid w:val="005E1027"/>
    <w:rsid w:val="005E108C"/>
    <w:rsid w:val="005E10EB"/>
    <w:rsid w:val="005E11E6"/>
    <w:rsid w:val="005E1210"/>
    <w:rsid w:val="005E121D"/>
    <w:rsid w:val="005E1437"/>
    <w:rsid w:val="005E157B"/>
    <w:rsid w:val="005E1956"/>
    <w:rsid w:val="005E2046"/>
    <w:rsid w:val="005E20C2"/>
    <w:rsid w:val="005E2262"/>
    <w:rsid w:val="005E23D0"/>
    <w:rsid w:val="005E262F"/>
    <w:rsid w:val="005E2741"/>
    <w:rsid w:val="005E2743"/>
    <w:rsid w:val="005E2BDD"/>
    <w:rsid w:val="005E2E5E"/>
    <w:rsid w:val="005E2F07"/>
    <w:rsid w:val="005E302C"/>
    <w:rsid w:val="005E3275"/>
    <w:rsid w:val="005E341E"/>
    <w:rsid w:val="005E3493"/>
    <w:rsid w:val="005E363F"/>
    <w:rsid w:val="005E38A9"/>
    <w:rsid w:val="005E3B0B"/>
    <w:rsid w:val="005E3C00"/>
    <w:rsid w:val="005E3E4F"/>
    <w:rsid w:val="005E402B"/>
    <w:rsid w:val="005E426C"/>
    <w:rsid w:val="005E458C"/>
    <w:rsid w:val="005E46A6"/>
    <w:rsid w:val="005E475E"/>
    <w:rsid w:val="005E47B2"/>
    <w:rsid w:val="005E4B8C"/>
    <w:rsid w:val="005E4D04"/>
    <w:rsid w:val="005E50D8"/>
    <w:rsid w:val="005E52DA"/>
    <w:rsid w:val="005E55B4"/>
    <w:rsid w:val="005E570B"/>
    <w:rsid w:val="005E5C99"/>
    <w:rsid w:val="005E5C9C"/>
    <w:rsid w:val="005E5E0C"/>
    <w:rsid w:val="005E6687"/>
    <w:rsid w:val="005E66F0"/>
    <w:rsid w:val="005E676A"/>
    <w:rsid w:val="005E6821"/>
    <w:rsid w:val="005E6869"/>
    <w:rsid w:val="005E6AB3"/>
    <w:rsid w:val="005E6B75"/>
    <w:rsid w:val="005E6CC3"/>
    <w:rsid w:val="005E6D0B"/>
    <w:rsid w:val="005E6D16"/>
    <w:rsid w:val="005E6F44"/>
    <w:rsid w:val="005E7077"/>
    <w:rsid w:val="005E721B"/>
    <w:rsid w:val="005E725F"/>
    <w:rsid w:val="005E74C9"/>
    <w:rsid w:val="005E7556"/>
    <w:rsid w:val="005E766F"/>
    <w:rsid w:val="005E77BC"/>
    <w:rsid w:val="005E77D5"/>
    <w:rsid w:val="005E7A76"/>
    <w:rsid w:val="005E7A81"/>
    <w:rsid w:val="005E7D35"/>
    <w:rsid w:val="005E7E01"/>
    <w:rsid w:val="005E7E33"/>
    <w:rsid w:val="005F0017"/>
    <w:rsid w:val="005F0101"/>
    <w:rsid w:val="005F016C"/>
    <w:rsid w:val="005F0170"/>
    <w:rsid w:val="005F022B"/>
    <w:rsid w:val="005F057C"/>
    <w:rsid w:val="005F07C4"/>
    <w:rsid w:val="005F08A5"/>
    <w:rsid w:val="005F08EE"/>
    <w:rsid w:val="005F0B83"/>
    <w:rsid w:val="005F0D44"/>
    <w:rsid w:val="005F0D8B"/>
    <w:rsid w:val="005F0E78"/>
    <w:rsid w:val="005F0ED6"/>
    <w:rsid w:val="005F129A"/>
    <w:rsid w:val="005F13DE"/>
    <w:rsid w:val="005F1497"/>
    <w:rsid w:val="005F176E"/>
    <w:rsid w:val="005F1859"/>
    <w:rsid w:val="005F1F7D"/>
    <w:rsid w:val="005F21BC"/>
    <w:rsid w:val="005F2335"/>
    <w:rsid w:val="005F2356"/>
    <w:rsid w:val="005F25A4"/>
    <w:rsid w:val="005F2653"/>
    <w:rsid w:val="005F2743"/>
    <w:rsid w:val="005F29C9"/>
    <w:rsid w:val="005F2B3F"/>
    <w:rsid w:val="005F2EA5"/>
    <w:rsid w:val="005F2FDC"/>
    <w:rsid w:val="005F3139"/>
    <w:rsid w:val="005F3398"/>
    <w:rsid w:val="005F36E0"/>
    <w:rsid w:val="005F382A"/>
    <w:rsid w:val="005F3A98"/>
    <w:rsid w:val="005F3BF8"/>
    <w:rsid w:val="005F3CDC"/>
    <w:rsid w:val="005F3D78"/>
    <w:rsid w:val="005F3E75"/>
    <w:rsid w:val="005F3E7A"/>
    <w:rsid w:val="005F3F05"/>
    <w:rsid w:val="005F3FED"/>
    <w:rsid w:val="005F406D"/>
    <w:rsid w:val="005F4326"/>
    <w:rsid w:val="005F43CC"/>
    <w:rsid w:val="005F44EF"/>
    <w:rsid w:val="005F4597"/>
    <w:rsid w:val="005F47B6"/>
    <w:rsid w:val="005F499C"/>
    <w:rsid w:val="005F49FA"/>
    <w:rsid w:val="005F4BD7"/>
    <w:rsid w:val="005F4C02"/>
    <w:rsid w:val="005F4E8E"/>
    <w:rsid w:val="005F4FC9"/>
    <w:rsid w:val="005F5252"/>
    <w:rsid w:val="005F52CA"/>
    <w:rsid w:val="005F56D9"/>
    <w:rsid w:val="005F5744"/>
    <w:rsid w:val="005F58EE"/>
    <w:rsid w:val="005F5968"/>
    <w:rsid w:val="005F59FF"/>
    <w:rsid w:val="005F5C5E"/>
    <w:rsid w:val="005F5CF6"/>
    <w:rsid w:val="005F5D3F"/>
    <w:rsid w:val="005F5D7D"/>
    <w:rsid w:val="005F5FDC"/>
    <w:rsid w:val="005F6000"/>
    <w:rsid w:val="005F6121"/>
    <w:rsid w:val="005F618D"/>
    <w:rsid w:val="005F6466"/>
    <w:rsid w:val="005F64A3"/>
    <w:rsid w:val="005F6550"/>
    <w:rsid w:val="005F6791"/>
    <w:rsid w:val="005F67C9"/>
    <w:rsid w:val="005F68DD"/>
    <w:rsid w:val="005F697F"/>
    <w:rsid w:val="005F6A09"/>
    <w:rsid w:val="005F6C22"/>
    <w:rsid w:val="005F6DA9"/>
    <w:rsid w:val="005F6EC3"/>
    <w:rsid w:val="005F706B"/>
    <w:rsid w:val="005F7130"/>
    <w:rsid w:val="005F7156"/>
    <w:rsid w:val="005F71C0"/>
    <w:rsid w:val="005F7232"/>
    <w:rsid w:val="005F72F8"/>
    <w:rsid w:val="005F7741"/>
    <w:rsid w:val="005F789B"/>
    <w:rsid w:val="005F78FA"/>
    <w:rsid w:val="006001EE"/>
    <w:rsid w:val="006002D9"/>
    <w:rsid w:val="00600584"/>
    <w:rsid w:val="00600635"/>
    <w:rsid w:val="006007B1"/>
    <w:rsid w:val="006008EE"/>
    <w:rsid w:val="00600AA5"/>
    <w:rsid w:val="00600BD2"/>
    <w:rsid w:val="00600D0C"/>
    <w:rsid w:val="00600D46"/>
    <w:rsid w:val="00600DE0"/>
    <w:rsid w:val="00600F11"/>
    <w:rsid w:val="006010C3"/>
    <w:rsid w:val="00601145"/>
    <w:rsid w:val="0060119E"/>
    <w:rsid w:val="006013F8"/>
    <w:rsid w:val="00601733"/>
    <w:rsid w:val="0060175A"/>
    <w:rsid w:val="006017F5"/>
    <w:rsid w:val="00601AAB"/>
    <w:rsid w:val="00601BF7"/>
    <w:rsid w:val="00601DBC"/>
    <w:rsid w:val="006020B1"/>
    <w:rsid w:val="00602107"/>
    <w:rsid w:val="00602133"/>
    <w:rsid w:val="00602679"/>
    <w:rsid w:val="006026D9"/>
    <w:rsid w:val="00602737"/>
    <w:rsid w:val="00602D30"/>
    <w:rsid w:val="00602E2E"/>
    <w:rsid w:val="0060316B"/>
    <w:rsid w:val="0060330D"/>
    <w:rsid w:val="0060331E"/>
    <w:rsid w:val="0060359E"/>
    <w:rsid w:val="0060369C"/>
    <w:rsid w:val="006036A7"/>
    <w:rsid w:val="006036F9"/>
    <w:rsid w:val="00603799"/>
    <w:rsid w:val="00603BBA"/>
    <w:rsid w:val="00603D05"/>
    <w:rsid w:val="00603E34"/>
    <w:rsid w:val="006041B0"/>
    <w:rsid w:val="00604232"/>
    <w:rsid w:val="006043D9"/>
    <w:rsid w:val="006044B5"/>
    <w:rsid w:val="00604558"/>
    <w:rsid w:val="0060474F"/>
    <w:rsid w:val="006047C7"/>
    <w:rsid w:val="0060499F"/>
    <w:rsid w:val="006049A2"/>
    <w:rsid w:val="006049C5"/>
    <w:rsid w:val="00604BB9"/>
    <w:rsid w:val="00604DC7"/>
    <w:rsid w:val="00604F0D"/>
    <w:rsid w:val="00604FA7"/>
    <w:rsid w:val="00605009"/>
    <w:rsid w:val="00605078"/>
    <w:rsid w:val="006050C1"/>
    <w:rsid w:val="0060514C"/>
    <w:rsid w:val="0060534D"/>
    <w:rsid w:val="006053A4"/>
    <w:rsid w:val="00605415"/>
    <w:rsid w:val="0060544B"/>
    <w:rsid w:val="006055DC"/>
    <w:rsid w:val="0060568B"/>
    <w:rsid w:val="006056D8"/>
    <w:rsid w:val="006057C9"/>
    <w:rsid w:val="006058DD"/>
    <w:rsid w:val="00605A7B"/>
    <w:rsid w:val="00605AA8"/>
    <w:rsid w:val="00605B31"/>
    <w:rsid w:val="00605B3C"/>
    <w:rsid w:val="00605B5C"/>
    <w:rsid w:val="00605C26"/>
    <w:rsid w:val="00605C8C"/>
    <w:rsid w:val="00605D1B"/>
    <w:rsid w:val="00605E8D"/>
    <w:rsid w:val="00605F8D"/>
    <w:rsid w:val="00606017"/>
    <w:rsid w:val="006061B0"/>
    <w:rsid w:val="00606297"/>
    <w:rsid w:val="0060629D"/>
    <w:rsid w:val="006062FF"/>
    <w:rsid w:val="00606370"/>
    <w:rsid w:val="0060644E"/>
    <w:rsid w:val="006064EC"/>
    <w:rsid w:val="006065D8"/>
    <w:rsid w:val="00606AB3"/>
    <w:rsid w:val="00606C58"/>
    <w:rsid w:val="00606D23"/>
    <w:rsid w:val="00606D89"/>
    <w:rsid w:val="00606E17"/>
    <w:rsid w:val="00606E2B"/>
    <w:rsid w:val="00606EAD"/>
    <w:rsid w:val="00606F56"/>
    <w:rsid w:val="006072E1"/>
    <w:rsid w:val="006072F7"/>
    <w:rsid w:val="00607596"/>
    <w:rsid w:val="006075F0"/>
    <w:rsid w:val="0060762A"/>
    <w:rsid w:val="006077D2"/>
    <w:rsid w:val="00607928"/>
    <w:rsid w:val="0060796D"/>
    <w:rsid w:val="00607DC7"/>
    <w:rsid w:val="00607F0D"/>
    <w:rsid w:val="006100CE"/>
    <w:rsid w:val="00610160"/>
    <w:rsid w:val="006101A1"/>
    <w:rsid w:val="006102AC"/>
    <w:rsid w:val="006102BD"/>
    <w:rsid w:val="006103A2"/>
    <w:rsid w:val="006103E9"/>
    <w:rsid w:val="0061079B"/>
    <w:rsid w:val="006107D1"/>
    <w:rsid w:val="00610BD7"/>
    <w:rsid w:val="00610DAC"/>
    <w:rsid w:val="00610F04"/>
    <w:rsid w:val="00610F23"/>
    <w:rsid w:val="0061138D"/>
    <w:rsid w:val="00611730"/>
    <w:rsid w:val="006118FC"/>
    <w:rsid w:val="00611941"/>
    <w:rsid w:val="006119A0"/>
    <w:rsid w:val="00611AE4"/>
    <w:rsid w:val="00611BDA"/>
    <w:rsid w:val="00611C03"/>
    <w:rsid w:val="00611C54"/>
    <w:rsid w:val="00611E3C"/>
    <w:rsid w:val="00611E5A"/>
    <w:rsid w:val="006121FE"/>
    <w:rsid w:val="006122B0"/>
    <w:rsid w:val="006125B8"/>
    <w:rsid w:val="006127FD"/>
    <w:rsid w:val="00612AA1"/>
    <w:rsid w:val="00612B1C"/>
    <w:rsid w:val="00612B55"/>
    <w:rsid w:val="00612B6B"/>
    <w:rsid w:val="00612D97"/>
    <w:rsid w:val="00612E60"/>
    <w:rsid w:val="00612F4C"/>
    <w:rsid w:val="0061305F"/>
    <w:rsid w:val="00613065"/>
    <w:rsid w:val="0061319C"/>
    <w:rsid w:val="0061333F"/>
    <w:rsid w:val="006134F1"/>
    <w:rsid w:val="0061351E"/>
    <w:rsid w:val="006137F1"/>
    <w:rsid w:val="0061388C"/>
    <w:rsid w:val="006138DA"/>
    <w:rsid w:val="00613A4B"/>
    <w:rsid w:val="00613ABC"/>
    <w:rsid w:val="00613C7E"/>
    <w:rsid w:val="00613D18"/>
    <w:rsid w:val="00613EC8"/>
    <w:rsid w:val="00613EFF"/>
    <w:rsid w:val="00613F83"/>
    <w:rsid w:val="0061411E"/>
    <w:rsid w:val="00614650"/>
    <w:rsid w:val="00614922"/>
    <w:rsid w:val="0061493A"/>
    <w:rsid w:val="0061497A"/>
    <w:rsid w:val="00614E0D"/>
    <w:rsid w:val="00614F0D"/>
    <w:rsid w:val="0061517C"/>
    <w:rsid w:val="0061518B"/>
    <w:rsid w:val="00615256"/>
    <w:rsid w:val="00615527"/>
    <w:rsid w:val="006155FB"/>
    <w:rsid w:val="0061562A"/>
    <w:rsid w:val="0061589A"/>
    <w:rsid w:val="00615DE8"/>
    <w:rsid w:val="00616087"/>
    <w:rsid w:val="0061630F"/>
    <w:rsid w:val="00616342"/>
    <w:rsid w:val="00616495"/>
    <w:rsid w:val="0061668E"/>
    <w:rsid w:val="00616849"/>
    <w:rsid w:val="00616953"/>
    <w:rsid w:val="00616A70"/>
    <w:rsid w:val="00616C14"/>
    <w:rsid w:val="00616CA3"/>
    <w:rsid w:val="00616D45"/>
    <w:rsid w:val="00616E00"/>
    <w:rsid w:val="00617642"/>
    <w:rsid w:val="006177CF"/>
    <w:rsid w:val="00617847"/>
    <w:rsid w:val="0061797A"/>
    <w:rsid w:val="006179B2"/>
    <w:rsid w:val="00617CFA"/>
    <w:rsid w:val="00617DC9"/>
    <w:rsid w:val="00617EFD"/>
    <w:rsid w:val="00620026"/>
    <w:rsid w:val="0062005A"/>
    <w:rsid w:val="00620094"/>
    <w:rsid w:val="006200F7"/>
    <w:rsid w:val="0062052D"/>
    <w:rsid w:val="0062065F"/>
    <w:rsid w:val="00620A16"/>
    <w:rsid w:val="00620C38"/>
    <w:rsid w:val="00620E28"/>
    <w:rsid w:val="006211D7"/>
    <w:rsid w:val="00621675"/>
    <w:rsid w:val="0062169A"/>
    <w:rsid w:val="00621876"/>
    <w:rsid w:val="00621A36"/>
    <w:rsid w:val="00621A78"/>
    <w:rsid w:val="00621AD5"/>
    <w:rsid w:val="00621DCE"/>
    <w:rsid w:val="00621DDE"/>
    <w:rsid w:val="00621EC3"/>
    <w:rsid w:val="0062213C"/>
    <w:rsid w:val="006223A2"/>
    <w:rsid w:val="006224C9"/>
    <w:rsid w:val="00622657"/>
    <w:rsid w:val="0062275C"/>
    <w:rsid w:val="0062287A"/>
    <w:rsid w:val="00622954"/>
    <w:rsid w:val="00622A41"/>
    <w:rsid w:val="00622BE5"/>
    <w:rsid w:val="00622C15"/>
    <w:rsid w:val="00622C92"/>
    <w:rsid w:val="00622DED"/>
    <w:rsid w:val="0062315F"/>
    <w:rsid w:val="006234A5"/>
    <w:rsid w:val="0062363A"/>
    <w:rsid w:val="0062375E"/>
    <w:rsid w:val="00623830"/>
    <w:rsid w:val="00623962"/>
    <w:rsid w:val="00623AD9"/>
    <w:rsid w:val="00623B69"/>
    <w:rsid w:val="00623C92"/>
    <w:rsid w:val="00623DB1"/>
    <w:rsid w:val="00623DCF"/>
    <w:rsid w:val="00623E94"/>
    <w:rsid w:val="00623F95"/>
    <w:rsid w:val="006240A5"/>
    <w:rsid w:val="00624224"/>
    <w:rsid w:val="00624721"/>
    <w:rsid w:val="0062485F"/>
    <w:rsid w:val="0062493E"/>
    <w:rsid w:val="00624A15"/>
    <w:rsid w:val="00624BEE"/>
    <w:rsid w:val="00624E37"/>
    <w:rsid w:val="00624E44"/>
    <w:rsid w:val="00624E4C"/>
    <w:rsid w:val="00624F1F"/>
    <w:rsid w:val="00625062"/>
    <w:rsid w:val="0062520C"/>
    <w:rsid w:val="0062558B"/>
    <w:rsid w:val="006256CA"/>
    <w:rsid w:val="006256D1"/>
    <w:rsid w:val="006256D4"/>
    <w:rsid w:val="0062574B"/>
    <w:rsid w:val="006257A0"/>
    <w:rsid w:val="006258CA"/>
    <w:rsid w:val="00625B32"/>
    <w:rsid w:val="00625B46"/>
    <w:rsid w:val="00625B5C"/>
    <w:rsid w:val="00625D24"/>
    <w:rsid w:val="00625E6E"/>
    <w:rsid w:val="00625EF4"/>
    <w:rsid w:val="00625F76"/>
    <w:rsid w:val="00626007"/>
    <w:rsid w:val="00626190"/>
    <w:rsid w:val="006261A7"/>
    <w:rsid w:val="00626246"/>
    <w:rsid w:val="00626473"/>
    <w:rsid w:val="006264F5"/>
    <w:rsid w:val="00626596"/>
    <w:rsid w:val="006266AD"/>
    <w:rsid w:val="00626737"/>
    <w:rsid w:val="0062689D"/>
    <w:rsid w:val="00626A03"/>
    <w:rsid w:val="00626B47"/>
    <w:rsid w:val="00626B4A"/>
    <w:rsid w:val="00626B99"/>
    <w:rsid w:val="00626C80"/>
    <w:rsid w:val="00626E7D"/>
    <w:rsid w:val="00626E97"/>
    <w:rsid w:val="00626FD5"/>
    <w:rsid w:val="00626FDE"/>
    <w:rsid w:val="0062702F"/>
    <w:rsid w:val="006270D4"/>
    <w:rsid w:val="006271E2"/>
    <w:rsid w:val="0062736C"/>
    <w:rsid w:val="00627402"/>
    <w:rsid w:val="0062749E"/>
    <w:rsid w:val="006274B0"/>
    <w:rsid w:val="006278E6"/>
    <w:rsid w:val="00627957"/>
    <w:rsid w:val="0062795B"/>
    <w:rsid w:val="00627C6A"/>
    <w:rsid w:val="00627CB6"/>
    <w:rsid w:val="00627FBB"/>
    <w:rsid w:val="00630193"/>
    <w:rsid w:val="006302D2"/>
    <w:rsid w:val="00630305"/>
    <w:rsid w:val="0063039A"/>
    <w:rsid w:val="00630888"/>
    <w:rsid w:val="00630A63"/>
    <w:rsid w:val="00630C6C"/>
    <w:rsid w:val="00630EDE"/>
    <w:rsid w:val="0063135E"/>
    <w:rsid w:val="006313E3"/>
    <w:rsid w:val="00631586"/>
    <w:rsid w:val="0063160F"/>
    <w:rsid w:val="00631610"/>
    <w:rsid w:val="006316B5"/>
    <w:rsid w:val="00631717"/>
    <w:rsid w:val="00631828"/>
    <w:rsid w:val="0063189D"/>
    <w:rsid w:val="006318C9"/>
    <w:rsid w:val="006319A4"/>
    <w:rsid w:val="006319C3"/>
    <w:rsid w:val="00631A43"/>
    <w:rsid w:val="00631A6F"/>
    <w:rsid w:val="00631C3C"/>
    <w:rsid w:val="00631DF7"/>
    <w:rsid w:val="00632013"/>
    <w:rsid w:val="00632065"/>
    <w:rsid w:val="006320B3"/>
    <w:rsid w:val="0063230C"/>
    <w:rsid w:val="0063235E"/>
    <w:rsid w:val="00632788"/>
    <w:rsid w:val="00632845"/>
    <w:rsid w:val="006328B6"/>
    <w:rsid w:val="00632A30"/>
    <w:rsid w:val="00632A89"/>
    <w:rsid w:val="00632AE6"/>
    <w:rsid w:val="00632D26"/>
    <w:rsid w:val="00632F41"/>
    <w:rsid w:val="00632FA4"/>
    <w:rsid w:val="00632FEA"/>
    <w:rsid w:val="0063343B"/>
    <w:rsid w:val="006334C5"/>
    <w:rsid w:val="00633516"/>
    <w:rsid w:val="006335DA"/>
    <w:rsid w:val="006338BE"/>
    <w:rsid w:val="006338D2"/>
    <w:rsid w:val="00633979"/>
    <w:rsid w:val="006339EE"/>
    <w:rsid w:val="006339FC"/>
    <w:rsid w:val="00633A38"/>
    <w:rsid w:val="00633C8C"/>
    <w:rsid w:val="00633CD2"/>
    <w:rsid w:val="00633DD3"/>
    <w:rsid w:val="00633E37"/>
    <w:rsid w:val="00633E63"/>
    <w:rsid w:val="0063408B"/>
    <w:rsid w:val="00634116"/>
    <w:rsid w:val="00634154"/>
    <w:rsid w:val="0063421F"/>
    <w:rsid w:val="006343A7"/>
    <w:rsid w:val="006345AF"/>
    <w:rsid w:val="0063472E"/>
    <w:rsid w:val="006349AD"/>
    <w:rsid w:val="00634BE4"/>
    <w:rsid w:val="00634C50"/>
    <w:rsid w:val="00634DCD"/>
    <w:rsid w:val="00634E0F"/>
    <w:rsid w:val="00634E60"/>
    <w:rsid w:val="00635031"/>
    <w:rsid w:val="0063503F"/>
    <w:rsid w:val="0063505C"/>
    <w:rsid w:val="006350A6"/>
    <w:rsid w:val="006352DA"/>
    <w:rsid w:val="00635541"/>
    <w:rsid w:val="0063574F"/>
    <w:rsid w:val="0063582B"/>
    <w:rsid w:val="00635896"/>
    <w:rsid w:val="00635C3F"/>
    <w:rsid w:val="00635C67"/>
    <w:rsid w:val="00635C83"/>
    <w:rsid w:val="00635D2D"/>
    <w:rsid w:val="00635F9E"/>
    <w:rsid w:val="0063602D"/>
    <w:rsid w:val="00636056"/>
    <w:rsid w:val="00636325"/>
    <w:rsid w:val="00636409"/>
    <w:rsid w:val="0063647C"/>
    <w:rsid w:val="00636694"/>
    <w:rsid w:val="0063681B"/>
    <w:rsid w:val="00637230"/>
    <w:rsid w:val="00637233"/>
    <w:rsid w:val="006374D1"/>
    <w:rsid w:val="00637784"/>
    <w:rsid w:val="006379C4"/>
    <w:rsid w:val="00637A00"/>
    <w:rsid w:val="00637BA4"/>
    <w:rsid w:val="00637C35"/>
    <w:rsid w:val="00637EE5"/>
    <w:rsid w:val="006402EE"/>
    <w:rsid w:val="006403F3"/>
    <w:rsid w:val="0064043E"/>
    <w:rsid w:val="006406B0"/>
    <w:rsid w:val="0064072A"/>
    <w:rsid w:val="006407EB"/>
    <w:rsid w:val="006409B4"/>
    <w:rsid w:val="00640BBC"/>
    <w:rsid w:val="00640CB6"/>
    <w:rsid w:val="00640D3F"/>
    <w:rsid w:val="00641160"/>
    <w:rsid w:val="00641272"/>
    <w:rsid w:val="00641278"/>
    <w:rsid w:val="006412C0"/>
    <w:rsid w:val="00641304"/>
    <w:rsid w:val="00641360"/>
    <w:rsid w:val="006413B5"/>
    <w:rsid w:val="006414B0"/>
    <w:rsid w:val="006415ED"/>
    <w:rsid w:val="00641801"/>
    <w:rsid w:val="0064183E"/>
    <w:rsid w:val="00641A48"/>
    <w:rsid w:val="00641AF3"/>
    <w:rsid w:val="00641B60"/>
    <w:rsid w:val="00641C4E"/>
    <w:rsid w:val="00641C66"/>
    <w:rsid w:val="00641CB6"/>
    <w:rsid w:val="00642012"/>
    <w:rsid w:val="00642033"/>
    <w:rsid w:val="00642171"/>
    <w:rsid w:val="00642470"/>
    <w:rsid w:val="006425B9"/>
    <w:rsid w:val="006426D4"/>
    <w:rsid w:val="0064283C"/>
    <w:rsid w:val="00642867"/>
    <w:rsid w:val="00642868"/>
    <w:rsid w:val="00642A76"/>
    <w:rsid w:val="00642AE2"/>
    <w:rsid w:val="00642AFF"/>
    <w:rsid w:val="00642CD8"/>
    <w:rsid w:val="00642D06"/>
    <w:rsid w:val="00642D1B"/>
    <w:rsid w:val="00642FA8"/>
    <w:rsid w:val="00643123"/>
    <w:rsid w:val="00643344"/>
    <w:rsid w:val="0064340B"/>
    <w:rsid w:val="006434CC"/>
    <w:rsid w:val="00643875"/>
    <w:rsid w:val="0064393D"/>
    <w:rsid w:val="00643940"/>
    <w:rsid w:val="00643EC5"/>
    <w:rsid w:val="00643F48"/>
    <w:rsid w:val="0064405B"/>
    <w:rsid w:val="006440D9"/>
    <w:rsid w:val="006441E2"/>
    <w:rsid w:val="0064432B"/>
    <w:rsid w:val="006443FC"/>
    <w:rsid w:val="006445DC"/>
    <w:rsid w:val="00644696"/>
    <w:rsid w:val="006447FB"/>
    <w:rsid w:val="00644ABA"/>
    <w:rsid w:val="00644CF4"/>
    <w:rsid w:val="00645166"/>
    <w:rsid w:val="006451C2"/>
    <w:rsid w:val="0064535C"/>
    <w:rsid w:val="00645365"/>
    <w:rsid w:val="006454CA"/>
    <w:rsid w:val="006455E5"/>
    <w:rsid w:val="006455FE"/>
    <w:rsid w:val="006457DD"/>
    <w:rsid w:val="00645833"/>
    <w:rsid w:val="0064596A"/>
    <w:rsid w:val="0064596D"/>
    <w:rsid w:val="00645C52"/>
    <w:rsid w:val="00645DCA"/>
    <w:rsid w:val="0064604D"/>
    <w:rsid w:val="006460E4"/>
    <w:rsid w:val="0064611D"/>
    <w:rsid w:val="00646454"/>
    <w:rsid w:val="0064646A"/>
    <w:rsid w:val="00646512"/>
    <w:rsid w:val="0064653F"/>
    <w:rsid w:val="006465CA"/>
    <w:rsid w:val="00646673"/>
    <w:rsid w:val="00646701"/>
    <w:rsid w:val="00646742"/>
    <w:rsid w:val="0064680B"/>
    <w:rsid w:val="00646B0B"/>
    <w:rsid w:val="00646BBF"/>
    <w:rsid w:val="00646C1B"/>
    <w:rsid w:val="00646E4E"/>
    <w:rsid w:val="00646E95"/>
    <w:rsid w:val="00646FEA"/>
    <w:rsid w:val="0064721D"/>
    <w:rsid w:val="00647A88"/>
    <w:rsid w:val="00647AC7"/>
    <w:rsid w:val="00647C34"/>
    <w:rsid w:val="00647E14"/>
    <w:rsid w:val="00647E52"/>
    <w:rsid w:val="00647F22"/>
    <w:rsid w:val="00647FA7"/>
    <w:rsid w:val="0065005A"/>
    <w:rsid w:val="006501BE"/>
    <w:rsid w:val="006501DE"/>
    <w:rsid w:val="0065030E"/>
    <w:rsid w:val="006503BD"/>
    <w:rsid w:val="006507C0"/>
    <w:rsid w:val="00650878"/>
    <w:rsid w:val="00650980"/>
    <w:rsid w:val="00650983"/>
    <w:rsid w:val="00650A3F"/>
    <w:rsid w:val="00650B61"/>
    <w:rsid w:val="00650C1E"/>
    <w:rsid w:val="00650CB6"/>
    <w:rsid w:val="00650CD8"/>
    <w:rsid w:val="00650D1C"/>
    <w:rsid w:val="00650DA5"/>
    <w:rsid w:val="00650E1C"/>
    <w:rsid w:val="00650E39"/>
    <w:rsid w:val="00650E8A"/>
    <w:rsid w:val="00650F7E"/>
    <w:rsid w:val="0065100B"/>
    <w:rsid w:val="00651102"/>
    <w:rsid w:val="00651128"/>
    <w:rsid w:val="0065119C"/>
    <w:rsid w:val="0065181B"/>
    <w:rsid w:val="00651A61"/>
    <w:rsid w:val="00651B90"/>
    <w:rsid w:val="00651BC3"/>
    <w:rsid w:val="00651C53"/>
    <w:rsid w:val="00651C99"/>
    <w:rsid w:val="00651E78"/>
    <w:rsid w:val="00652021"/>
    <w:rsid w:val="00652862"/>
    <w:rsid w:val="0065292D"/>
    <w:rsid w:val="00652967"/>
    <w:rsid w:val="00652A28"/>
    <w:rsid w:val="00652A9F"/>
    <w:rsid w:val="00652B95"/>
    <w:rsid w:val="00652EDD"/>
    <w:rsid w:val="00653160"/>
    <w:rsid w:val="0065325C"/>
    <w:rsid w:val="006533B9"/>
    <w:rsid w:val="0065365F"/>
    <w:rsid w:val="00653844"/>
    <w:rsid w:val="00653AA8"/>
    <w:rsid w:val="00653BC6"/>
    <w:rsid w:val="00653CB0"/>
    <w:rsid w:val="00653F2C"/>
    <w:rsid w:val="00653FEF"/>
    <w:rsid w:val="0065405A"/>
    <w:rsid w:val="0065414E"/>
    <w:rsid w:val="006542AD"/>
    <w:rsid w:val="00654498"/>
    <w:rsid w:val="006546CA"/>
    <w:rsid w:val="00654720"/>
    <w:rsid w:val="006548CB"/>
    <w:rsid w:val="006548F6"/>
    <w:rsid w:val="006549A1"/>
    <w:rsid w:val="00654A19"/>
    <w:rsid w:val="00654D13"/>
    <w:rsid w:val="00654EA7"/>
    <w:rsid w:val="00654F40"/>
    <w:rsid w:val="006550A1"/>
    <w:rsid w:val="006550D1"/>
    <w:rsid w:val="00655268"/>
    <w:rsid w:val="0065531C"/>
    <w:rsid w:val="00655327"/>
    <w:rsid w:val="006555D7"/>
    <w:rsid w:val="006555E3"/>
    <w:rsid w:val="006557E7"/>
    <w:rsid w:val="006559C1"/>
    <w:rsid w:val="006559CB"/>
    <w:rsid w:val="00655A7E"/>
    <w:rsid w:val="00655A82"/>
    <w:rsid w:val="00655BD1"/>
    <w:rsid w:val="00655C22"/>
    <w:rsid w:val="00655E9C"/>
    <w:rsid w:val="00655EF2"/>
    <w:rsid w:val="006562EE"/>
    <w:rsid w:val="006565A1"/>
    <w:rsid w:val="00656672"/>
    <w:rsid w:val="00656713"/>
    <w:rsid w:val="006567CF"/>
    <w:rsid w:val="006568C1"/>
    <w:rsid w:val="00656B24"/>
    <w:rsid w:val="00656BA3"/>
    <w:rsid w:val="00656BE4"/>
    <w:rsid w:val="006570A4"/>
    <w:rsid w:val="0065731F"/>
    <w:rsid w:val="00657347"/>
    <w:rsid w:val="006576FC"/>
    <w:rsid w:val="0065773F"/>
    <w:rsid w:val="00657813"/>
    <w:rsid w:val="00657CE1"/>
    <w:rsid w:val="00657DBB"/>
    <w:rsid w:val="00657EB2"/>
    <w:rsid w:val="0066000C"/>
    <w:rsid w:val="00660014"/>
    <w:rsid w:val="006601B7"/>
    <w:rsid w:val="0066041B"/>
    <w:rsid w:val="006604C3"/>
    <w:rsid w:val="00660548"/>
    <w:rsid w:val="0066082C"/>
    <w:rsid w:val="00660A37"/>
    <w:rsid w:val="00660A55"/>
    <w:rsid w:val="00660BDC"/>
    <w:rsid w:val="00660D14"/>
    <w:rsid w:val="00660D98"/>
    <w:rsid w:val="00660F8E"/>
    <w:rsid w:val="00660F91"/>
    <w:rsid w:val="00660FEC"/>
    <w:rsid w:val="0066140B"/>
    <w:rsid w:val="00661832"/>
    <w:rsid w:val="0066183A"/>
    <w:rsid w:val="00661965"/>
    <w:rsid w:val="00661A21"/>
    <w:rsid w:val="00661BD5"/>
    <w:rsid w:val="00661CFD"/>
    <w:rsid w:val="00661E37"/>
    <w:rsid w:val="00661E3E"/>
    <w:rsid w:val="00661EE1"/>
    <w:rsid w:val="00661F28"/>
    <w:rsid w:val="00661F2E"/>
    <w:rsid w:val="00662015"/>
    <w:rsid w:val="00662525"/>
    <w:rsid w:val="0066268E"/>
    <w:rsid w:val="0066272A"/>
    <w:rsid w:val="00662760"/>
    <w:rsid w:val="006629CF"/>
    <w:rsid w:val="00662A30"/>
    <w:rsid w:val="00662E5D"/>
    <w:rsid w:val="00662E97"/>
    <w:rsid w:val="0066323A"/>
    <w:rsid w:val="006632FF"/>
    <w:rsid w:val="0066346D"/>
    <w:rsid w:val="00663613"/>
    <w:rsid w:val="00663B03"/>
    <w:rsid w:val="00663CE9"/>
    <w:rsid w:val="006640CF"/>
    <w:rsid w:val="0066426E"/>
    <w:rsid w:val="006643F8"/>
    <w:rsid w:val="006646E6"/>
    <w:rsid w:val="00664956"/>
    <w:rsid w:val="0066495B"/>
    <w:rsid w:val="006649C2"/>
    <w:rsid w:val="00664AA6"/>
    <w:rsid w:val="00664B4C"/>
    <w:rsid w:val="00664BB2"/>
    <w:rsid w:val="00664CAF"/>
    <w:rsid w:val="00664D3D"/>
    <w:rsid w:val="0066541F"/>
    <w:rsid w:val="00665562"/>
    <w:rsid w:val="00665688"/>
    <w:rsid w:val="0066589A"/>
    <w:rsid w:val="006659F8"/>
    <w:rsid w:val="00665BF5"/>
    <w:rsid w:val="00665E7D"/>
    <w:rsid w:val="0066600B"/>
    <w:rsid w:val="006660A3"/>
    <w:rsid w:val="006662C2"/>
    <w:rsid w:val="0066632F"/>
    <w:rsid w:val="0066650A"/>
    <w:rsid w:val="006666C2"/>
    <w:rsid w:val="006666F0"/>
    <w:rsid w:val="00666728"/>
    <w:rsid w:val="00666A24"/>
    <w:rsid w:val="00666AA6"/>
    <w:rsid w:val="00666B39"/>
    <w:rsid w:val="00666C4D"/>
    <w:rsid w:val="00666CE5"/>
    <w:rsid w:val="00666D42"/>
    <w:rsid w:val="00666D4D"/>
    <w:rsid w:val="00666DC6"/>
    <w:rsid w:val="00666E5B"/>
    <w:rsid w:val="00666ED8"/>
    <w:rsid w:val="00666FE3"/>
    <w:rsid w:val="0066715E"/>
    <w:rsid w:val="00667270"/>
    <w:rsid w:val="00667452"/>
    <w:rsid w:val="006674B9"/>
    <w:rsid w:val="006676F6"/>
    <w:rsid w:val="00667A62"/>
    <w:rsid w:val="00667B1D"/>
    <w:rsid w:val="00667CA9"/>
    <w:rsid w:val="00667E3D"/>
    <w:rsid w:val="00667E7E"/>
    <w:rsid w:val="00667FDE"/>
    <w:rsid w:val="006700C9"/>
    <w:rsid w:val="00670140"/>
    <w:rsid w:val="0067032D"/>
    <w:rsid w:val="006703DF"/>
    <w:rsid w:val="00670A20"/>
    <w:rsid w:val="00670DEE"/>
    <w:rsid w:val="00670EB4"/>
    <w:rsid w:val="00670EDA"/>
    <w:rsid w:val="00670EF8"/>
    <w:rsid w:val="0067106D"/>
    <w:rsid w:val="006710D4"/>
    <w:rsid w:val="00671132"/>
    <w:rsid w:val="0067141E"/>
    <w:rsid w:val="00671502"/>
    <w:rsid w:val="0067164A"/>
    <w:rsid w:val="0067174B"/>
    <w:rsid w:val="00671902"/>
    <w:rsid w:val="006719E3"/>
    <w:rsid w:val="00671C28"/>
    <w:rsid w:val="00671C2F"/>
    <w:rsid w:val="00671CB6"/>
    <w:rsid w:val="00671D4E"/>
    <w:rsid w:val="00672047"/>
    <w:rsid w:val="006722BF"/>
    <w:rsid w:val="00672330"/>
    <w:rsid w:val="00672338"/>
    <w:rsid w:val="006723D9"/>
    <w:rsid w:val="006723F1"/>
    <w:rsid w:val="0067241A"/>
    <w:rsid w:val="0067249A"/>
    <w:rsid w:val="006724BD"/>
    <w:rsid w:val="006724C3"/>
    <w:rsid w:val="006726C6"/>
    <w:rsid w:val="00672B0C"/>
    <w:rsid w:val="00672D53"/>
    <w:rsid w:val="00672DCD"/>
    <w:rsid w:val="00672E35"/>
    <w:rsid w:val="00672FC0"/>
    <w:rsid w:val="0067301C"/>
    <w:rsid w:val="00673286"/>
    <w:rsid w:val="0067328B"/>
    <w:rsid w:val="00673334"/>
    <w:rsid w:val="0067339B"/>
    <w:rsid w:val="006733D3"/>
    <w:rsid w:val="00673492"/>
    <w:rsid w:val="00673513"/>
    <w:rsid w:val="00673564"/>
    <w:rsid w:val="006736AE"/>
    <w:rsid w:val="006738E8"/>
    <w:rsid w:val="00673A0F"/>
    <w:rsid w:val="00673A3E"/>
    <w:rsid w:val="00673A8D"/>
    <w:rsid w:val="00673B62"/>
    <w:rsid w:val="00673D94"/>
    <w:rsid w:val="00673E81"/>
    <w:rsid w:val="00673FE5"/>
    <w:rsid w:val="0067402D"/>
    <w:rsid w:val="0067421D"/>
    <w:rsid w:val="0067438D"/>
    <w:rsid w:val="0067472E"/>
    <w:rsid w:val="006747D3"/>
    <w:rsid w:val="006747FA"/>
    <w:rsid w:val="0067480B"/>
    <w:rsid w:val="006749C9"/>
    <w:rsid w:val="00674B7C"/>
    <w:rsid w:val="00674CAE"/>
    <w:rsid w:val="00674D46"/>
    <w:rsid w:val="00674E0B"/>
    <w:rsid w:val="00674E3F"/>
    <w:rsid w:val="0067503C"/>
    <w:rsid w:val="006750B8"/>
    <w:rsid w:val="0067516D"/>
    <w:rsid w:val="006753EA"/>
    <w:rsid w:val="006756B7"/>
    <w:rsid w:val="00675A56"/>
    <w:rsid w:val="00675B42"/>
    <w:rsid w:val="00675CC2"/>
    <w:rsid w:val="00675D18"/>
    <w:rsid w:val="0067604B"/>
    <w:rsid w:val="00676154"/>
    <w:rsid w:val="00676450"/>
    <w:rsid w:val="006765AC"/>
    <w:rsid w:val="0067665A"/>
    <w:rsid w:val="006767F4"/>
    <w:rsid w:val="00676877"/>
    <w:rsid w:val="00676A42"/>
    <w:rsid w:val="00676AF4"/>
    <w:rsid w:val="00676FBA"/>
    <w:rsid w:val="00676FBC"/>
    <w:rsid w:val="0067707E"/>
    <w:rsid w:val="006770FB"/>
    <w:rsid w:val="0067723D"/>
    <w:rsid w:val="0067729D"/>
    <w:rsid w:val="006772A7"/>
    <w:rsid w:val="006776BC"/>
    <w:rsid w:val="00677761"/>
    <w:rsid w:val="0067780D"/>
    <w:rsid w:val="00677909"/>
    <w:rsid w:val="00677985"/>
    <w:rsid w:val="006779C5"/>
    <w:rsid w:val="00677AC1"/>
    <w:rsid w:val="00677CF2"/>
    <w:rsid w:val="00677F3E"/>
    <w:rsid w:val="00677F4F"/>
    <w:rsid w:val="0068004D"/>
    <w:rsid w:val="0068060B"/>
    <w:rsid w:val="006806CC"/>
    <w:rsid w:val="00680732"/>
    <w:rsid w:val="0068074E"/>
    <w:rsid w:val="00680788"/>
    <w:rsid w:val="00680B01"/>
    <w:rsid w:val="00680CE1"/>
    <w:rsid w:val="00680D47"/>
    <w:rsid w:val="00680E5A"/>
    <w:rsid w:val="00680FD0"/>
    <w:rsid w:val="00681061"/>
    <w:rsid w:val="00681065"/>
    <w:rsid w:val="006815C3"/>
    <w:rsid w:val="006816F7"/>
    <w:rsid w:val="006817DD"/>
    <w:rsid w:val="00681AA3"/>
    <w:rsid w:val="00681ADF"/>
    <w:rsid w:val="00681AE9"/>
    <w:rsid w:val="00681AEB"/>
    <w:rsid w:val="00681BAF"/>
    <w:rsid w:val="00681D4B"/>
    <w:rsid w:val="00681D51"/>
    <w:rsid w:val="00681F35"/>
    <w:rsid w:val="00682031"/>
    <w:rsid w:val="00682121"/>
    <w:rsid w:val="0068223A"/>
    <w:rsid w:val="006822ED"/>
    <w:rsid w:val="006822F3"/>
    <w:rsid w:val="00682322"/>
    <w:rsid w:val="00682432"/>
    <w:rsid w:val="00682661"/>
    <w:rsid w:val="00682792"/>
    <w:rsid w:val="0068284B"/>
    <w:rsid w:val="006828E5"/>
    <w:rsid w:val="0068293C"/>
    <w:rsid w:val="00682BAB"/>
    <w:rsid w:val="00682BD3"/>
    <w:rsid w:val="00682C7D"/>
    <w:rsid w:val="00682D58"/>
    <w:rsid w:val="00682D5D"/>
    <w:rsid w:val="00682D87"/>
    <w:rsid w:val="00682E75"/>
    <w:rsid w:val="00683026"/>
    <w:rsid w:val="00683322"/>
    <w:rsid w:val="00683421"/>
    <w:rsid w:val="006834F0"/>
    <w:rsid w:val="00683554"/>
    <w:rsid w:val="00683570"/>
    <w:rsid w:val="006835AA"/>
    <w:rsid w:val="006835D2"/>
    <w:rsid w:val="006838CF"/>
    <w:rsid w:val="006838E0"/>
    <w:rsid w:val="00683BD1"/>
    <w:rsid w:val="00683C14"/>
    <w:rsid w:val="00683C1E"/>
    <w:rsid w:val="00683C7F"/>
    <w:rsid w:val="00683D24"/>
    <w:rsid w:val="00683F03"/>
    <w:rsid w:val="00683F4B"/>
    <w:rsid w:val="00683FB8"/>
    <w:rsid w:val="00684080"/>
    <w:rsid w:val="00684104"/>
    <w:rsid w:val="0068427C"/>
    <w:rsid w:val="00684295"/>
    <w:rsid w:val="00684439"/>
    <w:rsid w:val="0068451C"/>
    <w:rsid w:val="0068469F"/>
    <w:rsid w:val="006847CE"/>
    <w:rsid w:val="006847D7"/>
    <w:rsid w:val="0068485E"/>
    <w:rsid w:val="0068497C"/>
    <w:rsid w:val="00684B90"/>
    <w:rsid w:val="00684C86"/>
    <w:rsid w:val="00684CD2"/>
    <w:rsid w:val="00684D58"/>
    <w:rsid w:val="006851B1"/>
    <w:rsid w:val="00685331"/>
    <w:rsid w:val="00685425"/>
    <w:rsid w:val="00685489"/>
    <w:rsid w:val="00685503"/>
    <w:rsid w:val="00685550"/>
    <w:rsid w:val="00685792"/>
    <w:rsid w:val="006857C7"/>
    <w:rsid w:val="00685813"/>
    <w:rsid w:val="006858EA"/>
    <w:rsid w:val="0068597C"/>
    <w:rsid w:val="006859EB"/>
    <w:rsid w:val="00685B3B"/>
    <w:rsid w:val="00685D07"/>
    <w:rsid w:val="00685D13"/>
    <w:rsid w:val="00685D1E"/>
    <w:rsid w:val="00685D36"/>
    <w:rsid w:val="00685FA3"/>
    <w:rsid w:val="006860EF"/>
    <w:rsid w:val="00686149"/>
    <w:rsid w:val="006861C4"/>
    <w:rsid w:val="0068636A"/>
    <w:rsid w:val="0068639B"/>
    <w:rsid w:val="0068662D"/>
    <w:rsid w:val="006866A7"/>
    <w:rsid w:val="006869A4"/>
    <w:rsid w:val="00686AA0"/>
    <w:rsid w:val="00686C53"/>
    <w:rsid w:val="00686D5D"/>
    <w:rsid w:val="00686DD4"/>
    <w:rsid w:val="00686DD5"/>
    <w:rsid w:val="00686EF6"/>
    <w:rsid w:val="00686FFE"/>
    <w:rsid w:val="00687099"/>
    <w:rsid w:val="006872A8"/>
    <w:rsid w:val="00687326"/>
    <w:rsid w:val="00687383"/>
    <w:rsid w:val="00687435"/>
    <w:rsid w:val="00687483"/>
    <w:rsid w:val="006874D4"/>
    <w:rsid w:val="0068758D"/>
    <w:rsid w:val="00687698"/>
    <w:rsid w:val="00687727"/>
    <w:rsid w:val="0068774E"/>
    <w:rsid w:val="006877C4"/>
    <w:rsid w:val="00687813"/>
    <w:rsid w:val="00687988"/>
    <w:rsid w:val="00687A5F"/>
    <w:rsid w:val="00687C13"/>
    <w:rsid w:val="00687C42"/>
    <w:rsid w:val="00687DAB"/>
    <w:rsid w:val="00687F60"/>
    <w:rsid w:val="00690009"/>
    <w:rsid w:val="006900EF"/>
    <w:rsid w:val="0069027D"/>
    <w:rsid w:val="00690289"/>
    <w:rsid w:val="006902A9"/>
    <w:rsid w:val="0069047F"/>
    <w:rsid w:val="006904F2"/>
    <w:rsid w:val="0069075A"/>
    <w:rsid w:val="00690A30"/>
    <w:rsid w:val="00690E4B"/>
    <w:rsid w:val="00690E61"/>
    <w:rsid w:val="00690F33"/>
    <w:rsid w:val="00690F48"/>
    <w:rsid w:val="0069100F"/>
    <w:rsid w:val="00691167"/>
    <w:rsid w:val="006911D2"/>
    <w:rsid w:val="00691216"/>
    <w:rsid w:val="006912B1"/>
    <w:rsid w:val="00691391"/>
    <w:rsid w:val="0069154F"/>
    <w:rsid w:val="00691686"/>
    <w:rsid w:val="006916C2"/>
    <w:rsid w:val="006917FD"/>
    <w:rsid w:val="006918D7"/>
    <w:rsid w:val="00691A5A"/>
    <w:rsid w:val="00691DCF"/>
    <w:rsid w:val="00692127"/>
    <w:rsid w:val="00692237"/>
    <w:rsid w:val="006924D7"/>
    <w:rsid w:val="006926F3"/>
    <w:rsid w:val="0069288E"/>
    <w:rsid w:val="00692A15"/>
    <w:rsid w:val="00692BD3"/>
    <w:rsid w:val="00692C90"/>
    <w:rsid w:val="00692CD2"/>
    <w:rsid w:val="00692D1C"/>
    <w:rsid w:val="00692F16"/>
    <w:rsid w:val="00692F90"/>
    <w:rsid w:val="00692FB8"/>
    <w:rsid w:val="006930C5"/>
    <w:rsid w:val="00693298"/>
    <w:rsid w:val="006932A1"/>
    <w:rsid w:val="00693345"/>
    <w:rsid w:val="006933CE"/>
    <w:rsid w:val="006933EC"/>
    <w:rsid w:val="0069349C"/>
    <w:rsid w:val="006934E9"/>
    <w:rsid w:val="0069374C"/>
    <w:rsid w:val="006937CC"/>
    <w:rsid w:val="0069380B"/>
    <w:rsid w:val="00693A98"/>
    <w:rsid w:val="00693CB5"/>
    <w:rsid w:val="00693DAC"/>
    <w:rsid w:val="00693DDC"/>
    <w:rsid w:val="00693E2C"/>
    <w:rsid w:val="00693E33"/>
    <w:rsid w:val="00693E6F"/>
    <w:rsid w:val="00694043"/>
    <w:rsid w:val="006943EB"/>
    <w:rsid w:val="0069468B"/>
    <w:rsid w:val="00694807"/>
    <w:rsid w:val="00694810"/>
    <w:rsid w:val="00694AB9"/>
    <w:rsid w:val="00694AF5"/>
    <w:rsid w:val="00694B55"/>
    <w:rsid w:val="00694C7C"/>
    <w:rsid w:val="00694F6A"/>
    <w:rsid w:val="00695065"/>
    <w:rsid w:val="0069526A"/>
    <w:rsid w:val="0069528D"/>
    <w:rsid w:val="00695372"/>
    <w:rsid w:val="0069555E"/>
    <w:rsid w:val="00695648"/>
    <w:rsid w:val="00695863"/>
    <w:rsid w:val="006958FB"/>
    <w:rsid w:val="00695971"/>
    <w:rsid w:val="00695BDA"/>
    <w:rsid w:val="00695BE0"/>
    <w:rsid w:val="00695C56"/>
    <w:rsid w:val="00695D21"/>
    <w:rsid w:val="00695E3F"/>
    <w:rsid w:val="00695E9F"/>
    <w:rsid w:val="006962C3"/>
    <w:rsid w:val="006962C8"/>
    <w:rsid w:val="00696706"/>
    <w:rsid w:val="006967B5"/>
    <w:rsid w:val="00696807"/>
    <w:rsid w:val="006969A1"/>
    <w:rsid w:val="00696A22"/>
    <w:rsid w:val="00696A91"/>
    <w:rsid w:val="00696B2E"/>
    <w:rsid w:val="00696C29"/>
    <w:rsid w:val="00696C4F"/>
    <w:rsid w:val="00696C82"/>
    <w:rsid w:val="00696DF8"/>
    <w:rsid w:val="00696E13"/>
    <w:rsid w:val="00697193"/>
    <w:rsid w:val="00697528"/>
    <w:rsid w:val="006977CD"/>
    <w:rsid w:val="006978A2"/>
    <w:rsid w:val="00697915"/>
    <w:rsid w:val="00697D0F"/>
    <w:rsid w:val="00697D62"/>
    <w:rsid w:val="00697DA5"/>
    <w:rsid w:val="00697F0D"/>
    <w:rsid w:val="00697FF8"/>
    <w:rsid w:val="006A00A9"/>
    <w:rsid w:val="006A013A"/>
    <w:rsid w:val="006A01E9"/>
    <w:rsid w:val="006A01FE"/>
    <w:rsid w:val="006A0221"/>
    <w:rsid w:val="006A039E"/>
    <w:rsid w:val="006A0448"/>
    <w:rsid w:val="006A04B8"/>
    <w:rsid w:val="006A05A6"/>
    <w:rsid w:val="006A0663"/>
    <w:rsid w:val="006A0668"/>
    <w:rsid w:val="006A06A3"/>
    <w:rsid w:val="006A081F"/>
    <w:rsid w:val="006A0841"/>
    <w:rsid w:val="006A0923"/>
    <w:rsid w:val="006A0ADE"/>
    <w:rsid w:val="006A0ED0"/>
    <w:rsid w:val="006A102B"/>
    <w:rsid w:val="006A110B"/>
    <w:rsid w:val="006A1197"/>
    <w:rsid w:val="006A1205"/>
    <w:rsid w:val="006A13A4"/>
    <w:rsid w:val="006A1759"/>
    <w:rsid w:val="006A179F"/>
    <w:rsid w:val="006A17A1"/>
    <w:rsid w:val="006A183E"/>
    <w:rsid w:val="006A1C3F"/>
    <w:rsid w:val="006A1C5C"/>
    <w:rsid w:val="006A1E92"/>
    <w:rsid w:val="006A1EAB"/>
    <w:rsid w:val="006A1F0E"/>
    <w:rsid w:val="006A1F5E"/>
    <w:rsid w:val="006A2036"/>
    <w:rsid w:val="006A2084"/>
    <w:rsid w:val="006A217F"/>
    <w:rsid w:val="006A228A"/>
    <w:rsid w:val="006A22AC"/>
    <w:rsid w:val="006A23D8"/>
    <w:rsid w:val="006A259A"/>
    <w:rsid w:val="006A2612"/>
    <w:rsid w:val="006A270C"/>
    <w:rsid w:val="006A2A68"/>
    <w:rsid w:val="006A2A9F"/>
    <w:rsid w:val="006A2D1A"/>
    <w:rsid w:val="006A37DE"/>
    <w:rsid w:val="006A39C7"/>
    <w:rsid w:val="006A3A3C"/>
    <w:rsid w:val="006A3AF2"/>
    <w:rsid w:val="006A3B8F"/>
    <w:rsid w:val="006A3C8E"/>
    <w:rsid w:val="006A3D8D"/>
    <w:rsid w:val="006A4408"/>
    <w:rsid w:val="006A4460"/>
    <w:rsid w:val="006A4472"/>
    <w:rsid w:val="006A4488"/>
    <w:rsid w:val="006A44EA"/>
    <w:rsid w:val="006A45B0"/>
    <w:rsid w:val="006A4A32"/>
    <w:rsid w:val="006A4AEB"/>
    <w:rsid w:val="006A4BC5"/>
    <w:rsid w:val="006A4C8B"/>
    <w:rsid w:val="006A4D57"/>
    <w:rsid w:val="006A552A"/>
    <w:rsid w:val="006A5714"/>
    <w:rsid w:val="006A5851"/>
    <w:rsid w:val="006A586F"/>
    <w:rsid w:val="006A59A5"/>
    <w:rsid w:val="006A5AFD"/>
    <w:rsid w:val="006A5CB0"/>
    <w:rsid w:val="006A5D54"/>
    <w:rsid w:val="006A5DA6"/>
    <w:rsid w:val="006A5EA8"/>
    <w:rsid w:val="006A603E"/>
    <w:rsid w:val="006A60B3"/>
    <w:rsid w:val="006A6304"/>
    <w:rsid w:val="006A6347"/>
    <w:rsid w:val="006A649C"/>
    <w:rsid w:val="006A658B"/>
    <w:rsid w:val="006A6590"/>
    <w:rsid w:val="006A65EA"/>
    <w:rsid w:val="006A6605"/>
    <w:rsid w:val="006A6A0C"/>
    <w:rsid w:val="006A6A5F"/>
    <w:rsid w:val="006A6CB7"/>
    <w:rsid w:val="006A6E5D"/>
    <w:rsid w:val="006A6E9C"/>
    <w:rsid w:val="006A6F2B"/>
    <w:rsid w:val="006A6F9C"/>
    <w:rsid w:val="006A71AE"/>
    <w:rsid w:val="006A7261"/>
    <w:rsid w:val="006A727D"/>
    <w:rsid w:val="006A736E"/>
    <w:rsid w:val="006A73A3"/>
    <w:rsid w:val="006A73AC"/>
    <w:rsid w:val="006A7427"/>
    <w:rsid w:val="006A74E2"/>
    <w:rsid w:val="006A75E8"/>
    <w:rsid w:val="006A765C"/>
    <w:rsid w:val="006A7886"/>
    <w:rsid w:val="006A78BA"/>
    <w:rsid w:val="006A78E9"/>
    <w:rsid w:val="006A78EF"/>
    <w:rsid w:val="006A7B7D"/>
    <w:rsid w:val="006A7FAD"/>
    <w:rsid w:val="006B0080"/>
    <w:rsid w:val="006B0169"/>
    <w:rsid w:val="006B01C3"/>
    <w:rsid w:val="006B0209"/>
    <w:rsid w:val="006B030C"/>
    <w:rsid w:val="006B0589"/>
    <w:rsid w:val="006B0734"/>
    <w:rsid w:val="006B079E"/>
    <w:rsid w:val="006B0B29"/>
    <w:rsid w:val="006B0C38"/>
    <w:rsid w:val="006B0D8A"/>
    <w:rsid w:val="006B0EE3"/>
    <w:rsid w:val="006B0FC1"/>
    <w:rsid w:val="006B1033"/>
    <w:rsid w:val="006B11D7"/>
    <w:rsid w:val="006B1277"/>
    <w:rsid w:val="006B12B3"/>
    <w:rsid w:val="006B1369"/>
    <w:rsid w:val="006B1403"/>
    <w:rsid w:val="006B1490"/>
    <w:rsid w:val="006B151B"/>
    <w:rsid w:val="006B156F"/>
    <w:rsid w:val="006B15C2"/>
    <w:rsid w:val="006B16A2"/>
    <w:rsid w:val="006B16B0"/>
    <w:rsid w:val="006B16C0"/>
    <w:rsid w:val="006B18CE"/>
    <w:rsid w:val="006B18EE"/>
    <w:rsid w:val="006B18FA"/>
    <w:rsid w:val="006B19F1"/>
    <w:rsid w:val="006B1B21"/>
    <w:rsid w:val="006B1B34"/>
    <w:rsid w:val="006B1C80"/>
    <w:rsid w:val="006B21F6"/>
    <w:rsid w:val="006B22F5"/>
    <w:rsid w:val="006B23A2"/>
    <w:rsid w:val="006B2657"/>
    <w:rsid w:val="006B2780"/>
    <w:rsid w:val="006B2A9C"/>
    <w:rsid w:val="006B2DD1"/>
    <w:rsid w:val="006B311E"/>
    <w:rsid w:val="006B325E"/>
    <w:rsid w:val="006B3299"/>
    <w:rsid w:val="006B3508"/>
    <w:rsid w:val="006B3679"/>
    <w:rsid w:val="006B3796"/>
    <w:rsid w:val="006B3817"/>
    <w:rsid w:val="006B3927"/>
    <w:rsid w:val="006B3965"/>
    <w:rsid w:val="006B3AFF"/>
    <w:rsid w:val="006B3B67"/>
    <w:rsid w:val="006B3BDC"/>
    <w:rsid w:val="006B3C4F"/>
    <w:rsid w:val="006B41F9"/>
    <w:rsid w:val="006B420D"/>
    <w:rsid w:val="006B4232"/>
    <w:rsid w:val="006B4384"/>
    <w:rsid w:val="006B4484"/>
    <w:rsid w:val="006B452A"/>
    <w:rsid w:val="006B4841"/>
    <w:rsid w:val="006B48D6"/>
    <w:rsid w:val="006B49EA"/>
    <w:rsid w:val="006B4A2C"/>
    <w:rsid w:val="006B4A41"/>
    <w:rsid w:val="006B4B7F"/>
    <w:rsid w:val="006B4C26"/>
    <w:rsid w:val="006B4CD4"/>
    <w:rsid w:val="006B4E30"/>
    <w:rsid w:val="006B4E7D"/>
    <w:rsid w:val="006B5073"/>
    <w:rsid w:val="006B540B"/>
    <w:rsid w:val="006B54FF"/>
    <w:rsid w:val="006B56AC"/>
    <w:rsid w:val="006B5721"/>
    <w:rsid w:val="006B5792"/>
    <w:rsid w:val="006B5998"/>
    <w:rsid w:val="006B5BE2"/>
    <w:rsid w:val="006B5D48"/>
    <w:rsid w:val="006B6127"/>
    <w:rsid w:val="006B693B"/>
    <w:rsid w:val="006B6984"/>
    <w:rsid w:val="006B6A02"/>
    <w:rsid w:val="006B6B29"/>
    <w:rsid w:val="006B6BD8"/>
    <w:rsid w:val="006B6C9A"/>
    <w:rsid w:val="006B6DFC"/>
    <w:rsid w:val="006B6E15"/>
    <w:rsid w:val="006B6E2E"/>
    <w:rsid w:val="006B6E59"/>
    <w:rsid w:val="006B6F28"/>
    <w:rsid w:val="006B6FE2"/>
    <w:rsid w:val="006B7237"/>
    <w:rsid w:val="006B7283"/>
    <w:rsid w:val="006B7323"/>
    <w:rsid w:val="006B736E"/>
    <w:rsid w:val="006B7424"/>
    <w:rsid w:val="006B75C1"/>
    <w:rsid w:val="006B75C4"/>
    <w:rsid w:val="006B75CD"/>
    <w:rsid w:val="006B762A"/>
    <w:rsid w:val="006B7795"/>
    <w:rsid w:val="006B7895"/>
    <w:rsid w:val="006B79CC"/>
    <w:rsid w:val="006B7A02"/>
    <w:rsid w:val="006B7B75"/>
    <w:rsid w:val="006B7E02"/>
    <w:rsid w:val="006B7F5D"/>
    <w:rsid w:val="006C0010"/>
    <w:rsid w:val="006C00A0"/>
    <w:rsid w:val="006C0393"/>
    <w:rsid w:val="006C0774"/>
    <w:rsid w:val="006C07B5"/>
    <w:rsid w:val="006C07BB"/>
    <w:rsid w:val="006C0A13"/>
    <w:rsid w:val="006C0A46"/>
    <w:rsid w:val="006C0BAF"/>
    <w:rsid w:val="006C0CD2"/>
    <w:rsid w:val="006C0E4E"/>
    <w:rsid w:val="006C0E77"/>
    <w:rsid w:val="006C0E86"/>
    <w:rsid w:val="006C0F3C"/>
    <w:rsid w:val="006C1152"/>
    <w:rsid w:val="006C11A8"/>
    <w:rsid w:val="006C1460"/>
    <w:rsid w:val="006C1692"/>
    <w:rsid w:val="006C16C7"/>
    <w:rsid w:val="006C17C8"/>
    <w:rsid w:val="006C1BE1"/>
    <w:rsid w:val="006C1BF9"/>
    <w:rsid w:val="006C1BFF"/>
    <w:rsid w:val="006C200B"/>
    <w:rsid w:val="006C233A"/>
    <w:rsid w:val="006C233D"/>
    <w:rsid w:val="006C243F"/>
    <w:rsid w:val="006C24AF"/>
    <w:rsid w:val="006C2609"/>
    <w:rsid w:val="006C268B"/>
    <w:rsid w:val="006C2830"/>
    <w:rsid w:val="006C2AED"/>
    <w:rsid w:val="006C2B2A"/>
    <w:rsid w:val="006C2B84"/>
    <w:rsid w:val="006C2BEB"/>
    <w:rsid w:val="006C3038"/>
    <w:rsid w:val="006C3085"/>
    <w:rsid w:val="006C30C3"/>
    <w:rsid w:val="006C3127"/>
    <w:rsid w:val="006C34CD"/>
    <w:rsid w:val="006C37E4"/>
    <w:rsid w:val="006C3909"/>
    <w:rsid w:val="006C3A6E"/>
    <w:rsid w:val="006C3C72"/>
    <w:rsid w:val="006C3D36"/>
    <w:rsid w:val="006C3EE7"/>
    <w:rsid w:val="006C3FE1"/>
    <w:rsid w:val="006C40F7"/>
    <w:rsid w:val="006C41C8"/>
    <w:rsid w:val="006C41E8"/>
    <w:rsid w:val="006C4269"/>
    <w:rsid w:val="006C42F9"/>
    <w:rsid w:val="006C4452"/>
    <w:rsid w:val="006C44AC"/>
    <w:rsid w:val="006C468A"/>
    <w:rsid w:val="006C46F8"/>
    <w:rsid w:val="006C47BA"/>
    <w:rsid w:val="006C47C9"/>
    <w:rsid w:val="006C47D0"/>
    <w:rsid w:val="006C492C"/>
    <w:rsid w:val="006C4BD7"/>
    <w:rsid w:val="006C4E93"/>
    <w:rsid w:val="006C51C9"/>
    <w:rsid w:val="006C5355"/>
    <w:rsid w:val="006C5524"/>
    <w:rsid w:val="006C5550"/>
    <w:rsid w:val="006C5763"/>
    <w:rsid w:val="006C5796"/>
    <w:rsid w:val="006C57A2"/>
    <w:rsid w:val="006C59B3"/>
    <w:rsid w:val="006C59F7"/>
    <w:rsid w:val="006C5A42"/>
    <w:rsid w:val="006C5C44"/>
    <w:rsid w:val="006C5F2C"/>
    <w:rsid w:val="006C5F71"/>
    <w:rsid w:val="006C5FC0"/>
    <w:rsid w:val="006C60E5"/>
    <w:rsid w:val="006C6277"/>
    <w:rsid w:val="006C62F0"/>
    <w:rsid w:val="006C634E"/>
    <w:rsid w:val="006C63F4"/>
    <w:rsid w:val="006C647F"/>
    <w:rsid w:val="006C65E6"/>
    <w:rsid w:val="006C66B7"/>
    <w:rsid w:val="006C6ADE"/>
    <w:rsid w:val="006C6C57"/>
    <w:rsid w:val="006C6D57"/>
    <w:rsid w:val="006C71FE"/>
    <w:rsid w:val="006C738C"/>
    <w:rsid w:val="006C7411"/>
    <w:rsid w:val="006C747C"/>
    <w:rsid w:val="006C7580"/>
    <w:rsid w:val="006C766A"/>
    <w:rsid w:val="006C7D33"/>
    <w:rsid w:val="006C7DF1"/>
    <w:rsid w:val="006D0472"/>
    <w:rsid w:val="006D0503"/>
    <w:rsid w:val="006D058E"/>
    <w:rsid w:val="006D0742"/>
    <w:rsid w:val="006D0A4C"/>
    <w:rsid w:val="006D0DC7"/>
    <w:rsid w:val="006D0EF6"/>
    <w:rsid w:val="006D0F06"/>
    <w:rsid w:val="006D0F46"/>
    <w:rsid w:val="006D1046"/>
    <w:rsid w:val="006D1086"/>
    <w:rsid w:val="006D11C6"/>
    <w:rsid w:val="006D11D0"/>
    <w:rsid w:val="006D12D7"/>
    <w:rsid w:val="006D141A"/>
    <w:rsid w:val="006D1438"/>
    <w:rsid w:val="006D1746"/>
    <w:rsid w:val="006D178F"/>
    <w:rsid w:val="006D19A1"/>
    <w:rsid w:val="006D2075"/>
    <w:rsid w:val="006D247C"/>
    <w:rsid w:val="006D25F9"/>
    <w:rsid w:val="006D2886"/>
    <w:rsid w:val="006D2CAC"/>
    <w:rsid w:val="006D2D47"/>
    <w:rsid w:val="006D2DBE"/>
    <w:rsid w:val="006D2F27"/>
    <w:rsid w:val="006D2F65"/>
    <w:rsid w:val="006D30F7"/>
    <w:rsid w:val="006D3103"/>
    <w:rsid w:val="006D3336"/>
    <w:rsid w:val="006D3548"/>
    <w:rsid w:val="006D36E8"/>
    <w:rsid w:val="006D3770"/>
    <w:rsid w:val="006D3800"/>
    <w:rsid w:val="006D3986"/>
    <w:rsid w:val="006D39E2"/>
    <w:rsid w:val="006D3A5C"/>
    <w:rsid w:val="006D3AC4"/>
    <w:rsid w:val="006D3D6F"/>
    <w:rsid w:val="006D3E39"/>
    <w:rsid w:val="006D4005"/>
    <w:rsid w:val="006D4145"/>
    <w:rsid w:val="006D41A7"/>
    <w:rsid w:val="006D4238"/>
    <w:rsid w:val="006D452F"/>
    <w:rsid w:val="006D4561"/>
    <w:rsid w:val="006D45F0"/>
    <w:rsid w:val="006D4640"/>
    <w:rsid w:val="006D483C"/>
    <w:rsid w:val="006D4ADE"/>
    <w:rsid w:val="006D4B55"/>
    <w:rsid w:val="006D4B97"/>
    <w:rsid w:val="006D4D38"/>
    <w:rsid w:val="006D4D46"/>
    <w:rsid w:val="006D4DEE"/>
    <w:rsid w:val="006D4E33"/>
    <w:rsid w:val="006D4F39"/>
    <w:rsid w:val="006D4FE0"/>
    <w:rsid w:val="006D4FF4"/>
    <w:rsid w:val="006D52A3"/>
    <w:rsid w:val="006D532C"/>
    <w:rsid w:val="006D55A6"/>
    <w:rsid w:val="006D55E8"/>
    <w:rsid w:val="006D562F"/>
    <w:rsid w:val="006D5688"/>
    <w:rsid w:val="006D5721"/>
    <w:rsid w:val="006D58E4"/>
    <w:rsid w:val="006D5A3C"/>
    <w:rsid w:val="006D5ACD"/>
    <w:rsid w:val="006D6022"/>
    <w:rsid w:val="006D6346"/>
    <w:rsid w:val="006D6677"/>
    <w:rsid w:val="006D6708"/>
    <w:rsid w:val="006D67F1"/>
    <w:rsid w:val="006D6822"/>
    <w:rsid w:val="006D6868"/>
    <w:rsid w:val="006D69D0"/>
    <w:rsid w:val="006D6BE0"/>
    <w:rsid w:val="006D6C48"/>
    <w:rsid w:val="006D6E2C"/>
    <w:rsid w:val="006D6E77"/>
    <w:rsid w:val="006D6FED"/>
    <w:rsid w:val="006D7120"/>
    <w:rsid w:val="006D7134"/>
    <w:rsid w:val="006D718C"/>
    <w:rsid w:val="006D729A"/>
    <w:rsid w:val="006D7304"/>
    <w:rsid w:val="006D7390"/>
    <w:rsid w:val="006D73E2"/>
    <w:rsid w:val="006D7477"/>
    <w:rsid w:val="006D76F9"/>
    <w:rsid w:val="006D7759"/>
    <w:rsid w:val="006D7A8F"/>
    <w:rsid w:val="006D7BA0"/>
    <w:rsid w:val="006D7BC1"/>
    <w:rsid w:val="006D7E32"/>
    <w:rsid w:val="006D7E9C"/>
    <w:rsid w:val="006D7EAD"/>
    <w:rsid w:val="006E0378"/>
    <w:rsid w:val="006E0381"/>
    <w:rsid w:val="006E0425"/>
    <w:rsid w:val="006E0547"/>
    <w:rsid w:val="006E065E"/>
    <w:rsid w:val="006E0696"/>
    <w:rsid w:val="006E06AF"/>
    <w:rsid w:val="006E0988"/>
    <w:rsid w:val="006E0DE9"/>
    <w:rsid w:val="006E13E4"/>
    <w:rsid w:val="006E1554"/>
    <w:rsid w:val="006E1753"/>
    <w:rsid w:val="006E17D0"/>
    <w:rsid w:val="006E1B0E"/>
    <w:rsid w:val="006E1B38"/>
    <w:rsid w:val="006E20CA"/>
    <w:rsid w:val="006E21B3"/>
    <w:rsid w:val="006E26A3"/>
    <w:rsid w:val="006E26B4"/>
    <w:rsid w:val="006E282C"/>
    <w:rsid w:val="006E2927"/>
    <w:rsid w:val="006E2AFB"/>
    <w:rsid w:val="006E2CFD"/>
    <w:rsid w:val="006E2D4F"/>
    <w:rsid w:val="006E2D9A"/>
    <w:rsid w:val="006E2FD9"/>
    <w:rsid w:val="006E311A"/>
    <w:rsid w:val="006E3430"/>
    <w:rsid w:val="006E34F7"/>
    <w:rsid w:val="006E3626"/>
    <w:rsid w:val="006E3665"/>
    <w:rsid w:val="006E3734"/>
    <w:rsid w:val="006E39C4"/>
    <w:rsid w:val="006E3A07"/>
    <w:rsid w:val="006E3ADA"/>
    <w:rsid w:val="006E4091"/>
    <w:rsid w:val="006E432C"/>
    <w:rsid w:val="006E45B7"/>
    <w:rsid w:val="006E4678"/>
    <w:rsid w:val="006E4BF9"/>
    <w:rsid w:val="006E4D77"/>
    <w:rsid w:val="006E4DBA"/>
    <w:rsid w:val="006E4FA1"/>
    <w:rsid w:val="006E4FAB"/>
    <w:rsid w:val="006E512F"/>
    <w:rsid w:val="006E5174"/>
    <w:rsid w:val="006E5188"/>
    <w:rsid w:val="006E51EB"/>
    <w:rsid w:val="006E5257"/>
    <w:rsid w:val="006E532B"/>
    <w:rsid w:val="006E533A"/>
    <w:rsid w:val="006E53B2"/>
    <w:rsid w:val="006E5438"/>
    <w:rsid w:val="006E54DC"/>
    <w:rsid w:val="006E5661"/>
    <w:rsid w:val="006E56F8"/>
    <w:rsid w:val="006E58FE"/>
    <w:rsid w:val="006E59A7"/>
    <w:rsid w:val="006E5AE2"/>
    <w:rsid w:val="006E5B91"/>
    <w:rsid w:val="006E5D7E"/>
    <w:rsid w:val="006E5DBB"/>
    <w:rsid w:val="006E5E10"/>
    <w:rsid w:val="006E5F4A"/>
    <w:rsid w:val="006E5F8A"/>
    <w:rsid w:val="006E5FCB"/>
    <w:rsid w:val="006E608D"/>
    <w:rsid w:val="006E61BF"/>
    <w:rsid w:val="006E634E"/>
    <w:rsid w:val="006E6470"/>
    <w:rsid w:val="006E64BC"/>
    <w:rsid w:val="006E6AFD"/>
    <w:rsid w:val="006E6B54"/>
    <w:rsid w:val="006E6B5B"/>
    <w:rsid w:val="006E6CC8"/>
    <w:rsid w:val="006E6CDA"/>
    <w:rsid w:val="006E6D9D"/>
    <w:rsid w:val="006E6E10"/>
    <w:rsid w:val="006E6F53"/>
    <w:rsid w:val="006E701F"/>
    <w:rsid w:val="006E70D5"/>
    <w:rsid w:val="006E71AB"/>
    <w:rsid w:val="006E7290"/>
    <w:rsid w:val="006E72F7"/>
    <w:rsid w:val="006E73E7"/>
    <w:rsid w:val="006E7492"/>
    <w:rsid w:val="006E7687"/>
    <w:rsid w:val="006E7701"/>
    <w:rsid w:val="006E7A3F"/>
    <w:rsid w:val="006E7A5D"/>
    <w:rsid w:val="006E7A5E"/>
    <w:rsid w:val="006E7AF6"/>
    <w:rsid w:val="006E7D9B"/>
    <w:rsid w:val="006E7E2A"/>
    <w:rsid w:val="006F040F"/>
    <w:rsid w:val="006F06B3"/>
    <w:rsid w:val="006F083E"/>
    <w:rsid w:val="006F0947"/>
    <w:rsid w:val="006F096A"/>
    <w:rsid w:val="006F099F"/>
    <w:rsid w:val="006F0AA2"/>
    <w:rsid w:val="006F0AE1"/>
    <w:rsid w:val="006F0B66"/>
    <w:rsid w:val="006F0BED"/>
    <w:rsid w:val="006F0D89"/>
    <w:rsid w:val="006F0F8C"/>
    <w:rsid w:val="006F0FBA"/>
    <w:rsid w:val="006F11DE"/>
    <w:rsid w:val="006F139C"/>
    <w:rsid w:val="006F174F"/>
    <w:rsid w:val="006F191B"/>
    <w:rsid w:val="006F1A58"/>
    <w:rsid w:val="006F1AAA"/>
    <w:rsid w:val="006F1AEB"/>
    <w:rsid w:val="006F1C8A"/>
    <w:rsid w:val="006F1ED3"/>
    <w:rsid w:val="006F209E"/>
    <w:rsid w:val="006F21F6"/>
    <w:rsid w:val="006F262C"/>
    <w:rsid w:val="006F2703"/>
    <w:rsid w:val="006F2833"/>
    <w:rsid w:val="006F2858"/>
    <w:rsid w:val="006F28F9"/>
    <w:rsid w:val="006F2927"/>
    <w:rsid w:val="006F29D9"/>
    <w:rsid w:val="006F2ABF"/>
    <w:rsid w:val="006F2C6F"/>
    <w:rsid w:val="006F2C77"/>
    <w:rsid w:val="006F2D52"/>
    <w:rsid w:val="006F2DF1"/>
    <w:rsid w:val="006F324D"/>
    <w:rsid w:val="006F3416"/>
    <w:rsid w:val="006F35EA"/>
    <w:rsid w:val="006F364B"/>
    <w:rsid w:val="006F37EB"/>
    <w:rsid w:val="006F3888"/>
    <w:rsid w:val="006F38EB"/>
    <w:rsid w:val="006F3CE8"/>
    <w:rsid w:val="006F3DE4"/>
    <w:rsid w:val="006F3FCB"/>
    <w:rsid w:val="006F417A"/>
    <w:rsid w:val="006F41D9"/>
    <w:rsid w:val="006F4246"/>
    <w:rsid w:val="006F4445"/>
    <w:rsid w:val="006F464D"/>
    <w:rsid w:val="006F48DB"/>
    <w:rsid w:val="006F4927"/>
    <w:rsid w:val="006F4938"/>
    <w:rsid w:val="006F4C4D"/>
    <w:rsid w:val="006F4D43"/>
    <w:rsid w:val="006F4DEA"/>
    <w:rsid w:val="006F4F11"/>
    <w:rsid w:val="006F4F77"/>
    <w:rsid w:val="006F4FF9"/>
    <w:rsid w:val="006F547E"/>
    <w:rsid w:val="006F54E4"/>
    <w:rsid w:val="006F56AD"/>
    <w:rsid w:val="006F56DC"/>
    <w:rsid w:val="006F5804"/>
    <w:rsid w:val="006F5B6D"/>
    <w:rsid w:val="006F5D16"/>
    <w:rsid w:val="006F5D78"/>
    <w:rsid w:val="006F5F44"/>
    <w:rsid w:val="006F61A1"/>
    <w:rsid w:val="006F61C9"/>
    <w:rsid w:val="006F63AD"/>
    <w:rsid w:val="006F6491"/>
    <w:rsid w:val="006F6497"/>
    <w:rsid w:val="006F6598"/>
    <w:rsid w:val="006F65F5"/>
    <w:rsid w:val="006F66A2"/>
    <w:rsid w:val="006F67BC"/>
    <w:rsid w:val="006F68F0"/>
    <w:rsid w:val="006F6C44"/>
    <w:rsid w:val="006F7082"/>
    <w:rsid w:val="006F7500"/>
    <w:rsid w:val="006F75AD"/>
    <w:rsid w:val="006F75E6"/>
    <w:rsid w:val="006F760B"/>
    <w:rsid w:val="006F762B"/>
    <w:rsid w:val="006F77D6"/>
    <w:rsid w:val="006F77EA"/>
    <w:rsid w:val="006F792C"/>
    <w:rsid w:val="006F79AF"/>
    <w:rsid w:val="006F7B19"/>
    <w:rsid w:val="006F7B36"/>
    <w:rsid w:val="006F7B5C"/>
    <w:rsid w:val="006F7BC6"/>
    <w:rsid w:val="006F7C21"/>
    <w:rsid w:val="006F7D49"/>
    <w:rsid w:val="006F7F48"/>
    <w:rsid w:val="00700052"/>
    <w:rsid w:val="0070015F"/>
    <w:rsid w:val="00700347"/>
    <w:rsid w:val="0070054B"/>
    <w:rsid w:val="00700679"/>
    <w:rsid w:val="00700703"/>
    <w:rsid w:val="0070073C"/>
    <w:rsid w:val="007008B1"/>
    <w:rsid w:val="00701006"/>
    <w:rsid w:val="007012DA"/>
    <w:rsid w:val="007012E4"/>
    <w:rsid w:val="007014B7"/>
    <w:rsid w:val="007014E5"/>
    <w:rsid w:val="00701517"/>
    <w:rsid w:val="007015AD"/>
    <w:rsid w:val="0070170A"/>
    <w:rsid w:val="00701886"/>
    <w:rsid w:val="007018B4"/>
    <w:rsid w:val="00701923"/>
    <w:rsid w:val="00701AB1"/>
    <w:rsid w:val="00701B49"/>
    <w:rsid w:val="00701C66"/>
    <w:rsid w:val="00701D51"/>
    <w:rsid w:val="00701F3E"/>
    <w:rsid w:val="00701F77"/>
    <w:rsid w:val="00702141"/>
    <w:rsid w:val="0070224C"/>
    <w:rsid w:val="00702344"/>
    <w:rsid w:val="00702395"/>
    <w:rsid w:val="007023AE"/>
    <w:rsid w:val="00702423"/>
    <w:rsid w:val="00702658"/>
    <w:rsid w:val="007028B3"/>
    <w:rsid w:val="00702938"/>
    <w:rsid w:val="0070295F"/>
    <w:rsid w:val="007029B9"/>
    <w:rsid w:val="00702A35"/>
    <w:rsid w:val="00702AFA"/>
    <w:rsid w:val="00702BBD"/>
    <w:rsid w:val="00702BFA"/>
    <w:rsid w:val="00702D34"/>
    <w:rsid w:val="00703194"/>
    <w:rsid w:val="0070321F"/>
    <w:rsid w:val="00703300"/>
    <w:rsid w:val="00703381"/>
    <w:rsid w:val="007033DA"/>
    <w:rsid w:val="00703401"/>
    <w:rsid w:val="0070340A"/>
    <w:rsid w:val="007035C8"/>
    <w:rsid w:val="007035CA"/>
    <w:rsid w:val="00703693"/>
    <w:rsid w:val="00703735"/>
    <w:rsid w:val="0070376C"/>
    <w:rsid w:val="00703866"/>
    <w:rsid w:val="0070397C"/>
    <w:rsid w:val="00703B8B"/>
    <w:rsid w:val="00703C6D"/>
    <w:rsid w:val="00703CF6"/>
    <w:rsid w:val="00703E37"/>
    <w:rsid w:val="00703EF1"/>
    <w:rsid w:val="0070406E"/>
    <w:rsid w:val="0070411E"/>
    <w:rsid w:val="0070427F"/>
    <w:rsid w:val="00704391"/>
    <w:rsid w:val="007043B5"/>
    <w:rsid w:val="00704490"/>
    <w:rsid w:val="00704554"/>
    <w:rsid w:val="00704742"/>
    <w:rsid w:val="007047A2"/>
    <w:rsid w:val="0070497C"/>
    <w:rsid w:val="0070499C"/>
    <w:rsid w:val="00704ACB"/>
    <w:rsid w:val="00704C23"/>
    <w:rsid w:val="00704CB0"/>
    <w:rsid w:val="00704D00"/>
    <w:rsid w:val="00704EB8"/>
    <w:rsid w:val="00704F8C"/>
    <w:rsid w:val="00704FC9"/>
    <w:rsid w:val="00705090"/>
    <w:rsid w:val="007050D3"/>
    <w:rsid w:val="00705314"/>
    <w:rsid w:val="00705342"/>
    <w:rsid w:val="0070536D"/>
    <w:rsid w:val="007054E6"/>
    <w:rsid w:val="00705622"/>
    <w:rsid w:val="0070566C"/>
    <w:rsid w:val="007056F6"/>
    <w:rsid w:val="00705710"/>
    <w:rsid w:val="0070585A"/>
    <w:rsid w:val="007059F9"/>
    <w:rsid w:val="00705A44"/>
    <w:rsid w:val="00705C56"/>
    <w:rsid w:val="00705EA1"/>
    <w:rsid w:val="0070610D"/>
    <w:rsid w:val="00706205"/>
    <w:rsid w:val="00706374"/>
    <w:rsid w:val="00706466"/>
    <w:rsid w:val="00706570"/>
    <w:rsid w:val="00706693"/>
    <w:rsid w:val="0070677D"/>
    <w:rsid w:val="007067C0"/>
    <w:rsid w:val="007067D1"/>
    <w:rsid w:val="007067FE"/>
    <w:rsid w:val="0070682E"/>
    <w:rsid w:val="00706AF3"/>
    <w:rsid w:val="00706BAC"/>
    <w:rsid w:val="00706DDB"/>
    <w:rsid w:val="00706EBA"/>
    <w:rsid w:val="007073DF"/>
    <w:rsid w:val="007073E7"/>
    <w:rsid w:val="00707526"/>
    <w:rsid w:val="00707595"/>
    <w:rsid w:val="00707678"/>
    <w:rsid w:val="00707A21"/>
    <w:rsid w:val="00707B72"/>
    <w:rsid w:val="00707BBB"/>
    <w:rsid w:val="00707BF1"/>
    <w:rsid w:val="00707C15"/>
    <w:rsid w:val="00707E43"/>
    <w:rsid w:val="00707E46"/>
    <w:rsid w:val="00707E6E"/>
    <w:rsid w:val="00707EFA"/>
    <w:rsid w:val="00707F8C"/>
    <w:rsid w:val="00707FE1"/>
    <w:rsid w:val="0071002D"/>
    <w:rsid w:val="00710097"/>
    <w:rsid w:val="007101C7"/>
    <w:rsid w:val="0071036D"/>
    <w:rsid w:val="0071062F"/>
    <w:rsid w:val="0071078A"/>
    <w:rsid w:val="00710CA5"/>
    <w:rsid w:val="00710F38"/>
    <w:rsid w:val="00711011"/>
    <w:rsid w:val="00711154"/>
    <w:rsid w:val="0071135B"/>
    <w:rsid w:val="007113A7"/>
    <w:rsid w:val="0071168D"/>
    <w:rsid w:val="00711AF5"/>
    <w:rsid w:val="00711EB2"/>
    <w:rsid w:val="00711F31"/>
    <w:rsid w:val="0071201B"/>
    <w:rsid w:val="0071217A"/>
    <w:rsid w:val="007123AB"/>
    <w:rsid w:val="007123C5"/>
    <w:rsid w:val="007124E6"/>
    <w:rsid w:val="0071250B"/>
    <w:rsid w:val="007125AD"/>
    <w:rsid w:val="007126C2"/>
    <w:rsid w:val="00712735"/>
    <w:rsid w:val="0071297F"/>
    <w:rsid w:val="00712A27"/>
    <w:rsid w:val="00712BA2"/>
    <w:rsid w:val="00712BA9"/>
    <w:rsid w:val="00712BB0"/>
    <w:rsid w:val="007130AA"/>
    <w:rsid w:val="007131A5"/>
    <w:rsid w:val="007132D7"/>
    <w:rsid w:val="007133BB"/>
    <w:rsid w:val="007133DD"/>
    <w:rsid w:val="00713404"/>
    <w:rsid w:val="00713553"/>
    <w:rsid w:val="00713707"/>
    <w:rsid w:val="007139D1"/>
    <w:rsid w:val="00713A66"/>
    <w:rsid w:val="00714121"/>
    <w:rsid w:val="00714219"/>
    <w:rsid w:val="00714387"/>
    <w:rsid w:val="007143E4"/>
    <w:rsid w:val="00714513"/>
    <w:rsid w:val="007145D9"/>
    <w:rsid w:val="007145F3"/>
    <w:rsid w:val="0071476A"/>
    <w:rsid w:val="007147C2"/>
    <w:rsid w:val="00714861"/>
    <w:rsid w:val="00714B5F"/>
    <w:rsid w:val="00714B95"/>
    <w:rsid w:val="00714DB5"/>
    <w:rsid w:val="00714E01"/>
    <w:rsid w:val="00714F34"/>
    <w:rsid w:val="00714F44"/>
    <w:rsid w:val="00714FDA"/>
    <w:rsid w:val="0071509B"/>
    <w:rsid w:val="0071512C"/>
    <w:rsid w:val="007151B9"/>
    <w:rsid w:val="007152BA"/>
    <w:rsid w:val="007152DD"/>
    <w:rsid w:val="007155A4"/>
    <w:rsid w:val="00715702"/>
    <w:rsid w:val="00715790"/>
    <w:rsid w:val="0071595F"/>
    <w:rsid w:val="00715BDA"/>
    <w:rsid w:val="00715DF4"/>
    <w:rsid w:val="00715E91"/>
    <w:rsid w:val="0071655F"/>
    <w:rsid w:val="007165B5"/>
    <w:rsid w:val="007165BA"/>
    <w:rsid w:val="007165CB"/>
    <w:rsid w:val="00716738"/>
    <w:rsid w:val="007168D5"/>
    <w:rsid w:val="00716A9D"/>
    <w:rsid w:val="00716AF2"/>
    <w:rsid w:val="00716B02"/>
    <w:rsid w:val="00716B9E"/>
    <w:rsid w:val="00716E1A"/>
    <w:rsid w:val="00717357"/>
    <w:rsid w:val="007173C2"/>
    <w:rsid w:val="0071747D"/>
    <w:rsid w:val="0071757F"/>
    <w:rsid w:val="00717681"/>
    <w:rsid w:val="0071777D"/>
    <w:rsid w:val="00717A09"/>
    <w:rsid w:val="00717B0D"/>
    <w:rsid w:val="00717BB0"/>
    <w:rsid w:val="00717BED"/>
    <w:rsid w:val="00717CB0"/>
    <w:rsid w:val="00717D20"/>
    <w:rsid w:val="00720012"/>
    <w:rsid w:val="0072013D"/>
    <w:rsid w:val="00720160"/>
    <w:rsid w:val="0072027F"/>
    <w:rsid w:val="0072031E"/>
    <w:rsid w:val="0072037D"/>
    <w:rsid w:val="0072053D"/>
    <w:rsid w:val="0072098E"/>
    <w:rsid w:val="00720B47"/>
    <w:rsid w:val="00720B5E"/>
    <w:rsid w:val="00720B6B"/>
    <w:rsid w:val="00720EE6"/>
    <w:rsid w:val="00720FE2"/>
    <w:rsid w:val="0072115C"/>
    <w:rsid w:val="007211F5"/>
    <w:rsid w:val="00721BD2"/>
    <w:rsid w:val="00721E30"/>
    <w:rsid w:val="00722166"/>
    <w:rsid w:val="00722185"/>
    <w:rsid w:val="007221CB"/>
    <w:rsid w:val="007223F7"/>
    <w:rsid w:val="0072257C"/>
    <w:rsid w:val="0072268F"/>
    <w:rsid w:val="007226BF"/>
    <w:rsid w:val="007227B1"/>
    <w:rsid w:val="00722952"/>
    <w:rsid w:val="00722A28"/>
    <w:rsid w:val="00722C55"/>
    <w:rsid w:val="00722CD7"/>
    <w:rsid w:val="00722F53"/>
    <w:rsid w:val="007230A1"/>
    <w:rsid w:val="0072313A"/>
    <w:rsid w:val="00723196"/>
    <w:rsid w:val="0072320F"/>
    <w:rsid w:val="0072333B"/>
    <w:rsid w:val="00723469"/>
    <w:rsid w:val="007235A8"/>
    <w:rsid w:val="00723630"/>
    <w:rsid w:val="007237AF"/>
    <w:rsid w:val="007237CD"/>
    <w:rsid w:val="00723886"/>
    <w:rsid w:val="00723B3D"/>
    <w:rsid w:val="00723E4E"/>
    <w:rsid w:val="00723FAF"/>
    <w:rsid w:val="007240A6"/>
    <w:rsid w:val="00724196"/>
    <w:rsid w:val="00724466"/>
    <w:rsid w:val="007246AE"/>
    <w:rsid w:val="0072481F"/>
    <w:rsid w:val="007248D0"/>
    <w:rsid w:val="00724ABF"/>
    <w:rsid w:val="00724F8D"/>
    <w:rsid w:val="0072518D"/>
    <w:rsid w:val="007254A2"/>
    <w:rsid w:val="007255CD"/>
    <w:rsid w:val="007255FF"/>
    <w:rsid w:val="007258E2"/>
    <w:rsid w:val="007259DA"/>
    <w:rsid w:val="00725BC1"/>
    <w:rsid w:val="00725E86"/>
    <w:rsid w:val="00725EE8"/>
    <w:rsid w:val="0072603A"/>
    <w:rsid w:val="00726274"/>
    <w:rsid w:val="00726408"/>
    <w:rsid w:val="0072652E"/>
    <w:rsid w:val="007265BD"/>
    <w:rsid w:val="007265F9"/>
    <w:rsid w:val="007266AC"/>
    <w:rsid w:val="00726A7D"/>
    <w:rsid w:val="00726BBB"/>
    <w:rsid w:val="00726CB6"/>
    <w:rsid w:val="00726DA9"/>
    <w:rsid w:val="00726F6D"/>
    <w:rsid w:val="00727023"/>
    <w:rsid w:val="00727065"/>
    <w:rsid w:val="00727132"/>
    <w:rsid w:val="00727265"/>
    <w:rsid w:val="00727299"/>
    <w:rsid w:val="0072740E"/>
    <w:rsid w:val="00727422"/>
    <w:rsid w:val="007274B5"/>
    <w:rsid w:val="007275B3"/>
    <w:rsid w:val="007275B7"/>
    <w:rsid w:val="00727801"/>
    <w:rsid w:val="00727995"/>
    <w:rsid w:val="00727B57"/>
    <w:rsid w:val="00727C65"/>
    <w:rsid w:val="00727D4D"/>
    <w:rsid w:val="00727D70"/>
    <w:rsid w:val="00730172"/>
    <w:rsid w:val="007301E3"/>
    <w:rsid w:val="00730260"/>
    <w:rsid w:val="007302F7"/>
    <w:rsid w:val="00730362"/>
    <w:rsid w:val="0073045A"/>
    <w:rsid w:val="007306AE"/>
    <w:rsid w:val="0073094C"/>
    <w:rsid w:val="0073098A"/>
    <w:rsid w:val="00730A9C"/>
    <w:rsid w:val="00730AAE"/>
    <w:rsid w:val="00730C0D"/>
    <w:rsid w:val="00730C7C"/>
    <w:rsid w:val="00730C82"/>
    <w:rsid w:val="0073109D"/>
    <w:rsid w:val="00731162"/>
    <w:rsid w:val="00731172"/>
    <w:rsid w:val="00731192"/>
    <w:rsid w:val="007313F5"/>
    <w:rsid w:val="00731413"/>
    <w:rsid w:val="007314F3"/>
    <w:rsid w:val="0073157D"/>
    <w:rsid w:val="00731690"/>
    <w:rsid w:val="007316B6"/>
    <w:rsid w:val="007316DD"/>
    <w:rsid w:val="007317C8"/>
    <w:rsid w:val="00731A3A"/>
    <w:rsid w:val="00731B61"/>
    <w:rsid w:val="00731B94"/>
    <w:rsid w:val="00731D0F"/>
    <w:rsid w:val="00731DBC"/>
    <w:rsid w:val="00731ED1"/>
    <w:rsid w:val="007322D8"/>
    <w:rsid w:val="007322F4"/>
    <w:rsid w:val="00732317"/>
    <w:rsid w:val="007326BC"/>
    <w:rsid w:val="007326CB"/>
    <w:rsid w:val="0073282F"/>
    <w:rsid w:val="007329C9"/>
    <w:rsid w:val="00732AEB"/>
    <w:rsid w:val="00732BDA"/>
    <w:rsid w:val="00732BEE"/>
    <w:rsid w:val="00732C52"/>
    <w:rsid w:val="00732C98"/>
    <w:rsid w:val="00732CD7"/>
    <w:rsid w:val="00733146"/>
    <w:rsid w:val="007331DF"/>
    <w:rsid w:val="00733234"/>
    <w:rsid w:val="00733267"/>
    <w:rsid w:val="00733710"/>
    <w:rsid w:val="00733962"/>
    <w:rsid w:val="00733A4E"/>
    <w:rsid w:val="00733B3E"/>
    <w:rsid w:val="00733D84"/>
    <w:rsid w:val="00733FC7"/>
    <w:rsid w:val="0073478F"/>
    <w:rsid w:val="007347EC"/>
    <w:rsid w:val="00734D2E"/>
    <w:rsid w:val="007351AD"/>
    <w:rsid w:val="007352D3"/>
    <w:rsid w:val="00735547"/>
    <w:rsid w:val="0073558B"/>
    <w:rsid w:val="0073567C"/>
    <w:rsid w:val="00735699"/>
    <w:rsid w:val="007356B2"/>
    <w:rsid w:val="00735706"/>
    <w:rsid w:val="00735931"/>
    <w:rsid w:val="00735949"/>
    <w:rsid w:val="00735A3F"/>
    <w:rsid w:val="00735AE9"/>
    <w:rsid w:val="00735BF6"/>
    <w:rsid w:val="00735C08"/>
    <w:rsid w:val="00735CB1"/>
    <w:rsid w:val="00735D52"/>
    <w:rsid w:val="00735FBF"/>
    <w:rsid w:val="00736196"/>
    <w:rsid w:val="00736325"/>
    <w:rsid w:val="007365DA"/>
    <w:rsid w:val="007367CC"/>
    <w:rsid w:val="007367DD"/>
    <w:rsid w:val="0073680C"/>
    <w:rsid w:val="00736818"/>
    <w:rsid w:val="00736A0F"/>
    <w:rsid w:val="00736ADE"/>
    <w:rsid w:val="00736CFD"/>
    <w:rsid w:val="00736FBF"/>
    <w:rsid w:val="00736FE2"/>
    <w:rsid w:val="007370DA"/>
    <w:rsid w:val="00737166"/>
    <w:rsid w:val="0073727E"/>
    <w:rsid w:val="007372B6"/>
    <w:rsid w:val="00737313"/>
    <w:rsid w:val="007374CC"/>
    <w:rsid w:val="00737719"/>
    <w:rsid w:val="0073776A"/>
    <w:rsid w:val="00737805"/>
    <w:rsid w:val="00737937"/>
    <w:rsid w:val="00737A6E"/>
    <w:rsid w:val="00737AE3"/>
    <w:rsid w:val="00737C63"/>
    <w:rsid w:val="007400B4"/>
    <w:rsid w:val="0074029C"/>
    <w:rsid w:val="00740498"/>
    <w:rsid w:val="007409EE"/>
    <w:rsid w:val="00740A6A"/>
    <w:rsid w:val="00740B4E"/>
    <w:rsid w:val="00740C15"/>
    <w:rsid w:val="00740C72"/>
    <w:rsid w:val="00740F81"/>
    <w:rsid w:val="00741021"/>
    <w:rsid w:val="00741103"/>
    <w:rsid w:val="007412CD"/>
    <w:rsid w:val="00741354"/>
    <w:rsid w:val="007415B5"/>
    <w:rsid w:val="007416E1"/>
    <w:rsid w:val="00741730"/>
    <w:rsid w:val="00741789"/>
    <w:rsid w:val="00741881"/>
    <w:rsid w:val="00741A75"/>
    <w:rsid w:val="00741B5F"/>
    <w:rsid w:val="00741BD7"/>
    <w:rsid w:val="00741C20"/>
    <w:rsid w:val="00741C64"/>
    <w:rsid w:val="00741CA2"/>
    <w:rsid w:val="00741D36"/>
    <w:rsid w:val="00741F9D"/>
    <w:rsid w:val="007420BF"/>
    <w:rsid w:val="00742188"/>
    <w:rsid w:val="00742412"/>
    <w:rsid w:val="00742461"/>
    <w:rsid w:val="007424EB"/>
    <w:rsid w:val="0074253B"/>
    <w:rsid w:val="00742690"/>
    <w:rsid w:val="00742806"/>
    <w:rsid w:val="007428D6"/>
    <w:rsid w:val="00742A6B"/>
    <w:rsid w:val="00742D0F"/>
    <w:rsid w:val="00742EBE"/>
    <w:rsid w:val="007430FB"/>
    <w:rsid w:val="00743105"/>
    <w:rsid w:val="00743206"/>
    <w:rsid w:val="007432DA"/>
    <w:rsid w:val="0074345E"/>
    <w:rsid w:val="007435D4"/>
    <w:rsid w:val="0074369D"/>
    <w:rsid w:val="007436B3"/>
    <w:rsid w:val="00743757"/>
    <w:rsid w:val="00743768"/>
    <w:rsid w:val="0074378E"/>
    <w:rsid w:val="00743933"/>
    <w:rsid w:val="00743A4C"/>
    <w:rsid w:val="00743A50"/>
    <w:rsid w:val="00743BA2"/>
    <w:rsid w:val="00743E87"/>
    <w:rsid w:val="00743F1B"/>
    <w:rsid w:val="00743F85"/>
    <w:rsid w:val="00744050"/>
    <w:rsid w:val="007449F2"/>
    <w:rsid w:val="00744A25"/>
    <w:rsid w:val="00744AD1"/>
    <w:rsid w:val="00744BEE"/>
    <w:rsid w:val="00744C10"/>
    <w:rsid w:val="00744E87"/>
    <w:rsid w:val="00744E8C"/>
    <w:rsid w:val="00744EEC"/>
    <w:rsid w:val="00744F2B"/>
    <w:rsid w:val="00745113"/>
    <w:rsid w:val="00745116"/>
    <w:rsid w:val="00745258"/>
    <w:rsid w:val="00745291"/>
    <w:rsid w:val="007453BD"/>
    <w:rsid w:val="0074584B"/>
    <w:rsid w:val="00745C47"/>
    <w:rsid w:val="00745C64"/>
    <w:rsid w:val="00745DDF"/>
    <w:rsid w:val="00745E39"/>
    <w:rsid w:val="00745E48"/>
    <w:rsid w:val="007461AB"/>
    <w:rsid w:val="007461D7"/>
    <w:rsid w:val="007462E1"/>
    <w:rsid w:val="00746427"/>
    <w:rsid w:val="00746633"/>
    <w:rsid w:val="007466F8"/>
    <w:rsid w:val="00746801"/>
    <w:rsid w:val="0074690C"/>
    <w:rsid w:val="007469A0"/>
    <w:rsid w:val="00746A2A"/>
    <w:rsid w:val="00746FD6"/>
    <w:rsid w:val="007472A2"/>
    <w:rsid w:val="00747482"/>
    <w:rsid w:val="00747582"/>
    <w:rsid w:val="00747697"/>
    <w:rsid w:val="007479EF"/>
    <w:rsid w:val="00747B75"/>
    <w:rsid w:val="00747E34"/>
    <w:rsid w:val="00747FDD"/>
    <w:rsid w:val="00750133"/>
    <w:rsid w:val="00750554"/>
    <w:rsid w:val="007505AA"/>
    <w:rsid w:val="007506BE"/>
    <w:rsid w:val="0075080D"/>
    <w:rsid w:val="00750850"/>
    <w:rsid w:val="007508AC"/>
    <w:rsid w:val="00750AC9"/>
    <w:rsid w:val="00750EB7"/>
    <w:rsid w:val="00750FAA"/>
    <w:rsid w:val="00750FAB"/>
    <w:rsid w:val="0075130E"/>
    <w:rsid w:val="00751672"/>
    <w:rsid w:val="00751679"/>
    <w:rsid w:val="007517E1"/>
    <w:rsid w:val="00751BB1"/>
    <w:rsid w:val="00751D4F"/>
    <w:rsid w:val="00751DCA"/>
    <w:rsid w:val="00751EBC"/>
    <w:rsid w:val="00751EED"/>
    <w:rsid w:val="0075201C"/>
    <w:rsid w:val="00752352"/>
    <w:rsid w:val="00752380"/>
    <w:rsid w:val="0075243B"/>
    <w:rsid w:val="00752530"/>
    <w:rsid w:val="007525DB"/>
    <w:rsid w:val="0075288D"/>
    <w:rsid w:val="00752A7E"/>
    <w:rsid w:val="00752C32"/>
    <w:rsid w:val="00752C9E"/>
    <w:rsid w:val="00752EFC"/>
    <w:rsid w:val="00753068"/>
    <w:rsid w:val="0075312F"/>
    <w:rsid w:val="0075316E"/>
    <w:rsid w:val="00753390"/>
    <w:rsid w:val="0075359F"/>
    <w:rsid w:val="00753648"/>
    <w:rsid w:val="007536CC"/>
    <w:rsid w:val="00753713"/>
    <w:rsid w:val="00753751"/>
    <w:rsid w:val="00753AF1"/>
    <w:rsid w:val="00753BFF"/>
    <w:rsid w:val="00753C31"/>
    <w:rsid w:val="00753EFF"/>
    <w:rsid w:val="00753F0F"/>
    <w:rsid w:val="00754096"/>
    <w:rsid w:val="007540AF"/>
    <w:rsid w:val="007540F2"/>
    <w:rsid w:val="0075412F"/>
    <w:rsid w:val="00754200"/>
    <w:rsid w:val="0075445A"/>
    <w:rsid w:val="007544AE"/>
    <w:rsid w:val="007547B2"/>
    <w:rsid w:val="00754ADE"/>
    <w:rsid w:val="00754B0D"/>
    <w:rsid w:val="00754F0E"/>
    <w:rsid w:val="007553B7"/>
    <w:rsid w:val="00755403"/>
    <w:rsid w:val="00755495"/>
    <w:rsid w:val="007556C7"/>
    <w:rsid w:val="007556DD"/>
    <w:rsid w:val="00755735"/>
    <w:rsid w:val="00755808"/>
    <w:rsid w:val="007559F0"/>
    <w:rsid w:val="00755A22"/>
    <w:rsid w:val="00755E3E"/>
    <w:rsid w:val="00755F9E"/>
    <w:rsid w:val="00756160"/>
    <w:rsid w:val="0075625F"/>
    <w:rsid w:val="0075644A"/>
    <w:rsid w:val="007565E8"/>
    <w:rsid w:val="007567E2"/>
    <w:rsid w:val="0075699A"/>
    <w:rsid w:val="00756B03"/>
    <w:rsid w:val="00756B2B"/>
    <w:rsid w:val="00756BC7"/>
    <w:rsid w:val="00756C52"/>
    <w:rsid w:val="00756EC1"/>
    <w:rsid w:val="00756F0B"/>
    <w:rsid w:val="0075724D"/>
    <w:rsid w:val="0075733A"/>
    <w:rsid w:val="0075738F"/>
    <w:rsid w:val="0075739A"/>
    <w:rsid w:val="007573EB"/>
    <w:rsid w:val="00757650"/>
    <w:rsid w:val="007576C1"/>
    <w:rsid w:val="00757853"/>
    <w:rsid w:val="00757A58"/>
    <w:rsid w:val="007600AF"/>
    <w:rsid w:val="007601D7"/>
    <w:rsid w:val="00760693"/>
    <w:rsid w:val="007607FB"/>
    <w:rsid w:val="00760838"/>
    <w:rsid w:val="0076088B"/>
    <w:rsid w:val="00760A9F"/>
    <w:rsid w:val="00760B1F"/>
    <w:rsid w:val="00760EF4"/>
    <w:rsid w:val="00760F98"/>
    <w:rsid w:val="00761102"/>
    <w:rsid w:val="0076116C"/>
    <w:rsid w:val="0076133F"/>
    <w:rsid w:val="007615B2"/>
    <w:rsid w:val="00761708"/>
    <w:rsid w:val="00761754"/>
    <w:rsid w:val="007617C8"/>
    <w:rsid w:val="00761A2F"/>
    <w:rsid w:val="00761C02"/>
    <w:rsid w:val="00761DDF"/>
    <w:rsid w:val="00761DF3"/>
    <w:rsid w:val="00761EE1"/>
    <w:rsid w:val="00761EE2"/>
    <w:rsid w:val="0076209C"/>
    <w:rsid w:val="007620E8"/>
    <w:rsid w:val="00762287"/>
    <w:rsid w:val="0076262A"/>
    <w:rsid w:val="0076276A"/>
    <w:rsid w:val="007627A3"/>
    <w:rsid w:val="0076287C"/>
    <w:rsid w:val="007628DB"/>
    <w:rsid w:val="00762971"/>
    <w:rsid w:val="007629DA"/>
    <w:rsid w:val="00762ABA"/>
    <w:rsid w:val="00762BD7"/>
    <w:rsid w:val="00762C0A"/>
    <w:rsid w:val="00762C2F"/>
    <w:rsid w:val="00762DC8"/>
    <w:rsid w:val="00762EA4"/>
    <w:rsid w:val="00762EF8"/>
    <w:rsid w:val="00762F22"/>
    <w:rsid w:val="007630C5"/>
    <w:rsid w:val="00763129"/>
    <w:rsid w:val="00763293"/>
    <w:rsid w:val="00763342"/>
    <w:rsid w:val="0076345A"/>
    <w:rsid w:val="007634BB"/>
    <w:rsid w:val="007636D9"/>
    <w:rsid w:val="007636EC"/>
    <w:rsid w:val="00763838"/>
    <w:rsid w:val="00763A95"/>
    <w:rsid w:val="00763C20"/>
    <w:rsid w:val="00763E7F"/>
    <w:rsid w:val="00763EB8"/>
    <w:rsid w:val="0076419E"/>
    <w:rsid w:val="007641AF"/>
    <w:rsid w:val="007642C1"/>
    <w:rsid w:val="00764322"/>
    <w:rsid w:val="00764398"/>
    <w:rsid w:val="0076460A"/>
    <w:rsid w:val="007646AD"/>
    <w:rsid w:val="007646BC"/>
    <w:rsid w:val="00764759"/>
    <w:rsid w:val="00764773"/>
    <w:rsid w:val="007647DA"/>
    <w:rsid w:val="007647DC"/>
    <w:rsid w:val="007648D5"/>
    <w:rsid w:val="007648DB"/>
    <w:rsid w:val="00764B40"/>
    <w:rsid w:val="00764C46"/>
    <w:rsid w:val="00764CD8"/>
    <w:rsid w:val="00764CE6"/>
    <w:rsid w:val="00764D92"/>
    <w:rsid w:val="00764DCF"/>
    <w:rsid w:val="0076517F"/>
    <w:rsid w:val="007651E9"/>
    <w:rsid w:val="007651EB"/>
    <w:rsid w:val="007653CF"/>
    <w:rsid w:val="007653F5"/>
    <w:rsid w:val="0076549B"/>
    <w:rsid w:val="00765567"/>
    <w:rsid w:val="007655DB"/>
    <w:rsid w:val="0076562B"/>
    <w:rsid w:val="007656D8"/>
    <w:rsid w:val="007658F9"/>
    <w:rsid w:val="00765A26"/>
    <w:rsid w:val="00765B2E"/>
    <w:rsid w:val="00765BCE"/>
    <w:rsid w:val="00765CD9"/>
    <w:rsid w:val="00765DB7"/>
    <w:rsid w:val="00765F1A"/>
    <w:rsid w:val="0076602A"/>
    <w:rsid w:val="00766158"/>
    <w:rsid w:val="007661B1"/>
    <w:rsid w:val="007662C3"/>
    <w:rsid w:val="0076647C"/>
    <w:rsid w:val="0076670D"/>
    <w:rsid w:val="00766A5B"/>
    <w:rsid w:val="00766AAB"/>
    <w:rsid w:val="00766D48"/>
    <w:rsid w:val="00766DAE"/>
    <w:rsid w:val="00766DF2"/>
    <w:rsid w:val="00767059"/>
    <w:rsid w:val="00767081"/>
    <w:rsid w:val="007670DC"/>
    <w:rsid w:val="00767157"/>
    <w:rsid w:val="00767280"/>
    <w:rsid w:val="007673B8"/>
    <w:rsid w:val="0076750B"/>
    <w:rsid w:val="00767610"/>
    <w:rsid w:val="00767708"/>
    <w:rsid w:val="00767768"/>
    <w:rsid w:val="007677F4"/>
    <w:rsid w:val="007679A4"/>
    <w:rsid w:val="00767B77"/>
    <w:rsid w:val="00767BA2"/>
    <w:rsid w:val="00767BCB"/>
    <w:rsid w:val="00767BF7"/>
    <w:rsid w:val="00767C98"/>
    <w:rsid w:val="00767CC0"/>
    <w:rsid w:val="00767D07"/>
    <w:rsid w:val="00767DE4"/>
    <w:rsid w:val="00767E40"/>
    <w:rsid w:val="00767EA4"/>
    <w:rsid w:val="0077018A"/>
    <w:rsid w:val="00770203"/>
    <w:rsid w:val="007703D2"/>
    <w:rsid w:val="00770575"/>
    <w:rsid w:val="00770746"/>
    <w:rsid w:val="007708D5"/>
    <w:rsid w:val="00770A17"/>
    <w:rsid w:val="00770C14"/>
    <w:rsid w:val="00770DE5"/>
    <w:rsid w:val="00770E24"/>
    <w:rsid w:val="00770F3D"/>
    <w:rsid w:val="007710AA"/>
    <w:rsid w:val="00771581"/>
    <w:rsid w:val="0077169F"/>
    <w:rsid w:val="00771801"/>
    <w:rsid w:val="00771839"/>
    <w:rsid w:val="00771856"/>
    <w:rsid w:val="007718E4"/>
    <w:rsid w:val="00771994"/>
    <w:rsid w:val="007719F8"/>
    <w:rsid w:val="00771A21"/>
    <w:rsid w:val="00771B31"/>
    <w:rsid w:val="00771DC4"/>
    <w:rsid w:val="00771F3A"/>
    <w:rsid w:val="00771FEE"/>
    <w:rsid w:val="007721E0"/>
    <w:rsid w:val="007722B7"/>
    <w:rsid w:val="007722F2"/>
    <w:rsid w:val="0077279D"/>
    <w:rsid w:val="00772977"/>
    <w:rsid w:val="00772A69"/>
    <w:rsid w:val="00772D31"/>
    <w:rsid w:val="00772F4C"/>
    <w:rsid w:val="00773029"/>
    <w:rsid w:val="007732AE"/>
    <w:rsid w:val="007732B0"/>
    <w:rsid w:val="007732BA"/>
    <w:rsid w:val="00773358"/>
    <w:rsid w:val="0077348D"/>
    <w:rsid w:val="007736EF"/>
    <w:rsid w:val="00773715"/>
    <w:rsid w:val="0077375A"/>
    <w:rsid w:val="00773A4C"/>
    <w:rsid w:val="00773B3B"/>
    <w:rsid w:val="00773BE8"/>
    <w:rsid w:val="00773C27"/>
    <w:rsid w:val="00773D7B"/>
    <w:rsid w:val="00773DB0"/>
    <w:rsid w:val="00773E10"/>
    <w:rsid w:val="00773E5B"/>
    <w:rsid w:val="00773EB5"/>
    <w:rsid w:val="00773ED7"/>
    <w:rsid w:val="00773F03"/>
    <w:rsid w:val="00773FD6"/>
    <w:rsid w:val="0077401A"/>
    <w:rsid w:val="007741A3"/>
    <w:rsid w:val="00774226"/>
    <w:rsid w:val="00774327"/>
    <w:rsid w:val="007744DE"/>
    <w:rsid w:val="007746D1"/>
    <w:rsid w:val="0077482B"/>
    <w:rsid w:val="00774916"/>
    <w:rsid w:val="007749F2"/>
    <w:rsid w:val="00774AE9"/>
    <w:rsid w:val="00774E3E"/>
    <w:rsid w:val="00774FE5"/>
    <w:rsid w:val="0077516A"/>
    <w:rsid w:val="0077516B"/>
    <w:rsid w:val="0077524C"/>
    <w:rsid w:val="0077526D"/>
    <w:rsid w:val="00775293"/>
    <w:rsid w:val="007752FC"/>
    <w:rsid w:val="0077534A"/>
    <w:rsid w:val="00775361"/>
    <w:rsid w:val="00775538"/>
    <w:rsid w:val="0077581E"/>
    <w:rsid w:val="00775841"/>
    <w:rsid w:val="00775978"/>
    <w:rsid w:val="00775B0D"/>
    <w:rsid w:val="00775C3A"/>
    <w:rsid w:val="00775F42"/>
    <w:rsid w:val="007761D5"/>
    <w:rsid w:val="00776206"/>
    <w:rsid w:val="00776290"/>
    <w:rsid w:val="0077643A"/>
    <w:rsid w:val="00776444"/>
    <w:rsid w:val="007765CB"/>
    <w:rsid w:val="00776A07"/>
    <w:rsid w:val="00776A6F"/>
    <w:rsid w:val="00776A80"/>
    <w:rsid w:val="00776BE7"/>
    <w:rsid w:val="00776BE9"/>
    <w:rsid w:val="00776C97"/>
    <w:rsid w:val="00776CA7"/>
    <w:rsid w:val="00776E22"/>
    <w:rsid w:val="00776EC7"/>
    <w:rsid w:val="00776F64"/>
    <w:rsid w:val="00777081"/>
    <w:rsid w:val="00777360"/>
    <w:rsid w:val="007774BB"/>
    <w:rsid w:val="00777680"/>
    <w:rsid w:val="007777EE"/>
    <w:rsid w:val="007778DF"/>
    <w:rsid w:val="00777A0E"/>
    <w:rsid w:val="00777CE8"/>
    <w:rsid w:val="00777CF7"/>
    <w:rsid w:val="00777CF9"/>
    <w:rsid w:val="00777F28"/>
    <w:rsid w:val="0078000C"/>
    <w:rsid w:val="00780169"/>
    <w:rsid w:val="0078031E"/>
    <w:rsid w:val="007803E9"/>
    <w:rsid w:val="0078044F"/>
    <w:rsid w:val="0078068C"/>
    <w:rsid w:val="007808F0"/>
    <w:rsid w:val="0078113D"/>
    <w:rsid w:val="00781258"/>
    <w:rsid w:val="0078158C"/>
    <w:rsid w:val="0078188F"/>
    <w:rsid w:val="00781D3D"/>
    <w:rsid w:val="00782201"/>
    <w:rsid w:val="00782369"/>
    <w:rsid w:val="0078293D"/>
    <w:rsid w:val="00782974"/>
    <w:rsid w:val="00782A64"/>
    <w:rsid w:val="00782EA2"/>
    <w:rsid w:val="00782FB6"/>
    <w:rsid w:val="00782FF6"/>
    <w:rsid w:val="0078303E"/>
    <w:rsid w:val="0078313C"/>
    <w:rsid w:val="00783166"/>
    <w:rsid w:val="0078398A"/>
    <w:rsid w:val="00783B8C"/>
    <w:rsid w:val="00783CEE"/>
    <w:rsid w:val="00783D8D"/>
    <w:rsid w:val="00784610"/>
    <w:rsid w:val="00784672"/>
    <w:rsid w:val="007847EC"/>
    <w:rsid w:val="00784817"/>
    <w:rsid w:val="007849B8"/>
    <w:rsid w:val="00784AFF"/>
    <w:rsid w:val="00784B7C"/>
    <w:rsid w:val="00784CA0"/>
    <w:rsid w:val="00784E1D"/>
    <w:rsid w:val="00784F14"/>
    <w:rsid w:val="00784FBE"/>
    <w:rsid w:val="007850DC"/>
    <w:rsid w:val="0078529E"/>
    <w:rsid w:val="007853DC"/>
    <w:rsid w:val="00785540"/>
    <w:rsid w:val="00785669"/>
    <w:rsid w:val="00785674"/>
    <w:rsid w:val="0078571E"/>
    <w:rsid w:val="0078573E"/>
    <w:rsid w:val="007858BF"/>
    <w:rsid w:val="00785951"/>
    <w:rsid w:val="007859E5"/>
    <w:rsid w:val="00785E01"/>
    <w:rsid w:val="00785F8C"/>
    <w:rsid w:val="00786096"/>
    <w:rsid w:val="007860A4"/>
    <w:rsid w:val="007861AC"/>
    <w:rsid w:val="00786573"/>
    <w:rsid w:val="007865D2"/>
    <w:rsid w:val="007867E0"/>
    <w:rsid w:val="007869BE"/>
    <w:rsid w:val="00786BC8"/>
    <w:rsid w:val="00786C67"/>
    <w:rsid w:val="00786CE2"/>
    <w:rsid w:val="00786D00"/>
    <w:rsid w:val="00786DEC"/>
    <w:rsid w:val="00786EDA"/>
    <w:rsid w:val="00786F16"/>
    <w:rsid w:val="00786F73"/>
    <w:rsid w:val="00787076"/>
    <w:rsid w:val="007873E0"/>
    <w:rsid w:val="007873E5"/>
    <w:rsid w:val="00787821"/>
    <w:rsid w:val="007878AC"/>
    <w:rsid w:val="00787B30"/>
    <w:rsid w:val="00787D23"/>
    <w:rsid w:val="00787E3B"/>
    <w:rsid w:val="007894E0"/>
    <w:rsid w:val="0079003C"/>
    <w:rsid w:val="00790291"/>
    <w:rsid w:val="00790296"/>
    <w:rsid w:val="00790418"/>
    <w:rsid w:val="00790461"/>
    <w:rsid w:val="0079063C"/>
    <w:rsid w:val="0079067D"/>
    <w:rsid w:val="00790727"/>
    <w:rsid w:val="0079073E"/>
    <w:rsid w:val="0079088D"/>
    <w:rsid w:val="007909E4"/>
    <w:rsid w:val="00790BC5"/>
    <w:rsid w:val="00790C77"/>
    <w:rsid w:val="00790DB4"/>
    <w:rsid w:val="00790F14"/>
    <w:rsid w:val="00790FD2"/>
    <w:rsid w:val="00791268"/>
    <w:rsid w:val="00791303"/>
    <w:rsid w:val="0079152A"/>
    <w:rsid w:val="007917A2"/>
    <w:rsid w:val="00791808"/>
    <w:rsid w:val="00791B6C"/>
    <w:rsid w:val="00791BED"/>
    <w:rsid w:val="00791C52"/>
    <w:rsid w:val="00791D23"/>
    <w:rsid w:val="00791F73"/>
    <w:rsid w:val="00791F8E"/>
    <w:rsid w:val="0079203B"/>
    <w:rsid w:val="00792081"/>
    <w:rsid w:val="007920C1"/>
    <w:rsid w:val="007923AC"/>
    <w:rsid w:val="007924D0"/>
    <w:rsid w:val="007924E0"/>
    <w:rsid w:val="007924FD"/>
    <w:rsid w:val="0079252B"/>
    <w:rsid w:val="007929E8"/>
    <w:rsid w:val="00792A65"/>
    <w:rsid w:val="00792A72"/>
    <w:rsid w:val="00792D54"/>
    <w:rsid w:val="00792E62"/>
    <w:rsid w:val="007930B2"/>
    <w:rsid w:val="007930FA"/>
    <w:rsid w:val="0079322C"/>
    <w:rsid w:val="0079332B"/>
    <w:rsid w:val="0079346D"/>
    <w:rsid w:val="00793494"/>
    <w:rsid w:val="00793526"/>
    <w:rsid w:val="00793578"/>
    <w:rsid w:val="007936E3"/>
    <w:rsid w:val="00794018"/>
    <w:rsid w:val="00794504"/>
    <w:rsid w:val="00794592"/>
    <w:rsid w:val="007945F3"/>
    <w:rsid w:val="007946B2"/>
    <w:rsid w:val="007948B3"/>
    <w:rsid w:val="00794916"/>
    <w:rsid w:val="00794990"/>
    <w:rsid w:val="0079533D"/>
    <w:rsid w:val="0079545A"/>
    <w:rsid w:val="007956C3"/>
    <w:rsid w:val="007959D6"/>
    <w:rsid w:val="00795A2B"/>
    <w:rsid w:val="00795D1C"/>
    <w:rsid w:val="007961DB"/>
    <w:rsid w:val="007961ED"/>
    <w:rsid w:val="0079629D"/>
    <w:rsid w:val="007962B8"/>
    <w:rsid w:val="00796671"/>
    <w:rsid w:val="00796A63"/>
    <w:rsid w:val="00796AE3"/>
    <w:rsid w:val="00796AF4"/>
    <w:rsid w:val="00796C16"/>
    <w:rsid w:val="00796D8B"/>
    <w:rsid w:val="00797072"/>
    <w:rsid w:val="00797349"/>
    <w:rsid w:val="007973CF"/>
    <w:rsid w:val="00797583"/>
    <w:rsid w:val="00797657"/>
    <w:rsid w:val="007976AB"/>
    <w:rsid w:val="007977B2"/>
    <w:rsid w:val="007978F4"/>
    <w:rsid w:val="00797AA3"/>
    <w:rsid w:val="00797B41"/>
    <w:rsid w:val="00797D1D"/>
    <w:rsid w:val="007A0195"/>
    <w:rsid w:val="007A03EA"/>
    <w:rsid w:val="007A04AA"/>
    <w:rsid w:val="007A04C8"/>
    <w:rsid w:val="007A04DD"/>
    <w:rsid w:val="007A04EF"/>
    <w:rsid w:val="007A077F"/>
    <w:rsid w:val="007A0814"/>
    <w:rsid w:val="007A09DB"/>
    <w:rsid w:val="007A0CC2"/>
    <w:rsid w:val="007A0E92"/>
    <w:rsid w:val="007A0EEF"/>
    <w:rsid w:val="007A11DC"/>
    <w:rsid w:val="007A1238"/>
    <w:rsid w:val="007A1385"/>
    <w:rsid w:val="007A1389"/>
    <w:rsid w:val="007A13F2"/>
    <w:rsid w:val="007A1442"/>
    <w:rsid w:val="007A1589"/>
    <w:rsid w:val="007A16E3"/>
    <w:rsid w:val="007A1AA9"/>
    <w:rsid w:val="007A1B3F"/>
    <w:rsid w:val="007A1B7B"/>
    <w:rsid w:val="007A1C21"/>
    <w:rsid w:val="007A1C48"/>
    <w:rsid w:val="007A1CFD"/>
    <w:rsid w:val="007A1FD1"/>
    <w:rsid w:val="007A2212"/>
    <w:rsid w:val="007A230B"/>
    <w:rsid w:val="007A2358"/>
    <w:rsid w:val="007A270F"/>
    <w:rsid w:val="007A2773"/>
    <w:rsid w:val="007A2817"/>
    <w:rsid w:val="007A293F"/>
    <w:rsid w:val="007A2BBB"/>
    <w:rsid w:val="007A2BC4"/>
    <w:rsid w:val="007A2C26"/>
    <w:rsid w:val="007A2C36"/>
    <w:rsid w:val="007A2E6D"/>
    <w:rsid w:val="007A2F2A"/>
    <w:rsid w:val="007A3066"/>
    <w:rsid w:val="007A30C3"/>
    <w:rsid w:val="007A3542"/>
    <w:rsid w:val="007A3989"/>
    <w:rsid w:val="007A3B03"/>
    <w:rsid w:val="007A3D06"/>
    <w:rsid w:val="007A3F70"/>
    <w:rsid w:val="007A3F9D"/>
    <w:rsid w:val="007A401C"/>
    <w:rsid w:val="007A4138"/>
    <w:rsid w:val="007A4313"/>
    <w:rsid w:val="007A456A"/>
    <w:rsid w:val="007A457B"/>
    <w:rsid w:val="007A4619"/>
    <w:rsid w:val="007A487A"/>
    <w:rsid w:val="007A49BB"/>
    <w:rsid w:val="007A4A00"/>
    <w:rsid w:val="007A4A7A"/>
    <w:rsid w:val="007A4AC4"/>
    <w:rsid w:val="007A4BBF"/>
    <w:rsid w:val="007A4E28"/>
    <w:rsid w:val="007A50F0"/>
    <w:rsid w:val="007A5117"/>
    <w:rsid w:val="007A5225"/>
    <w:rsid w:val="007A5374"/>
    <w:rsid w:val="007A5725"/>
    <w:rsid w:val="007A580E"/>
    <w:rsid w:val="007A59BA"/>
    <w:rsid w:val="007A5AA8"/>
    <w:rsid w:val="007A5D6C"/>
    <w:rsid w:val="007A5F87"/>
    <w:rsid w:val="007A6099"/>
    <w:rsid w:val="007A62D9"/>
    <w:rsid w:val="007A65C7"/>
    <w:rsid w:val="007A673A"/>
    <w:rsid w:val="007A67A5"/>
    <w:rsid w:val="007A69B3"/>
    <w:rsid w:val="007A6B16"/>
    <w:rsid w:val="007A6CCF"/>
    <w:rsid w:val="007A6D9E"/>
    <w:rsid w:val="007A6DA5"/>
    <w:rsid w:val="007A7009"/>
    <w:rsid w:val="007A72AC"/>
    <w:rsid w:val="007A73A9"/>
    <w:rsid w:val="007A77D2"/>
    <w:rsid w:val="007A7BA6"/>
    <w:rsid w:val="007A7D1B"/>
    <w:rsid w:val="007A7F90"/>
    <w:rsid w:val="007A7FDA"/>
    <w:rsid w:val="007B015B"/>
    <w:rsid w:val="007B03E6"/>
    <w:rsid w:val="007B0613"/>
    <w:rsid w:val="007B0740"/>
    <w:rsid w:val="007B0763"/>
    <w:rsid w:val="007B0878"/>
    <w:rsid w:val="007B096C"/>
    <w:rsid w:val="007B09C0"/>
    <w:rsid w:val="007B0A52"/>
    <w:rsid w:val="007B0BA0"/>
    <w:rsid w:val="007B0CDA"/>
    <w:rsid w:val="007B0FF5"/>
    <w:rsid w:val="007B11B3"/>
    <w:rsid w:val="007B11C9"/>
    <w:rsid w:val="007B1297"/>
    <w:rsid w:val="007B133E"/>
    <w:rsid w:val="007B15AD"/>
    <w:rsid w:val="007B1680"/>
    <w:rsid w:val="007B1AAD"/>
    <w:rsid w:val="007B1BAE"/>
    <w:rsid w:val="007B1F0C"/>
    <w:rsid w:val="007B1FF5"/>
    <w:rsid w:val="007B22D7"/>
    <w:rsid w:val="007B2345"/>
    <w:rsid w:val="007B25A2"/>
    <w:rsid w:val="007B264D"/>
    <w:rsid w:val="007B2696"/>
    <w:rsid w:val="007B29DD"/>
    <w:rsid w:val="007B2B70"/>
    <w:rsid w:val="007B318F"/>
    <w:rsid w:val="007B3301"/>
    <w:rsid w:val="007B3336"/>
    <w:rsid w:val="007B3448"/>
    <w:rsid w:val="007B346D"/>
    <w:rsid w:val="007B3A1A"/>
    <w:rsid w:val="007B3F89"/>
    <w:rsid w:val="007B4166"/>
    <w:rsid w:val="007B4452"/>
    <w:rsid w:val="007B4992"/>
    <w:rsid w:val="007B4993"/>
    <w:rsid w:val="007B4BB3"/>
    <w:rsid w:val="007B4CE4"/>
    <w:rsid w:val="007B4DAE"/>
    <w:rsid w:val="007B4DFA"/>
    <w:rsid w:val="007B5158"/>
    <w:rsid w:val="007B5320"/>
    <w:rsid w:val="007B53E5"/>
    <w:rsid w:val="007B5614"/>
    <w:rsid w:val="007B562B"/>
    <w:rsid w:val="007B56A1"/>
    <w:rsid w:val="007B5716"/>
    <w:rsid w:val="007B57D0"/>
    <w:rsid w:val="007B5806"/>
    <w:rsid w:val="007B5B10"/>
    <w:rsid w:val="007B5CF7"/>
    <w:rsid w:val="007B6202"/>
    <w:rsid w:val="007B6350"/>
    <w:rsid w:val="007B64EF"/>
    <w:rsid w:val="007B661A"/>
    <w:rsid w:val="007B6620"/>
    <w:rsid w:val="007B67A3"/>
    <w:rsid w:val="007B68E5"/>
    <w:rsid w:val="007B6EC0"/>
    <w:rsid w:val="007B7065"/>
    <w:rsid w:val="007B7084"/>
    <w:rsid w:val="007B7312"/>
    <w:rsid w:val="007B7684"/>
    <w:rsid w:val="007B76D7"/>
    <w:rsid w:val="007B7953"/>
    <w:rsid w:val="007B7ABF"/>
    <w:rsid w:val="007B7DEA"/>
    <w:rsid w:val="007C01AB"/>
    <w:rsid w:val="007C0259"/>
    <w:rsid w:val="007C028B"/>
    <w:rsid w:val="007C02D4"/>
    <w:rsid w:val="007C07FA"/>
    <w:rsid w:val="007C088D"/>
    <w:rsid w:val="007C0973"/>
    <w:rsid w:val="007C0B2A"/>
    <w:rsid w:val="007C0D10"/>
    <w:rsid w:val="007C0E25"/>
    <w:rsid w:val="007C0E7E"/>
    <w:rsid w:val="007C0F0B"/>
    <w:rsid w:val="007C0F61"/>
    <w:rsid w:val="007C111A"/>
    <w:rsid w:val="007C117B"/>
    <w:rsid w:val="007C1433"/>
    <w:rsid w:val="007C1443"/>
    <w:rsid w:val="007C19BB"/>
    <w:rsid w:val="007C19DE"/>
    <w:rsid w:val="007C1CB3"/>
    <w:rsid w:val="007C1EF4"/>
    <w:rsid w:val="007C201E"/>
    <w:rsid w:val="007C21D6"/>
    <w:rsid w:val="007C2463"/>
    <w:rsid w:val="007C24EE"/>
    <w:rsid w:val="007C250C"/>
    <w:rsid w:val="007C2803"/>
    <w:rsid w:val="007C2AC5"/>
    <w:rsid w:val="007C2E4D"/>
    <w:rsid w:val="007C2E9A"/>
    <w:rsid w:val="007C2F07"/>
    <w:rsid w:val="007C30F5"/>
    <w:rsid w:val="007C3214"/>
    <w:rsid w:val="007C3604"/>
    <w:rsid w:val="007C3690"/>
    <w:rsid w:val="007C36D0"/>
    <w:rsid w:val="007C3813"/>
    <w:rsid w:val="007C383D"/>
    <w:rsid w:val="007C3C77"/>
    <w:rsid w:val="007C3CC9"/>
    <w:rsid w:val="007C3D1B"/>
    <w:rsid w:val="007C41FA"/>
    <w:rsid w:val="007C4378"/>
    <w:rsid w:val="007C4482"/>
    <w:rsid w:val="007C44DC"/>
    <w:rsid w:val="007C45DB"/>
    <w:rsid w:val="007C476E"/>
    <w:rsid w:val="007C4970"/>
    <w:rsid w:val="007C49D7"/>
    <w:rsid w:val="007C4DBD"/>
    <w:rsid w:val="007C4DC3"/>
    <w:rsid w:val="007C50B2"/>
    <w:rsid w:val="007C52CA"/>
    <w:rsid w:val="007C53E9"/>
    <w:rsid w:val="007C5411"/>
    <w:rsid w:val="007C54D3"/>
    <w:rsid w:val="007C55A3"/>
    <w:rsid w:val="007C57AD"/>
    <w:rsid w:val="007C58E8"/>
    <w:rsid w:val="007C5929"/>
    <w:rsid w:val="007C5AA1"/>
    <w:rsid w:val="007C5AC8"/>
    <w:rsid w:val="007C5C12"/>
    <w:rsid w:val="007C5C3F"/>
    <w:rsid w:val="007C5D0F"/>
    <w:rsid w:val="007C5DB1"/>
    <w:rsid w:val="007C5E50"/>
    <w:rsid w:val="007C6017"/>
    <w:rsid w:val="007C6122"/>
    <w:rsid w:val="007C6172"/>
    <w:rsid w:val="007C61CD"/>
    <w:rsid w:val="007C61ED"/>
    <w:rsid w:val="007C6337"/>
    <w:rsid w:val="007C69E1"/>
    <w:rsid w:val="007C6BF9"/>
    <w:rsid w:val="007C6C0A"/>
    <w:rsid w:val="007C6E4F"/>
    <w:rsid w:val="007C6F4B"/>
    <w:rsid w:val="007C72E0"/>
    <w:rsid w:val="007C741A"/>
    <w:rsid w:val="007C74C3"/>
    <w:rsid w:val="007C74E8"/>
    <w:rsid w:val="007C75AB"/>
    <w:rsid w:val="007C773C"/>
    <w:rsid w:val="007C796E"/>
    <w:rsid w:val="007C7A72"/>
    <w:rsid w:val="007C7BC9"/>
    <w:rsid w:val="007C7EB0"/>
    <w:rsid w:val="007C7F04"/>
    <w:rsid w:val="007C7F26"/>
    <w:rsid w:val="007D01BA"/>
    <w:rsid w:val="007D01CD"/>
    <w:rsid w:val="007D0389"/>
    <w:rsid w:val="007D041E"/>
    <w:rsid w:val="007D0465"/>
    <w:rsid w:val="007D06B5"/>
    <w:rsid w:val="007D06D3"/>
    <w:rsid w:val="007D06DE"/>
    <w:rsid w:val="007D0790"/>
    <w:rsid w:val="007D09D1"/>
    <w:rsid w:val="007D0A82"/>
    <w:rsid w:val="007D0B30"/>
    <w:rsid w:val="007D0DC5"/>
    <w:rsid w:val="007D0E1F"/>
    <w:rsid w:val="007D0E2A"/>
    <w:rsid w:val="007D0E81"/>
    <w:rsid w:val="007D0F12"/>
    <w:rsid w:val="007D0F39"/>
    <w:rsid w:val="007D120F"/>
    <w:rsid w:val="007D1305"/>
    <w:rsid w:val="007D1540"/>
    <w:rsid w:val="007D15EA"/>
    <w:rsid w:val="007D16D1"/>
    <w:rsid w:val="007D1879"/>
    <w:rsid w:val="007D19EA"/>
    <w:rsid w:val="007D1A46"/>
    <w:rsid w:val="007D1C23"/>
    <w:rsid w:val="007D1DB9"/>
    <w:rsid w:val="007D1FB4"/>
    <w:rsid w:val="007D2009"/>
    <w:rsid w:val="007D2092"/>
    <w:rsid w:val="007D2112"/>
    <w:rsid w:val="007D2184"/>
    <w:rsid w:val="007D24D7"/>
    <w:rsid w:val="007D277E"/>
    <w:rsid w:val="007D2B0B"/>
    <w:rsid w:val="007D2B6A"/>
    <w:rsid w:val="007D2C2E"/>
    <w:rsid w:val="007D2D57"/>
    <w:rsid w:val="007D3421"/>
    <w:rsid w:val="007D3450"/>
    <w:rsid w:val="007D345F"/>
    <w:rsid w:val="007D35E3"/>
    <w:rsid w:val="007D398F"/>
    <w:rsid w:val="007D3E5B"/>
    <w:rsid w:val="007D3FCC"/>
    <w:rsid w:val="007D407C"/>
    <w:rsid w:val="007D40B4"/>
    <w:rsid w:val="007D40FF"/>
    <w:rsid w:val="007D4103"/>
    <w:rsid w:val="007D4193"/>
    <w:rsid w:val="007D41ED"/>
    <w:rsid w:val="007D4358"/>
    <w:rsid w:val="007D4566"/>
    <w:rsid w:val="007D469E"/>
    <w:rsid w:val="007D47AF"/>
    <w:rsid w:val="007D4961"/>
    <w:rsid w:val="007D4988"/>
    <w:rsid w:val="007D49BF"/>
    <w:rsid w:val="007D49D6"/>
    <w:rsid w:val="007D49D7"/>
    <w:rsid w:val="007D4E4B"/>
    <w:rsid w:val="007D5026"/>
    <w:rsid w:val="007D50BD"/>
    <w:rsid w:val="007D52C9"/>
    <w:rsid w:val="007D5303"/>
    <w:rsid w:val="007D5539"/>
    <w:rsid w:val="007D5648"/>
    <w:rsid w:val="007D5C0B"/>
    <w:rsid w:val="007D5CDB"/>
    <w:rsid w:val="007D5D94"/>
    <w:rsid w:val="007D5E07"/>
    <w:rsid w:val="007D5F7A"/>
    <w:rsid w:val="007D616F"/>
    <w:rsid w:val="007D6215"/>
    <w:rsid w:val="007D634D"/>
    <w:rsid w:val="007D63C8"/>
    <w:rsid w:val="007D66F4"/>
    <w:rsid w:val="007D67CA"/>
    <w:rsid w:val="007D6A44"/>
    <w:rsid w:val="007D6D65"/>
    <w:rsid w:val="007D6DA9"/>
    <w:rsid w:val="007D6DB3"/>
    <w:rsid w:val="007D727A"/>
    <w:rsid w:val="007D72C3"/>
    <w:rsid w:val="007D72D9"/>
    <w:rsid w:val="007D738F"/>
    <w:rsid w:val="007D73A9"/>
    <w:rsid w:val="007D776E"/>
    <w:rsid w:val="007D777C"/>
    <w:rsid w:val="007D7C65"/>
    <w:rsid w:val="007D7C82"/>
    <w:rsid w:val="007D7E09"/>
    <w:rsid w:val="007D7EA6"/>
    <w:rsid w:val="007D7EE2"/>
    <w:rsid w:val="007E0025"/>
    <w:rsid w:val="007E0070"/>
    <w:rsid w:val="007E00AF"/>
    <w:rsid w:val="007E011F"/>
    <w:rsid w:val="007E0187"/>
    <w:rsid w:val="007E01B7"/>
    <w:rsid w:val="007E01C6"/>
    <w:rsid w:val="007E0393"/>
    <w:rsid w:val="007E040D"/>
    <w:rsid w:val="007E0744"/>
    <w:rsid w:val="007E0804"/>
    <w:rsid w:val="007E0822"/>
    <w:rsid w:val="007E0A19"/>
    <w:rsid w:val="007E0AC8"/>
    <w:rsid w:val="007E0CA4"/>
    <w:rsid w:val="007E0E29"/>
    <w:rsid w:val="007E0EFD"/>
    <w:rsid w:val="007E1626"/>
    <w:rsid w:val="007E165F"/>
    <w:rsid w:val="007E17DB"/>
    <w:rsid w:val="007E18E5"/>
    <w:rsid w:val="007E1973"/>
    <w:rsid w:val="007E19EC"/>
    <w:rsid w:val="007E1A36"/>
    <w:rsid w:val="007E1B3F"/>
    <w:rsid w:val="007E1B9E"/>
    <w:rsid w:val="007E1BB8"/>
    <w:rsid w:val="007E1BE7"/>
    <w:rsid w:val="007E1CDD"/>
    <w:rsid w:val="007E1E04"/>
    <w:rsid w:val="007E1E48"/>
    <w:rsid w:val="007E2030"/>
    <w:rsid w:val="007E20E8"/>
    <w:rsid w:val="007E22F4"/>
    <w:rsid w:val="007E2494"/>
    <w:rsid w:val="007E2533"/>
    <w:rsid w:val="007E2549"/>
    <w:rsid w:val="007E2584"/>
    <w:rsid w:val="007E2646"/>
    <w:rsid w:val="007E268A"/>
    <w:rsid w:val="007E27F4"/>
    <w:rsid w:val="007E28A7"/>
    <w:rsid w:val="007E2951"/>
    <w:rsid w:val="007E2A76"/>
    <w:rsid w:val="007E2B21"/>
    <w:rsid w:val="007E2C6B"/>
    <w:rsid w:val="007E2F4F"/>
    <w:rsid w:val="007E2F93"/>
    <w:rsid w:val="007E3373"/>
    <w:rsid w:val="007E34BF"/>
    <w:rsid w:val="007E36E8"/>
    <w:rsid w:val="007E3777"/>
    <w:rsid w:val="007E37C2"/>
    <w:rsid w:val="007E37C9"/>
    <w:rsid w:val="007E3A47"/>
    <w:rsid w:val="007E3B22"/>
    <w:rsid w:val="007E3B68"/>
    <w:rsid w:val="007E3CE4"/>
    <w:rsid w:val="007E3D19"/>
    <w:rsid w:val="007E3EF0"/>
    <w:rsid w:val="007E3F6E"/>
    <w:rsid w:val="007E414B"/>
    <w:rsid w:val="007E42DB"/>
    <w:rsid w:val="007E432B"/>
    <w:rsid w:val="007E4641"/>
    <w:rsid w:val="007E4688"/>
    <w:rsid w:val="007E4853"/>
    <w:rsid w:val="007E49E8"/>
    <w:rsid w:val="007E4A7A"/>
    <w:rsid w:val="007E4ABB"/>
    <w:rsid w:val="007E4B7C"/>
    <w:rsid w:val="007E4B81"/>
    <w:rsid w:val="007E4EBC"/>
    <w:rsid w:val="007E4F97"/>
    <w:rsid w:val="007E4FB2"/>
    <w:rsid w:val="007E534D"/>
    <w:rsid w:val="007E5378"/>
    <w:rsid w:val="007E53D7"/>
    <w:rsid w:val="007E53F1"/>
    <w:rsid w:val="007E56B4"/>
    <w:rsid w:val="007E5729"/>
    <w:rsid w:val="007E575E"/>
    <w:rsid w:val="007E5833"/>
    <w:rsid w:val="007E5B7F"/>
    <w:rsid w:val="007E5CDC"/>
    <w:rsid w:val="007E5E76"/>
    <w:rsid w:val="007E6198"/>
    <w:rsid w:val="007E630F"/>
    <w:rsid w:val="007E64EC"/>
    <w:rsid w:val="007E65C6"/>
    <w:rsid w:val="007E66A4"/>
    <w:rsid w:val="007E6832"/>
    <w:rsid w:val="007E6878"/>
    <w:rsid w:val="007E6961"/>
    <w:rsid w:val="007E6A94"/>
    <w:rsid w:val="007E6CD9"/>
    <w:rsid w:val="007E6DA2"/>
    <w:rsid w:val="007E6FA2"/>
    <w:rsid w:val="007E70E2"/>
    <w:rsid w:val="007E723D"/>
    <w:rsid w:val="007E7407"/>
    <w:rsid w:val="007E754F"/>
    <w:rsid w:val="007E75C1"/>
    <w:rsid w:val="007E773D"/>
    <w:rsid w:val="007E798D"/>
    <w:rsid w:val="007E7ADB"/>
    <w:rsid w:val="007E7B8E"/>
    <w:rsid w:val="007E7BD0"/>
    <w:rsid w:val="007E7C5A"/>
    <w:rsid w:val="007E7DC9"/>
    <w:rsid w:val="007E7FA5"/>
    <w:rsid w:val="007E7FB1"/>
    <w:rsid w:val="007F0091"/>
    <w:rsid w:val="007F0157"/>
    <w:rsid w:val="007F02EF"/>
    <w:rsid w:val="007F0448"/>
    <w:rsid w:val="007F04DE"/>
    <w:rsid w:val="007F0521"/>
    <w:rsid w:val="007F0793"/>
    <w:rsid w:val="007F07C3"/>
    <w:rsid w:val="007F07C8"/>
    <w:rsid w:val="007F08AC"/>
    <w:rsid w:val="007F0A23"/>
    <w:rsid w:val="007F0AF7"/>
    <w:rsid w:val="007F0BAB"/>
    <w:rsid w:val="007F0E59"/>
    <w:rsid w:val="007F0F0E"/>
    <w:rsid w:val="007F0F79"/>
    <w:rsid w:val="007F0FEC"/>
    <w:rsid w:val="007F1060"/>
    <w:rsid w:val="007F117A"/>
    <w:rsid w:val="007F1304"/>
    <w:rsid w:val="007F1396"/>
    <w:rsid w:val="007F1440"/>
    <w:rsid w:val="007F15B1"/>
    <w:rsid w:val="007F165C"/>
    <w:rsid w:val="007F18DD"/>
    <w:rsid w:val="007F1920"/>
    <w:rsid w:val="007F192B"/>
    <w:rsid w:val="007F193A"/>
    <w:rsid w:val="007F1AD3"/>
    <w:rsid w:val="007F1AEE"/>
    <w:rsid w:val="007F1C0D"/>
    <w:rsid w:val="007F1F20"/>
    <w:rsid w:val="007F20B6"/>
    <w:rsid w:val="007F2152"/>
    <w:rsid w:val="007F221C"/>
    <w:rsid w:val="007F2303"/>
    <w:rsid w:val="007F23C7"/>
    <w:rsid w:val="007F24AC"/>
    <w:rsid w:val="007F24FD"/>
    <w:rsid w:val="007F2667"/>
    <w:rsid w:val="007F2669"/>
    <w:rsid w:val="007F28A2"/>
    <w:rsid w:val="007F29D9"/>
    <w:rsid w:val="007F2A6A"/>
    <w:rsid w:val="007F2B1D"/>
    <w:rsid w:val="007F2B6A"/>
    <w:rsid w:val="007F2C20"/>
    <w:rsid w:val="007F2CF2"/>
    <w:rsid w:val="007F32F1"/>
    <w:rsid w:val="007F341F"/>
    <w:rsid w:val="007F35A5"/>
    <w:rsid w:val="007F35A9"/>
    <w:rsid w:val="007F3622"/>
    <w:rsid w:val="007F37F1"/>
    <w:rsid w:val="007F3850"/>
    <w:rsid w:val="007F3C91"/>
    <w:rsid w:val="007F3EF6"/>
    <w:rsid w:val="007F3F50"/>
    <w:rsid w:val="007F3FE9"/>
    <w:rsid w:val="007F41BC"/>
    <w:rsid w:val="007F42A5"/>
    <w:rsid w:val="007F435C"/>
    <w:rsid w:val="007F439C"/>
    <w:rsid w:val="007F43CA"/>
    <w:rsid w:val="007F43F9"/>
    <w:rsid w:val="007F4456"/>
    <w:rsid w:val="007F4562"/>
    <w:rsid w:val="007F4B41"/>
    <w:rsid w:val="007F4BAD"/>
    <w:rsid w:val="007F4DED"/>
    <w:rsid w:val="007F509A"/>
    <w:rsid w:val="007F5160"/>
    <w:rsid w:val="007F531B"/>
    <w:rsid w:val="007F53A0"/>
    <w:rsid w:val="007F55FA"/>
    <w:rsid w:val="007F59AA"/>
    <w:rsid w:val="007F5A0E"/>
    <w:rsid w:val="007F5A32"/>
    <w:rsid w:val="007F5A6F"/>
    <w:rsid w:val="007F5B98"/>
    <w:rsid w:val="007F5BA9"/>
    <w:rsid w:val="007F5CB7"/>
    <w:rsid w:val="007F5E16"/>
    <w:rsid w:val="007F5F67"/>
    <w:rsid w:val="007F610E"/>
    <w:rsid w:val="007F61BF"/>
    <w:rsid w:val="007F61E3"/>
    <w:rsid w:val="007F6394"/>
    <w:rsid w:val="007F63EE"/>
    <w:rsid w:val="007F6496"/>
    <w:rsid w:val="007F64CD"/>
    <w:rsid w:val="007F6704"/>
    <w:rsid w:val="007F674A"/>
    <w:rsid w:val="007F67E6"/>
    <w:rsid w:val="007F6803"/>
    <w:rsid w:val="007F690D"/>
    <w:rsid w:val="007F6A33"/>
    <w:rsid w:val="007F6A7C"/>
    <w:rsid w:val="007F6A80"/>
    <w:rsid w:val="007F708D"/>
    <w:rsid w:val="007F70DA"/>
    <w:rsid w:val="007F7167"/>
    <w:rsid w:val="007F719D"/>
    <w:rsid w:val="007F71DC"/>
    <w:rsid w:val="007F7223"/>
    <w:rsid w:val="007F72AA"/>
    <w:rsid w:val="007F743E"/>
    <w:rsid w:val="007F749C"/>
    <w:rsid w:val="007F75E7"/>
    <w:rsid w:val="007F784D"/>
    <w:rsid w:val="007F78C3"/>
    <w:rsid w:val="007F7966"/>
    <w:rsid w:val="007F7980"/>
    <w:rsid w:val="007F7992"/>
    <w:rsid w:val="007F7B07"/>
    <w:rsid w:val="007F7C44"/>
    <w:rsid w:val="007F7C76"/>
    <w:rsid w:val="007F7DBB"/>
    <w:rsid w:val="007F7E30"/>
    <w:rsid w:val="007F7E79"/>
    <w:rsid w:val="007F7E90"/>
    <w:rsid w:val="00800089"/>
    <w:rsid w:val="008000E8"/>
    <w:rsid w:val="008001AB"/>
    <w:rsid w:val="00800249"/>
    <w:rsid w:val="008002A6"/>
    <w:rsid w:val="00800391"/>
    <w:rsid w:val="00800647"/>
    <w:rsid w:val="008008A6"/>
    <w:rsid w:val="008008F9"/>
    <w:rsid w:val="00800917"/>
    <w:rsid w:val="00800F37"/>
    <w:rsid w:val="00800FA8"/>
    <w:rsid w:val="00801059"/>
    <w:rsid w:val="00801082"/>
    <w:rsid w:val="008011FF"/>
    <w:rsid w:val="008012C1"/>
    <w:rsid w:val="00801319"/>
    <w:rsid w:val="008013DA"/>
    <w:rsid w:val="00801473"/>
    <w:rsid w:val="0080148A"/>
    <w:rsid w:val="00801506"/>
    <w:rsid w:val="00801B88"/>
    <w:rsid w:val="00801C41"/>
    <w:rsid w:val="00801F7E"/>
    <w:rsid w:val="008020BA"/>
    <w:rsid w:val="008020CE"/>
    <w:rsid w:val="008021A7"/>
    <w:rsid w:val="008021DA"/>
    <w:rsid w:val="008022CF"/>
    <w:rsid w:val="00802760"/>
    <w:rsid w:val="00802828"/>
    <w:rsid w:val="00802879"/>
    <w:rsid w:val="008028E0"/>
    <w:rsid w:val="008029E9"/>
    <w:rsid w:val="00802A43"/>
    <w:rsid w:val="00802B4D"/>
    <w:rsid w:val="00802C99"/>
    <w:rsid w:val="00802DE1"/>
    <w:rsid w:val="008030C6"/>
    <w:rsid w:val="00803148"/>
    <w:rsid w:val="00803197"/>
    <w:rsid w:val="008031CB"/>
    <w:rsid w:val="0080346F"/>
    <w:rsid w:val="008034DD"/>
    <w:rsid w:val="008036C4"/>
    <w:rsid w:val="00803807"/>
    <w:rsid w:val="0080395A"/>
    <w:rsid w:val="00803977"/>
    <w:rsid w:val="00803BA4"/>
    <w:rsid w:val="00803BBD"/>
    <w:rsid w:val="00803D12"/>
    <w:rsid w:val="00803D2A"/>
    <w:rsid w:val="00803DAB"/>
    <w:rsid w:val="00803ED4"/>
    <w:rsid w:val="00803F97"/>
    <w:rsid w:val="00803FE5"/>
    <w:rsid w:val="00804180"/>
    <w:rsid w:val="008041D3"/>
    <w:rsid w:val="00804295"/>
    <w:rsid w:val="008042E5"/>
    <w:rsid w:val="008043BD"/>
    <w:rsid w:val="0080454E"/>
    <w:rsid w:val="00804608"/>
    <w:rsid w:val="008046BE"/>
    <w:rsid w:val="008047E5"/>
    <w:rsid w:val="008048DB"/>
    <w:rsid w:val="00804AA7"/>
    <w:rsid w:val="00804D7F"/>
    <w:rsid w:val="0080515B"/>
    <w:rsid w:val="008055B3"/>
    <w:rsid w:val="00805711"/>
    <w:rsid w:val="008057AD"/>
    <w:rsid w:val="008057C1"/>
    <w:rsid w:val="008059C2"/>
    <w:rsid w:val="00805B0A"/>
    <w:rsid w:val="00805F96"/>
    <w:rsid w:val="00806025"/>
    <w:rsid w:val="0080627A"/>
    <w:rsid w:val="008062FA"/>
    <w:rsid w:val="008064BC"/>
    <w:rsid w:val="00806510"/>
    <w:rsid w:val="00806600"/>
    <w:rsid w:val="0080693C"/>
    <w:rsid w:val="00806A77"/>
    <w:rsid w:val="00806A89"/>
    <w:rsid w:val="00806AAB"/>
    <w:rsid w:val="00806CC3"/>
    <w:rsid w:val="00806D53"/>
    <w:rsid w:val="00806EC6"/>
    <w:rsid w:val="0080700E"/>
    <w:rsid w:val="00807104"/>
    <w:rsid w:val="0080724A"/>
    <w:rsid w:val="00807574"/>
    <w:rsid w:val="0080777C"/>
    <w:rsid w:val="008077BE"/>
    <w:rsid w:val="008079B9"/>
    <w:rsid w:val="00807A66"/>
    <w:rsid w:val="00807A95"/>
    <w:rsid w:val="00807BF7"/>
    <w:rsid w:val="00807C1B"/>
    <w:rsid w:val="00807C1E"/>
    <w:rsid w:val="00807D41"/>
    <w:rsid w:val="00807D7B"/>
    <w:rsid w:val="00807DAE"/>
    <w:rsid w:val="00807E6E"/>
    <w:rsid w:val="00810120"/>
    <w:rsid w:val="0081016B"/>
    <w:rsid w:val="00810267"/>
    <w:rsid w:val="008103DF"/>
    <w:rsid w:val="00810D68"/>
    <w:rsid w:val="00810F2E"/>
    <w:rsid w:val="008110DE"/>
    <w:rsid w:val="008111C0"/>
    <w:rsid w:val="00811208"/>
    <w:rsid w:val="008112F9"/>
    <w:rsid w:val="0081141B"/>
    <w:rsid w:val="00811432"/>
    <w:rsid w:val="0081154B"/>
    <w:rsid w:val="00811564"/>
    <w:rsid w:val="008115A1"/>
    <w:rsid w:val="0081174A"/>
    <w:rsid w:val="00811818"/>
    <w:rsid w:val="008119D3"/>
    <w:rsid w:val="00811B88"/>
    <w:rsid w:val="00811C52"/>
    <w:rsid w:val="00811D86"/>
    <w:rsid w:val="00811F08"/>
    <w:rsid w:val="008124B5"/>
    <w:rsid w:val="008128FF"/>
    <w:rsid w:val="0081292B"/>
    <w:rsid w:val="00812A37"/>
    <w:rsid w:val="00812BA3"/>
    <w:rsid w:val="00812C27"/>
    <w:rsid w:val="00812C33"/>
    <w:rsid w:val="00812C92"/>
    <w:rsid w:val="008130CF"/>
    <w:rsid w:val="00813128"/>
    <w:rsid w:val="00813278"/>
    <w:rsid w:val="00813295"/>
    <w:rsid w:val="0081332E"/>
    <w:rsid w:val="00813469"/>
    <w:rsid w:val="0081352C"/>
    <w:rsid w:val="0081359D"/>
    <w:rsid w:val="008136C7"/>
    <w:rsid w:val="0081373C"/>
    <w:rsid w:val="008137FA"/>
    <w:rsid w:val="008138CD"/>
    <w:rsid w:val="00813A90"/>
    <w:rsid w:val="00813AC5"/>
    <w:rsid w:val="00813D7F"/>
    <w:rsid w:val="00813E83"/>
    <w:rsid w:val="00813F2E"/>
    <w:rsid w:val="00813F32"/>
    <w:rsid w:val="0081402B"/>
    <w:rsid w:val="008141DD"/>
    <w:rsid w:val="0081425A"/>
    <w:rsid w:val="00814280"/>
    <w:rsid w:val="008142F6"/>
    <w:rsid w:val="00814798"/>
    <w:rsid w:val="00814AEB"/>
    <w:rsid w:val="00814D5E"/>
    <w:rsid w:val="00814F3B"/>
    <w:rsid w:val="00814FAF"/>
    <w:rsid w:val="008151CD"/>
    <w:rsid w:val="008156DC"/>
    <w:rsid w:val="0081577A"/>
    <w:rsid w:val="00815B63"/>
    <w:rsid w:val="00815B65"/>
    <w:rsid w:val="00815CA9"/>
    <w:rsid w:val="00815D4F"/>
    <w:rsid w:val="008160C6"/>
    <w:rsid w:val="0081613F"/>
    <w:rsid w:val="008161F2"/>
    <w:rsid w:val="0081622A"/>
    <w:rsid w:val="008162EB"/>
    <w:rsid w:val="00816527"/>
    <w:rsid w:val="008165F5"/>
    <w:rsid w:val="00816656"/>
    <w:rsid w:val="008168D1"/>
    <w:rsid w:val="008168EB"/>
    <w:rsid w:val="00816CF9"/>
    <w:rsid w:val="00816E48"/>
    <w:rsid w:val="00816FA2"/>
    <w:rsid w:val="00816FE8"/>
    <w:rsid w:val="0081704C"/>
    <w:rsid w:val="008170A9"/>
    <w:rsid w:val="008172AC"/>
    <w:rsid w:val="008172F8"/>
    <w:rsid w:val="00817333"/>
    <w:rsid w:val="00817592"/>
    <w:rsid w:val="008177C0"/>
    <w:rsid w:val="008178B0"/>
    <w:rsid w:val="00817932"/>
    <w:rsid w:val="008179AD"/>
    <w:rsid w:val="00817A33"/>
    <w:rsid w:val="00817A5D"/>
    <w:rsid w:val="00817BBE"/>
    <w:rsid w:val="00817CBD"/>
    <w:rsid w:val="00817DA0"/>
    <w:rsid w:val="00817E26"/>
    <w:rsid w:val="00817E3E"/>
    <w:rsid w:val="00817FBD"/>
    <w:rsid w:val="008200B2"/>
    <w:rsid w:val="00820113"/>
    <w:rsid w:val="008202E0"/>
    <w:rsid w:val="008203C2"/>
    <w:rsid w:val="008207AD"/>
    <w:rsid w:val="00820B97"/>
    <w:rsid w:val="00820E3D"/>
    <w:rsid w:val="00820E49"/>
    <w:rsid w:val="00820E79"/>
    <w:rsid w:val="00820E8E"/>
    <w:rsid w:val="00820EE9"/>
    <w:rsid w:val="00820F01"/>
    <w:rsid w:val="00820F09"/>
    <w:rsid w:val="00820F21"/>
    <w:rsid w:val="00821048"/>
    <w:rsid w:val="008211DF"/>
    <w:rsid w:val="00821252"/>
    <w:rsid w:val="0082132D"/>
    <w:rsid w:val="0082135C"/>
    <w:rsid w:val="0082138C"/>
    <w:rsid w:val="0082142A"/>
    <w:rsid w:val="0082166A"/>
    <w:rsid w:val="00821834"/>
    <w:rsid w:val="00821A47"/>
    <w:rsid w:val="00821BDE"/>
    <w:rsid w:val="00821C11"/>
    <w:rsid w:val="00821FD3"/>
    <w:rsid w:val="00822063"/>
    <w:rsid w:val="00822282"/>
    <w:rsid w:val="00822288"/>
    <w:rsid w:val="00822391"/>
    <w:rsid w:val="00822511"/>
    <w:rsid w:val="00822516"/>
    <w:rsid w:val="008225AF"/>
    <w:rsid w:val="00822697"/>
    <w:rsid w:val="00822716"/>
    <w:rsid w:val="00822801"/>
    <w:rsid w:val="008229C9"/>
    <w:rsid w:val="00822C29"/>
    <w:rsid w:val="00822C35"/>
    <w:rsid w:val="00822EE7"/>
    <w:rsid w:val="00823137"/>
    <w:rsid w:val="0082316F"/>
    <w:rsid w:val="008231AF"/>
    <w:rsid w:val="008231C8"/>
    <w:rsid w:val="00823327"/>
    <w:rsid w:val="00823342"/>
    <w:rsid w:val="008234E9"/>
    <w:rsid w:val="0082353B"/>
    <w:rsid w:val="00823872"/>
    <w:rsid w:val="00823A05"/>
    <w:rsid w:val="00823A34"/>
    <w:rsid w:val="00823AB9"/>
    <w:rsid w:val="00823EF9"/>
    <w:rsid w:val="00823F10"/>
    <w:rsid w:val="00824152"/>
    <w:rsid w:val="008241D3"/>
    <w:rsid w:val="00824329"/>
    <w:rsid w:val="008243AA"/>
    <w:rsid w:val="0082461C"/>
    <w:rsid w:val="00824829"/>
    <w:rsid w:val="00824890"/>
    <w:rsid w:val="008249BB"/>
    <w:rsid w:val="00824AD6"/>
    <w:rsid w:val="00824C14"/>
    <w:rsid w:val="00824EAF"/>
    <w:rsid w:val="0082524B"/>
    <w:rsid w:val="0082542C"/>
    <w:rsid w:val="0082550A"/>
    <w:rsid w:val="00825630"/>
    <w:rsid w:val="008256C5"/>
    <w:rsid w:val="008256CD"/>
    <w:rsid w:val="00825775"/>
    <w:rsid w:val="00825851"/>
    <w:rsid w:val="00825895"/>
    <w:rsid w:val="008258F2"/>
    <w:rsid w:val="00825B3E"/>
    <w:rsid w:val="00825C88"/>
    <w:rsid w:val="00825D22"/>
    <w:rsid w:val="00826113"/>
    <w:rsid w:val="00826150"/>
    <w:rsid w:val="00826210"/>
    <w:rsid w:val="00826219"/>
    <w:rsid w:val="00826254"/>
    <w:rsid w:val="008262B8"/>
    <w:rsid w:val="008263F5"/>
    <w:rsid w:val="00826473"/>
    <w:rsid w:val="008265D6"/>
    <w:rsid w:val="0082677C"/>
    <w:rsid w:val="0082680A"/>
    <w:rsid w:val="0082687F"/>
    <w:rsid w:val="008268BA"/>
    <w:rsid w:val="00826982"/>
    <w:rsid w:val="00826CA3"/>
    <w:rsid w:val="00826D4B"/>
    <w:rsid w:val="00826D63"/>
    <w:rsid w:val="00826D79"/>
    <w:rsid w:val="00826F23"/>
    <w:rsid w:val="00827086"/>
    <w:rsid w:val="008270C6"/>
    <w:rsid w:val="0082710E"/>
    <w:rsid w:val="00827188"/>
    <w:rsid w:val="00827243"/>
    <w:rsid w:val="00827266"/>
    <w:rsid w:val="008272BE"/>
    <w:rsid w:val="00827521"/>
    <w:rsid w:val="00827604"/>
    <w:rsid w:val="008277A3"/>
    <w:rsid w:val="0082782E"/>
    <w:rsid w:val="00827D3F"/>
    <w:rsid w:val="00827E2E"/>
    <w:rsid w:val="00827F41"/>
    <w:rsid w:val="00827FD5"/>
    <w:rsid w:val="008300BD"/>
    <w:rsid w:val="008302A2"/>
    <w:rsid w:val="0083033E"/>
    <w:rsid w:val="008303FE"/>
    <w:rsid w:val="00830681"/>
    <w:rsid w:val="00830772"/>
    <w:rsid w:val="00830BF3"/>
    <w:rsid w:val="00830C14"/>
    <w:rsid w:val="00830DAE"/>
    <w:rsid w:val="00830E10"/>
    <w:rsid w:val="00831248"/>
    <w:rsid w:val="0083133F"/>
    <w:rsid w:val="00831455"/>
    <w:rsid w:val="00831A3E"/>
    <w:rsid w:val="00831C3C"/>
    <w:rsid w:val="00831C62"/>
    <w:rsid w:val="00831F2F"/>
    <w:rsid w:val="00831F9E"/>
    <w:rsid w:val="0083221C"/>
    <w:rsid w:val="0083244E"/>
    <w:rsid w:val="0083246F"/>
    <w:rsid w:val="008326FA"/>
    <w:rsid w:val="00832841"/>
    <w:rsid w:val="00832BB1"/>
    <w:rsid w:val="00832C38"/>
    <w:rsid w:val="00832E39"/>
    <w:rsid w:val="00832E62"/>
    <w:rsid w:val="00832EDC"/>
    <w:rsid w:val="00832F6F"/>
    <w:rsid w:val="00832FB8"/>
    <w:rsid w:val="00833068"/>
    <w:rsid w:val="00833092"/>
    <w:rsid w:val="00833361"/>
    <w:rsid w:val="008337E4"/>
    <w:rsid w:val="00833A01"/>
    <w:rsid w:val="00833A2E"/>
    <w:rsid w:val="00833A4A"/>
    <w:rsid w:val="00833B99"/>
    <w:rsid w:val="00833D0F"/>
    <w:rsid w:val="00833D2B"/>
    <w:rsid w:val="00833E7B"/>
    <w:rsid w:val="00833F93"/>
    <w:rsid w:val="0083423C"/>
    <w:rsid w:val="008345CF"/>
    <w:rsid w:val="0083460F"/>
    <w:rsid w:val="0083463A"/>
    <w:rsid w:val="00834710"/>
    <w:rsid w:val="00834742"/>
    <w:rsid w:val="00834983"/>
    <w:rsid w:val="00834A3A"/>
    <w:rsid w:val="00834B43"/>
    <w:rsid w:val="00834EBF"/>
    <w:rsid w:val="00834F94"/>
    <w:rsid w:val="00834FD4"/>
    <w:rsid w:val="00835071"/>
    <w:rsid w:val="008351EA"/>
    <w:rsid w:val="00835231"/>
    <w:rsid w:val="00835278"/>
    <w:rsid w:val="00835282"/>
    <w:rsid w:val="008356DE"/>
    <w:rsid w:val="0083583C"/>
    <w:rsid w:val="0083588F"/>
    <w:rsid w:val="00835926"/>
    <w:rsid w:val="00835CFC"/>
    <w:rsid w:val="00835D97"/>
    <w:rsid w:val="00835E62"/>
    <w:rsid w:val="008362CB"/>
    <w:rsid w:val="008362E6"/>
    <w:rsid w:val="00836696"/>
    <w:rsid w:val="0083682F"/>
    <w:rsid w:val="00836839"/>
    <w:rsid w:val="00836986"/>
    <w:rsid w:val="008369BC"/>
    <w:rsid w:val="008369FC"/>
    <w:rsid w:val="00836CA2"/>
    <w:rsid w:val="00836CC9"/>
    <w:rsid w:val="00836CE9"/>
    <w:rsid w:val="00836D02"/>
    <w:rsid w:val="00836DDB"/>
    <w:rsid w:val="00836E22"/>
    <w:rsid w:val="00836E53"/>
    <w:rsid w:val="00836F03"/>
    <w:rsid w:val="008372DE"/>
    <w:rsid w:val="00837355"/>
    <w:rsid w:val="00837415"/>
    <w:rsid w:val="00837437"/>
    <w:rsid w:val="00837467"/>
    <w:rsid w:val="0083756B"/>
    <w:rsid w:val="00837581"/>
    <w:rsid w:val="00837817"/>
    <w:rsid w:val="00837838"/>
    <w:rsid w:val="0083784D"/>
    <w:rsid w:val="0083794B"/>
    <w:rsid w:val="00837ABD"/>
    <w:rsid w:val="00837CDA"/>
    <w:rsid w:val="00837DED"/>
    <w:rsid w:val="00837E0B"/>
    <w:rsid w:val="00840303"/>
    <w:rsid w:val="0084034F"/>
    <w:rsid w:val="0084037C"/>
    <w:rsid w:val="008404BC"/>
    <w:rsid w:val="00840664"/>
    <w:rsid w:val="008406A2"/>
    <w:rsid w:val="008408D9"/>
    <w:rsid w:val="00840A6A"/>
    <w:rsid w:val="00840E72"/>
    <w:rsid w:val="00840F8F"/>
    <w:rsid w:val="00840F92"/>
    <w:rsid w:val="0084111E"/>
    <w:rsid w:val="0084136D"/>
    <w:rsid w:val="00841398"/>
    <w:rsid w:val="008413B3"/>
    <w:rsid w:val="008414F7"/>
    <w:rsid w:val="008418F6"/>
    <w:rsid w:val="00841A64"/>
    <w:rsid w:val="00841AE5"/>
    <w:rsid w:val="00841B81"/>
    <w:rsid w:val="00841D12"/>
    <w:rsid w:val="00841DE6"/>
    <w:rsid w:val="00841EC5"/>
    <w:rsid w:val="00841EDE"/>
    <w:rsid w:val="0084251C"/>
    <w:rsid w:val="00842A3A"/>
    <w:rsid w:val="00842A42"/>
    <w:rsid w:val="00842AA2"/>
    <w:rsid w:val="00842CE2"/>
    <w:rsid w:val="00842FA5"/>
    <w:rsid w:val="00843096"/>
    <w:rsid w:val="008430E1"/>
    <w:rsid w:val="0084322F"/>
    <w:rsid w:val="00843410"/>
    <w:rsid w:val="008436B3"/>
    <w:rsid w:val="00843A41"/>
    <w:rsid w:val="00843ABC"/>
    <w:rsid w:val="00843B81"/>
    <w:rsid w:val="00843E64"/>
    <w:rsid w:val="00844001"/>
    <w:rsid w:val="0084403E"/>
    <w:rsid w:val="0084404C"/>
    <w:rsid w:val="00844307"/>
    <w:rsid w:val="0084431C"/>
    <w:rsid w:val="0084435B"/>
    <w:rsid w:val="00844388"/>
    <w:rsid w:val="00844872"/>
    <w:rsid w:val="008448DF"/>
    <w:rsid w:val="00844BF1"/>
    <w:rsid w:val="00844C5A"/>
    <w:rsid w:val="00844DB2"/>
    <w:rsid w:val="00845541"/>
    <w:rsid w:val="00845584"/>
    <w:rsid w:val="008455DC"/>
    <w:rsid w:val="008456D0"/>
    <w:rsid w:val="008456F1"/>
    <w:rsid w:val="008456FC"/>
    <w:rsid w:val="00845784"/>
    <w:rsid w:val="008457C6"/>
    <w:rsid w:val="008458FF"/>
    <w:rsid w:val="00845952"/>
    <w:rsid w:val="00845A6C"/>
    <w:rsid w:val="00845AD5"/>
    <w:rsid w:val="00845B53"/>
    <w:rsid w:val="00845C3E"/>
    <w:rsid w:val="00845D30"/>
    <w:rsid w:val="00845DFF"/>
    <w:rsid w:val="00845E7C"/>
    <w:rsid w:val="00845F1A"/>
    <w:rsid w:val="00845F8E"/>
    <w:rsid w:val="00846085"/>
    <w:rsid w:val="00846105"/>
    <w:rsid w:val="0084619D"/>
    <w:rsid w:val="00846401"/>
    <w:rsid w:val="00846686"/>
    <w:rsid w:val="00846718"/>
    <w:rsid w:val="008467AA"/>
    <w:rsid w:val="0084692D"/>
    <w:rsid w:val="00846A89"/>
    <w:rsid w:val="00846D78"/>
    <w:rsid w:val="00846EC4"/>
    <w:rsid w:val="00846FA5"/>
    <w:rsid w:val="00846FEC"/>
    <w:rsid w:val="00847292"/>
    <w:rsid w:val="00847337"/>
    <w:rsid w:val="0084737C"/>
    <w:rsid w:val="00847465"/>
    <w:rsid w:val="0084747E"/>
    <w:rsid w:val="00847544"/>
    <w:rsid w:val="008475A2"/>
    <w:rsid w:val="008476DD"/>
    <w:rsid w:val="00847719"/>
    <w:rsid w:val="008478AF"/>
    <w:rsid w:val="008479CD"/>
    <w:rsid w:val="00847B3B"/>
    <w:rsid w:val="00847BB9"/>
    <w:rsid w:val="00847BCC"/>
    <w:rsid w:val="00847BF9"/>
    <w:rsid w:val="00847E22"/>
    <w:rsid w:val="00847EF8"/>
    <w:rsid w:val="00847F6E"/>
    <w:rsid w:val="00847F9B"/>
    <w:rsid w:val="00850120"/>
    <w:rsid w:val="00850166"/>
    <w:rsid w:val="008503D9"/>
    <w:rsid w:val="00850728"/>
    <w:rsid w:val="008507BA"/>
    <w:rsid w:val="0085083E"/>
    <w:rsid w:val="00850A80"/>
    <w:rsid w:val="00850A8A"/>
    <w:rsid w:val="00850B27"/>
    <w:rsid w:val="00850C35"/>
    <w:rsid w:val="00850C65"/>
    <w:rsid w:val="00850CFF"/>
    <w:rsid w:val="00850E65"/>
    <w:rsid w:val="00850F59"/>
    <w:rsid w:val="00851270"/>
    <w:rsid w:val="00851642"/>
    <w:rsid w:val="00851A1D"/>
    <w:rsid w:val="00851A6B"/>
    <w:rsid w:val="00851A7E"/>
    <w:rsid w:val="00851B2E"/>
    <w:rsid w:val="00851B83"/>
    <w:rsid w:val="00851C86"/>
    <w:rsid w:val="00851D69"/>
    <w:rsid w:val="00851DBF"/>
    <w:rsid w:val="00851EB3"/>
    <w:rsid w:val="00852030"/>
    <w:rsid w:val="0085209E"/>
    <w:rsid w:val="008520D1"/>
    <w:rsid w:val="008522CB"/>
    <w:rsid w:val="008522E9"/>
    <w:rsid w:val="00852363"/>
    <w:rsid w:val="0085246F"/>
    <w:rsid w:val="008524B6"/>
    <w:rsid w:val="0085261C"/>
    <w:rsid w:val="00852646"/>
    <w:rsid w:val="008526A0"/>
    <w:rsid w:val="00852797"/>
    <w:rsid w:val="008527DB"/>
    <w:rsid w:val="008527F7"/>
    <w:rsid w:val="008529FE"/>
    <w:rsid w:val="00852AD1"/>
    <w:rsid w:val="00852D2C"/>
    <w:rsid w:val="00852E42"/>
    <w:rsid w:val="0085302F"/>
    <w:rsid w:val="0085343B"/>
    <w:rsid w:val="008539D8"/>
    <w:rsid w:val="008539ED"/>
    <w:rsid w:val="00853B20"/>
    <w:rsid w:val="00853E60"/>
    <w:rsid w:val="00853E71"/>
    <w:rsid w:val="00853F2C"/>
    <w:rsid w:val="00854039"/>
    <w:rsid w:val="00854321"/>
    <w:rsid w:val="00854559"/>
    <w:rsid w:val="008547FE"/>
    <w:rsid w:val="00854819"/>
    <w:rsid w:val="00854914"/>
    <w:rsid w:val="0085499B"/>
    <w:rsid w:val="00854A63"/>
    <w:rsid w:val="00854D93"/>
    <w:rsid w:val="008550C5"/>
    <w:rsid w:val="00855177"/>
    <w:rsid w:val="008553A2"/>
    <w:rsid w:val="00855539"/>
    <w:rsid w:val="00855567"/>
    <w:rsid w:val="00855596"/>
    <w:rsid w:val="0085569F"/>
    <w:rsid w:val="008558D9"/>
    <w:rsid w:val="00855926"/>
    <w:rsid w:val="00855A64"/>
    <w:rsid w:val="00855B13"/>
    <w:rsid w:val="00855BAC"/>
    <w:rsid w:val="00855CC4"/>
    <w:rsid w:val="00855D50"/>
    <w:rsid w:val="00855DB0"/>
    <w:rsid w:val="00855E48"/>
    <w:rsid w:val="00855E8A"/>
    <w:rsid w:val="00855ED2"/>
    <w:rsid w:val="00856053"/>
    <w:rsid w:val="008561D8"/>
    <w:rsid w:val="0085637B"/>
    <w:rsid w:val="0085647D"/>
    <w:rsid w:val="008564CC"/>
    <w:rsid w:val="0085669B"/>
    <w:rsid w:val="008566A6"/>
    <w:rsid w:val="008569B0"/>
    <w:rsid w:val="008569C5"/>
    <w:rsid w:val="00856E61"/>
    <w:rsid w:val="00856E9E"/>
    <w:rsid w:val="008570DF"/>
    <w:rsid w:val="00857133"/>
    <w:rsid w:val="0085756C"/>
    <w:rsid w:val="008575F1"/>
    <w:rsid w:val="008577DE"/>
    <w:rsid w:val="00857876"/>
    <w:rsid w:val="008578A6"/>
    <w:rsid w:val="00857D0D"/>
    <w:rsid w:val="00857D41"/>
    <w:rsid w:val="00857DD2"/>
    <w:rsid w:val="00857E61"/>
    <w:rsid w:val="00860155"/>
    <w:rsid w:val="00860511"/>
    <w:rsid w:val="00860803"/>
    <w:rsid w:val="00860827"/>
    <w:rsid w:val="00860835"/>
    <w:rsid w:val="00860874"/>
    <w:rsid w:val="00860875"/>
    <w:rsid w:val="0086087D"/>
    <w:rsid w:val="008609AD"/>
    <w:rsid w:val="00860B64"/>
    <w:rsid w:val="00860B70"/>
    <w:rsid w:val="00860C83"/>
    <w:rsid w:val="00860E24"/>
    <w:rsid w:val="00860F07"/>
    <w:rsid w:val="00860FC3"/>
    <w:rsid w:val="0086117E"/>
    <w:rsid w:val="00861304"/>
    <w:rsid w:val="008613CB"/>
    <w:rsid w:val="00861503"/>
    <w:rsid w:val="00861563"/>
    <w:rsid w:val="00861AF4"/>
    <w:rsid w:val="00861C9B"/>
    <w:rsid w:val="0086202C"/>
    <w:rsid w:val="0086202D"/>
    <w:rsid w:val="008620D5"/>
    <w:rsid w:val="00862328"/>
    <w:rsid w:val="00862578"/>
    <w:rsid w:val="0086259E"/>
    <w:rsid w:val="0086283D"/>
    <w:rsid w:val="00862AA2"/>
    <w:rsid w:val="00862C2C"/>
    <w:rsid w:val="00862D86"/>
    <w:rsid w:val="00862E1F"/>
    <w:rsid w:val="00862FFF"/>
    <w:rsid w:val="0086373C"/>
    <w:rsid w:val="008637FB"/>
    <w:rsid w:val="00863803"/>
    <w:rsid w:val="00863C0C"/>
    <w:rsid w:val="00863C46"/>
    <w:rsid w:val="00863D32"/>
    <w:rsid w:val="00863E54"/>
    <w:rsid w:val="00863FE2"/>
    <w:rsid w:val="00864231"/>
    <w:rsid w:val="008642E1"/>
    <w:rsid w:val="00864472"/>
    <w:rsid w:val="00864495"/>
    <w:rsid w:val="008644A4"/>
    <w:rsid w:val="008645C4"/>
    <w:rsid w:val="0086461A"/>
    <w:rsid w:val="00864A20"/>
    <w:rsid w:val="00864A4C"/>
    <w:rsid w:val="00864A97"/>
    <w:rsid w:val="00864EB1"/>
    <w:rsid w:val="00865006"/>
    <w:rsid w:val="008650AC"/>
    <w:rsid w:val="008652AB"/>
    <w:rsid w:val="008652E5"/>
    <w:rsid w:val="0086565B"/>
    <w:rsid w:val="00865695"/>
    <w:rsid w:val="0086583B"/>
    <w:rsid w:val="00865C3E"/>
    <w:rsid w:val="00865CE7"/>
    <w:rsid w:val="00865D3F"/>
    <w:rsid w:val="00865E1B"/>
    <w:rsid w:val="00865E4E"/>
    <w:rsid w:val="00865E9C"/>
    <w:rsid w:val="00865EAB"/>
    <w:rsid w:val="00865FCE"/>
    <w:rsid w:val="00866007"/>
    <w:rsid w:val="008663DA"/>
    <w:rsid w:val="00866418"/>
    <w:rsid w:val="008664A3"/>
    <w:rsid w:val="0086654F"/>
    <w:rsid w:val="008665C0"/>
    <w:rsid w:val="0086680D"/>
    <w:rsid w:val="0086692F"/>
    <w:rsid w:val="00866947"/>
    <w:rsid w:val="00866967"/>
    <w:rsid w:val="00866A81"/>
    <w:rsid w:val="00866AC9"/>
    <w:rsid w:val="00866C2E"/>
    <w:rsid w:val="00866C43"/>
    <w:rsid w:val="00866E2A"/>
    <w:rsid w:val="00866F28"/>
    <w:rsid w:val="0086702E"/>
    <w:rsid w:val="008670A5"/>
    <w:rsid w:val="0086711C"/>
    <w:rsid w:val="00867192"/>
    <w:rsid w:val="0086721A"/>
    <w:rsid w:val="00867348"/>
    <w:rsid w:val="00867530"/>
    <w:rsid w:val="008678A7"/>
    <w:rsid w:val="00867A23"/>
    <w:rsid w:val="00867CAD"/>
    <w:rsid w:val="00867CB4"/>
    <w:rsid w:val="00867CF0"/>
    <w:rsid w:val="00867DFB"/>
    <w:rsid w:val="00867E05"/>
    <w:rsid w:val="00867E22"/>
    <w:rsid w:val="00867E8E"/>
    <w:rsid w:val="00867FC4"/>
    <w:rsid w:val="00870292"/>
    <w:rsid w:val="0087038C"/>
    <w:rsid w:val="008706AF"/>
    <w:rsid w:val="008707BD"/>
    <w:rsid w:val="008707C3"/>
    <w:rsid w:val="0087096C"/>
    <w:rsid w:val="008709FE"/>
    <w:rsid w:val="00870A42"/>
    <w:rsid w:val="00870E19"/>
    <w:rsid w:val="00871098"/>
    <w:rsid w:val="0087113E"/>
    <w:rsid w:val="0087139D"/>
    <w:rsid w:val="0087143E"/>
    <w:rsid w:val="008716CB"/>
    <w:rsid w:val="008716EC"/>
    <w:rsid w:val="008717FE"/>
    <w:rsid w:val="00871AAD"/>
    <w:rsid w:val="00871AEF"/>
    <w:rsid w:val="00871C10"/>
    <w:rsid w:val="00871D7A"/>
    <w:rsid w:val="00871E9D"/>
    <w:rsid w:val="008721E8"/>
    <w:rsid w:val="00872340"/>
    <w:rsid w:val="008724B4"/>
    <w:rsid w:val="008724D8"/>
    <w:rsid w:val="00872536"/>
    <w:rsid w:val="00872566"/>
    <w:rsid w:val="0087267F"/>
    <w:rsid w:val="00872769"/>
    <w:rsid w:val="00872A94"/>
    <w:rsid w:val="00872AAC"/>
    <w:rsid w:val="00872AB9"/>
    <w:rsid w:val="00872C37"/>
    <w:rsid w:val="00872D28"/>
    <w:rsid w:val="00872EB7"/>
    <w:rsid w:val="00872EE1"/>
    <w:rsid w:val="008731DA"/>
    <w:rsid w:val="00873320"/>
    <w:rsid w:val="00873415"/>
    <w:rsid w:val="008737CD"/>
    <w:rsid w:val="00873CEC"/>
    <w:rsid w:val="00873DFB"/>
    <w:rsid w:val="00873E73"/>
    <w:rsid w:val="00873F0A"/>
    <w:rsid w:val="0087400A"/>
    <w:rsid w:val="008740C3"/>
    <w:rsid w:val="008740C8"/>
    <w:rsid w:val="008741C5"/>
    <w:rsid w:val="008742D2"/>
    <w:rsid w:val="0087436D"/>
    <w:rsid w:val="008743D5"/>
    <w:rsid w:val="0087444D"/>
    <w:rsid w:val="008745B2"/>
    <w:rsid w:val="0087494A"/>
    <w:rsid w:val="00874A25"/>
    <w:rsid w:val="00874A85"/>
    <w:rsid w:val="00874AB6"/>
    <w:rsid w:val="00874ACC"/>
    <w:rsid w:val="00874B0A"/>
    <w:rsid w:val="00874C8A"/>
    <w:rsid w:val="00874D98"/>
    <w:rsid w:val="00874F63"/>
    <w:rsid w:val="008750F8"/>
    <w:rsid w:val="00875523"/>
    <w:rsid w:val="00875533"/>
    <w:rsid w:val="0087567B"/>
    <w:rsid w:val="008757A3"/>
    <w:rsid w:val="008757D4"/>
    <w:rsid w:val="00875A5A"/>
    <w:rsid w:val="00875DEB"/>
    <w:rsid w:val="00875DEE"/>
    <w:rsid w:val="00875FA1"/>
    <w:rsid w:val="0087612C"/>
    <w:rsid w:val="0087616D"/>
    <w:rsid w:val="0087635A"/>
    <w:rsid w:val="00876379"/>
    <w:rsid w:val="008763D2"/>
    <w:rsid w:val="008763E7"/>
    <w:rsid w:val="00876423"/>
    <w:rsid w:val="0087663D"/>
    <w:rsid w:val="00876651"/>
    <w:rsid w:val="00876677"/>
    <w:rsid w:val="00876A23"/>
    <w:rsid w:val="00876AFC"/>
    <w:rsid w:val="00876E89"/>
    <w:rsid w:val="00876EB8"/>
    <w:rsid w:val="00876EE2"/>
    <w:rsid w:val="00877136"/>
    <w:rsid w:val="008771A4"/>
    <w:rsid w:val="008772A0"/>
    <w:rsid w:val="008772E6"/>
    <w:rsid w:val="008774D8"/>
    <w:rsid w:val="0087764A"/>
    <w:rsid w:val="008776CB"/>
    <w:rsid w:val="00877868"/>
    <w:rsid w:val="0087786D"/>
    <w:rsid w:val="00877889"/>
    <w:rsid w:val="00877957"/>
    <w:rsid w:val="00877B0C"/>
    <w:rsid w:val="00877B70"/>
    <w:rsid w:val="00877BB8"/>
    <w:rsid w:val="00877D09"/>
    <w:rsid w:val="00877F49"/>
    <w:rsid w:val="00880335"/>
    <w:rsid w:val="0088049E"/>
    <w:rsid w:val="008804AD"/>
    <w:rsid w:val="008804BE"/>
    <w:rsid w:val="008804DC"/>
    <w:rsid w:val="00880557"/>
    <w:rsid w:val="0088088D"/>
    <w:rsid w:val="00880C5B"/>
    <w:rsid w:val="00880D37"/>
    <w:rsid w:val="00880D8E"/>
    <w:rsid w:val="00881094"/>
    <w:rsid w:val="008810A0"/>
    <w:rsid w:val="008811B8"/>
    <w:rsid w:val="0088122B"/>
    <w:rsid w:val="00881315"/>
    <w:rsid w:val="008814B0"/>
    <w:rsid w:val="008814CB"/>
    <w:rsid w:val="0088157F"/>
    <w:rsid w:val="00881593"/>
    <w:rsid w:val="008815AB"/>
    <w:rsid w:val="0088160A"/>
    <w:rsid w:val="00881696"/>
    <w:rsid w:val="0088200D"/>
    <w:rsid w:val="008821D3"/>
    <w:rsid w:val="008821E9"/>
    <w:rsid w:val="00882712"/>
    <w:rsid w:val="00882992"/>
    <w:rsid w:val="00882B62"/>
    <w:rsid w:val="00882CD2"/>
    <w:rsid w:val="00882DFD"/>
    <w:rsid w:val="00882EF1"/>
    <w:rsid w:val="00882F04"/>
    <w:rsid w:val="00882FC6"/>
    <w:rsid w:val="0088306B"/>
    <w:rsid w:val="008832D8"/>
    <w:rsid w:val="00883329"/>
    <w:rsid w:val="00883380"/>
    <w:rsid w:val="0088357F"/>
    <w:rsid w:val="0088362E"/>
    <w:rsid w:val="00883632"/>
    <w:rsid w:val="00883C5D"/>
    <w:rsid w:val="00884163"/>
    <w:rsid w:val="00884228"/>
    <w:rsid w:val="00884305"/>
    <w:rsid w:val="008843FF"/>
    <w:rsid w:val="0088441F"/>
    <w:rsid w:val="008844B0"/>
    <w:rsid w:val="00884564"/>
    <w:rsid w:val="0088456C"/>
    <w:rsid w:val="008848DB"/>
    <w:rsid w:val="00884BC0"/>
    <w:rsid w:val="00884CBB"/>
    <w:rsid w:val="00884D14"/>
    <w:rsid w:val="00884E0C"/>
    <w:rsid w:val="00884EB3"/>
    <w:rsid w:val="00884FEA"/>
    <w:rsid w:val="0088529A"/>
    <w:rsid w:val="00885341"/>
    <w:rsid w:val="0088560D"/>
    <w:rsid w:val="0088567B"/>
    <w:rsid w:val="008856B8"/>
    <w:rsid w:val="008858A1"/>
    <w:rsid w:val="008858A3"/>
    <w:rsid w:val="0088590A"/>
    <w:rsid w:val="00885937"/>
    <w:rsid w:val="00885B50"/>
    <w:rsid w:val="00885CE2"/>
    <w:rsid w:val="00885D82"/>
    <w:rsid w:val="00885DFE"/>
    <w:rsid w:val="008860B8"/>
    <w:rsid w:val="008860EC"/>
    <w:rsid w:val="0088617F"/>
    <w:rsid w:val="008862E4"/>
    <w:rsid w:val="008864B5"/>
    <w:rsid w:val="00886516"/>
    <w:rsid w:val="00886556"/>
    <w:rsid w:val="008866C7"/>
    <w:rsid w:val="008867AE"/>
    <w:rsid w:val="008868D7"/>
    <w:rsid w:val="00886920"/>
    <w:rsid w:val="0088692E"/>
    <w:rsid w:val="00886A08"/>
    <w:rsid w:val="00886A27"/>
    <w:rsid w:val="00886CF6"/>
    <w:rsid w:val="00886E7A"/>
    <w:rsid w:val="00886EA6"/>
    <w:rsid w:val="0088714D"/>
    <w:rsid w:val="008871BA"/>
    <w:rsid w:val="00887237"/>
    <w:rsid w:val="00887350"/>
    <w:rsid w:val="008873DF"/>
    <w:rsid w:val="00887461"/>
    <w:rsid w:val="00887521"/>
    <w:rsid w:val="00887578"/>
    <w:rsid w:val="008875EE"/>
    <w:rsid w:val="00887776"/>
    <w:rsid w:val="0088786D"/>
    <w:rsid w:val="00887969"/>
    <w:rsid w:val="00887A2C"/>
    <w:rsid w:val="00887E79"/>
    <w:rsid w:val="00887F97"/>
    <w:rsid w:val="008901B6"/>
    <w:rsid w:val="008905BC"/>
    <w:rsid w:val="0089062D"/>
    <w:rsid w:val="00890688"/>
    <w:rsid w:val="008906D5"/>
    <w:rsid w:val="0089079B"/>
    <w:rsid w:val="008907A7"/>
    <w:rsid w:val="00890A6C"/>
    <w:rsid w:val="00890BC5"/>
    <w:rsid w:val="00890E11"/>
    <w:rsid w:val="00890F1A"/>
    <w:rsid w:val="00891011"/>
    <w:rsid w:val="00891192"/>
    <w:rsid w:val="00891241"/>
    <w:rsid w:val="00891265"/>
    <w:rsid w:val="0089158C"/>
    <w:rsid w:val="0089159F"/>
    <w:rsid w:val="008915FB"/>
    <w:rsid w:val="008917B3"/>
    <w:rsid w:val="00891822"/>
    <w:rsid w:val="008918EB"/>
    <w:rsid w:val="0089190F"/>
    <w:rsid w:val="00891A10"/>
    <w:rsid w:val="00891B18"/>
    <w:rsid w:val="0089203E"/>
    <w:rsid w:val="00892049"/>
    <w:rsid w:val="00892174"/>
    <w:rsid w:val="00892BEF"/>
    <w:rsid w:val="00892BFF"/>
    <w:rsid w:val="00892E20"/>
    <w:rsid w:val="0089311F"/>
    <w:rsid w:val="0089324D"/>
    <w:rsid w:val="00893269"/>
    <w:rsid w:val="00893414"/>
    <w:rsid w:val="00893531"/>
    <w:rsid w:val="00893F07"/>
    <w:rsid w:val="00893FA5"/>
    <w:rsid w:val="00893FB1"/>
    <w:rsid w:val="0089442B"/>
    <w:rsid w:val="008944F8"/>
    <w:rsid w:val="008946EF"/>
    <w:rsid w:val="008946F3"/>
    <w:rsid w:val="008948FB"/>
    <w:rsid w:val="00894A76"/>
    <w:rsid w:val="00894AC9"/>
    <w:rsid w:val="00894B5A"/>
    <w:rsid w:val="00894B8E"/>
    <w:rsid w:val="00894C06"/>
    <w:rsid w:val="00894C44"/>
    <w:rsid w:val="00894D66"/>
    <w:rsid w:val="00894E13"/>
    <w:rsid w:val="00894FA4"/>
    <w:rsid w:val="00894FDF"/>
    <w:rsid w:val="0089513F"/>
    <w:rsid w:val="008955B1"/>
    <w:rsid w:val="00895954"/>
    <w:rsid w:val="0089596F"/>
    <w:rsid w:val="00895B62"/>
    <w:rsid w:val="00895BE1"/>
    <w:rsid w:val="00895D57"/>
    <w:rsid w:val="00895D94"/>
    <w:rsid w:val="00895E26"/>
    <w:rsid w:val="00895F0C"/>
    <w:rsid w:val="0089601A"/>
    <w:rsid w:val="008961B4"/>
    <w:rsid w:val="00896253"/>
    <w:rsid w:val="00896774"/>
    <w:rsid w:val="008967DF"/>
    <w:rsid w:val="008968B9"/>
    <w:rsid w:val="008968D4"/>
    <w:rsid w:val="0089690F"/>
    <w:rsid w:val="00896CB5"/>
    <w:rsid w:val="00896CE7"/>
    <w:rsid w:val="00896E8D"/>
    <w:rsid w:val="00897204"/>
    <w:rsid w:val="0089731A"/>
    <w:rsid w:val="008976D2"/>
    <w:rsid w:val="00897770"/>
    <w:rsid w:val="00897A1A"/>
    <w:rsid w:val="00897B71"/>
    <w:rsid w:val="00897D83"/>
    <w:rsid w:val="00897D9A"/>
    <w:rsid w:val="00897DCF"/>
    <w:rsid w:val="008A0648"/>
    <w:rsid w:val="008A095E"/>
    <w:rsid w:val="008A0A3E"/>
    <w:rsid w:val="008A0A96"/>
    <w:rsid w:val="008A0AB0"/>
    <w:rsid w:val="008A0AE7"/>
    <w:rsid w:val="008A0B97"/>
    <w:rsid w:val="008A0D94"/>
    <w:rsid w:val="008A0E0C"/>
    <w:rsid w:val="008A0E60"/>
    <w:rsid w:val="008A100A"/>
    <w:rsid w:val="008A1250"/>
    <w:rsid w:val="008A129D"/>
    <w:rsid w:val="008A131E"/>
    <w:rsid w:val="008A14FB"/>
    <w:rsid w:val="008A15BE"/>
    <w:rsid w:val="008A16C8"/>
    <w:rsid w:val="008A1807"/>
    <w:rsid w:val="008A192F"/>
    <w:rsid w:val="008A19B1"/>
    <w:rsid w:val="008A1B02"/>
    <w:rsid w:val="008A1C38"/>
    <w:rsid w:val="008A1C3B"/>
    <w:rsid w:val="008A1D88"/>
    <w:rsid w:val="008A2143"/>
    <w:rsid w:val="008A21B8"/>
    <w:rsid w:val="008A2240"/>
    <w:rsid w:val="008A24E1"/>
    <w:rsid w:val="008A25C0"/>
    <w:rsid w:val="008A25C2"/>
    <w:rsid w:val="008A292B"/>
    <w:rsid w:val="008A2999"/>
    <w:rsid w:val="008A2AB2"/>
    <w:rsid w:val="008A2ACB"/>
    <w:rsid w:val="008A2B5B"/>
    <w:rsid w:val="008A2DF6"/>
    <w:rsid w:val="008A2FA9"/>
    <w:rsid w:val="008A3115"/>
    <w:rsid w:val="008A3273"/>
    <w:rsid w:val="008A375C"/>
    <w:rsid w:val="008A39BB"/>
    <w:rsid w:val="008A3A41"/>
    <w:rsid w:val="008A413D"/>
    <w:rsid w:val="008A41CB"/>
    <w:rsid w:val="008A42B5"/>
    <w:rsid w:val="008A4345"/>
    <w:rsid w:val="008A43BA"/>
    <w:rsid w:val="008A4642"/>
    <w:rsid w:val="008A48B9"/>
    <w:rsid w:val="008A4F43"/>
    <w:rsid w:val="008A50D0"/>
    <w:rsid w:val="008A518E"/>
    <w:rsid w:val="008A5201"/>
    <w:rsid w:val="008A5216"/>
    <w:rsid w:val="008A52F1"/>
    <w:rsid w:val="008A5673"/>
    <w:rsid w:val="008A571B"/>
    <w:rsid w:val="008A5807"/>
    <w:rsid w:val="008A5AB6"/>
    <w:rsid w:val="008A5C7F"/>
    <w:rsid w:val="008A5D33"/>
    <w:rsid w:val="008A5E68"/>
    <w:rsid w:val="008A5EB9"/>
    <w:rsid w:val="008A5F52"/>
    <w:rsid w:val="008A5FFF"/>
    <w:rsid w:val="008A6045"/>
    <w:rsid w:val="008A635A"/>
    <w:rsid w:val="008A64D7"/>
    <w:rsid w:val="008A6699"/>
    <w:rsid w:val="008A67B5"/>
    <w:rsid w:val="008A689B"/>
    <w:rsid w:val="008A6950"/>
    <w:rsid w:val="008A69B3"/>
    <w:rsid w:val="008A6D3F"/>
    <w:rsid w:val="008A6D6E"/>
    <w:rsid w:val="008A6D7D"/>
    <w:rsid w:val="008A6F53"/>
    <w:rsid w:val="008A70B2"/>
    <w:rsid w:val="008A7472"/>
    <w:rsid w:val="008A76F6"/>
    <w:rsid w:val="008A776D"/>
    <w:rsid w:val="008A78F8"/>
    <w:rsid w:val="008A7C07"/>
    <w:rsid w:val="008A7C0C"/>
    <w:rsid w:val="008A7D3C"/>
    <w:rsid w:val="008A7E66"/>
    <w:rsid w:val="008B001C"/>
    <w:rsid w:val="008B00D2"/>
    <w:rsid w:val="008B00DD"/>
    <w:rsid w:val="008B0293"/>
    <w:rsid w:val="008B035E"/>
    <w:rsid w:val="008B0482"/>
    <w:rsid w:val="008B051A"/>
    <w:rsid w:val="008B0542"/>
    <w:rsid w:val="008B065C"/>
    <w:rsid w:val="008B0664"/>
    <w:rsid w:val="008B0694"/>
    <w:rsid w:val="008B06A1"/>
    <w:rsid w:val="008B075C"/>
    <w:rsid w:val="008B0A6F"/>
    <w:rsid w:val="008B0A9D"/>
    <w:rsid w:val="008B0CE3"/>
    <w:rsid w:val="008B0EBC"/>
    <w:rsid w:val="008B1213"/>
    <w:rsid w:val="008B1230"/>
    <w:rsid w:val="008B145F"/>
    <w:rsid w:val="008B1569"/>
    <w:rsid w:val="008B1701"/>
    <w:rsid w:val="008B1AA5"/>
    <w:rsid w:val="008B1FAD"/>
    <w:rsid w:val="008B21FF"/>
    <w:rsid w:val="008B23F6"/>
    <w:rsid w:val="008B244A"/>
    <w:rsid w:val="008B248A"/>
    <w:rsid w:val="008B2496"/>
    <w:rsid w:val="008B24B9"/>
    <w:rsid w:val="008B2B7D"/>
    <w:rsid w:val="008B2BA4"/>
    <w:rsid w:val="008B3059"/>
    <w:rsid w:val="008B3086"/>
    <w:rsid w:val="008B30AE"/>
    <w:rsid w:val="008B30C3"/>
    <w:rsid w:val="008B3232"/>
    <w:rsid w:val="008B33E1"/>
    <w:rsid w:val="008B352A"/>
    <w:rsid w:val="008B36E4"/>
    <w:rsid w:val="008B3700"/>
    <w:rsid w:val="008B3857"/>
    <w:rsid w:val="008B3A27"/>
    <w:rsid w:val="008B3B95"/>
    <w:rsid w:val="008B3F3B"/>
    <w:rsid w:val="008B3F52"/>
    <w:rsid w:val="008B40EB"/>
    <w:rsid w:val="008B4359"/>
    <w:rsid w:val="008B464B"/>
    <w:rsid w:val="008B48C6"/>
    <w:rsid w:val="008B4A60"/>
    <w:rsid w:val="008B4B9C"/>
    <w:rsid w:val="008B4C6C"/>
    <w:rsid w:val="008B4D6F"/>
    <w:rsid w:val="008B4DCE"/>
    <w:rsid w:val="008B4ECF"/>
    <w:rsid w:val="008B4F13"/>
    <w:rsid w:val="008B4FF1"/>
    <w:rsid w:val="008B5013"/>
    <w:rsid w:val="008B50E6"/>
    <w:rsid w:val="008B526C"/>
    <w:rsid w:val="008B55AA"/>
    <w:rsid w:val="008B57AB"/>
    <w:rsid w:val="008B5875"/>
    <w:rsid w:val="008B591E"/>
    <w:rsid w:val="008B5994"/>
    <w:rsid w:val="008B5A21"/>
    <w:rsid w:val="008B5B3B"/>
    <w:rsid w:val="008B5B48"/>
    <w:rsid w:val="008B5B6C"/>
    <w:rsid w:val="008B5C16"/>
    <w:rsid w:val="008B5C89"/>
    <w:rsid w:val="008B5E6E"/>
    <w:rsid w:val="008B5ECF"/>
    <w:rsid w:val="008B5EFA"/>
    <w:rsid w:val="008B6008"/>
    <w:rsid w:val="008B6011"/>
    <w:rsid w:val="008B6186"/>
    <w:rsid w:val="008B63A1"/>
    <w:rsid w:val="008B6508"/>
    <w:rsid w:val="008B65CD"/>
    <w:rsid w:val="008B68DB"/>
    <w:rsid w:val="008B6AC0"/>
    <w:rsid w:val="008B6C28"/>
    <w:rsid w:val="008B6DA6"/>
    <w:rsid w:val="008B6EEC"/>
    <w:rsid w:val="008B6FBD"/>
    <w:rsid w:val="008B6FC2"/>
    <w:rsid w:val="008B71CA"/>
    <w:rsid w:val="008B7467"/>
    <w:rsid w:val="008B762B"/>
    <w:rsid w:val="008B7663"/>
    <w:rsid w:val="008B779E"/>
    <w:rsid w:val="008B784E"/>
    <w:rsid w:val="008B78FE"/>
    <w:rsid w:val="008B797D"/>
    <w:rsid w:val="008B7BBE"/>
    <w:rsid w:val="008B7E3E"/>
    <w:rsid w:val="008C0231"/>
    <w:rsid w:val="008C025C"/>
    <w:rsid w:val="008C03BD"/>
    <w:rsid w:val="008C0531"/>
    <w:rsid w:val="008C0586"/>
    <w:rsid w:val="008C05AD"/>
    <w:rsid w:val="008C087C"/>
    <w:rsid w:val="008C0897"/>
    <w:rsid w:val="008C0A3B"/>
    <w:rsid w:val="008C14FE"/>
    <w:rsid w:val="008C1512"/>
    <w:rsid w:val="008C189B"/>
    <w:rsid w:val="008C1A92"/>
    <w:rsid w:val="008C1B2F"/>
    <w:rsid w:val="008C1C7C"/>
    <w:rsid w:val="008C1D5F"/>
    <w:rsid w:val="008C1E09"/>
    <w:rsid w:val="008C1E60"/>
    <w:rsid w:val="008C1E8C"/>
    <w:rsid w:val="008C201C"/>
    <w:rsid w:val="008C2027"/>
    <w:rsid w:val="008C2036"/>
    <w:rsid w:val="008C227D"/>
    <w:rsid w:val="008C2328"/>
    <w:rsid w:val="008C23A6"/>
    <w:rsid w:val="008C2998"/>
    <w:rsid w:val="008C2A1C"/>
    <w:rsid w:val="008C2F58"/>
    <w:rsid w:val="008C320A"/>
    <w:rsid w:val="008C346D"/>
    <w:rsid w:val="008C3488"/>
    <w:rsid w:val="008C36B0"/>
    <w:rsid w:val="008C36F6"/>
    <w:rsid w:val="008C36F7"/>
    <w:rsid w:val="008C381C"/>
    <w:rsid w:val="008C3D1D"/>
    <w:rsid w:val="008C3DE7"/>
    <w:rsid w:val="008C3E84"/>
    <w:rsid w:val="008C4037"/>
    <w:rsid w:val="008C40BF"/>
    <w:rsid w:val="008C41F4"/>
    <w:rsid w:val="008C4224"/>
    <w:rsid w:val="008C43BA"/>
    <w:rsid w:val="008C44D3"/>
    <w:rsid w:val="008C46B1"/>
    <w:rsid w:val="008C477C"/>
    <w:rsid w:val="008C4837"/>
    <w:rsid w:val="008C4EA5"/>
    <w:rsid w:val="008C4FA3"/>
    <w:rsid w:val="008C5281"/>
    <w:rsid w:val="008C5290"/>
    <w:rsid w:val="008C52BE"/>
    <w:rsid w:val="008C534D"/>
    <w:rsid w:val="008C5354"/>
    <w:rsid w:val="008C5591"/>
    <w:rsid w:val="008C5659"/>
    <w:rsid w:val="008C5741"/>
    <w:rsid w:val="008C57CE"/>
    <w:rsid w:val="008C5925"/>
    <w:rsid w:val="008C5AAF"/>
    <w:rsid w:val="008C5CB3"/>
    <w:rsid w:val="008C63E9"/>
    <w:rsid w:val="008C67DC"/>
    <w:rsid w:val="008C6856"/>
    <w:rsid w:val="008C688F"/>
    <w:rsid w:val="008C6B68"/>
    <w:rsid w:val="008C6E28"/>
    <w:rsid w:val="008C7068"/>
    <w:rsid w:val="008C72DD"/>
    <w:rsid w:val="008C734B"/>
    <w:rsid w:val="008C77C9"/>
    <w:rsid w:val="008C7813"/>
    <w:rsid w:val="008C782A"/>
    <w:rsid w:val="008C7850"/>
    <w:rsid w:val="008C7869"/>
    <w:rsid w:val="008C790B"/>
    <w:rsid w:val="008C7AAE"/>
    <w:rsid w:val="008C7D43"/>
    <w:rsid w:val="008C7D60"/>
    <w:rsid w:val="008C7E11"/>
    <w:rsid w:val="008C7E58"/>
    <w:rsid w:val="008C7EB2"/>
    <w:rsid w:val="008C7FB2"/>
    <w:rsid w:val="008D0047"/>
    <w:rsid w:val="008D01B4"/>
    <w:rsid w:val="008D040F"/>
    <w:rsid w:val="008D06B2"/>
    <w:rsid w:val="008D07AD"/>
    <w:rsid w:val="008D08A8"/>
    <w:rsid w:val="008D0AD3"/>
    <w:rsid w:val="008D0BC0"/>
    <w:rsid w:val="008D0CDF"/>
    <w:rsid w:val="008D0D3A"/>
    <w:rsid w:val="008D10FB"/>
    <w:rsid w:val="008D1132"/>
    <w:rsid w:val="008D1202"/>
    <w:rsid w:val="008D1206"/>
    <w:rsid w:val="008D1453"/>
    <w:rsid w:val="008D14A6"/>
    <w:rsid w:val="008D14B9"/>
    <w:rsid w:val="008D1534"/>
    <w:rsid w:val="008D15DF"/>
    <w:rsid w:val="008D1771"/>
    <w:rsid w:val="008D18EC"/>
    <w:rsid w:val="008D1A08"/>
    <w:rsid w:val="008D1A62"/>
    <w:rsid w:val="008D1AFF"/>
    <w:rsid w:val="008D1C54"/>
    <w:rsid w:val="008D1DD2"/>
    <w:rsid w:val="008D1F70"/>
    <w:rsid w:val="008D1FFA"/>
    <w:rsid w:val="008D21A8"/>
    <w:rsid w:val="008D23A2"/>
    <w:rsid w:val="008D265A"/>
    <w:rsid w:val="008D289D"/>
    <w:rsid w:val="008D2A59"/>
    <w:rsid w:val="008D2EC9"/>
    <w:rsid w:val="008D2F4A"/>
    <w:rsid w:val="008D30EC"/>
    <w:rsid w:val="008D33A8"/>
    <w:rsid w:val="008D342B"/>
    <w:rsid w:val="008D3431"/>
    <w:rsid w:val="008D3580"/>
    <w:rsid w:val="008D35DB"/>
    <w:rsid w:val="008D37B2"/>
    <w:rsid w:val="008D3958"/>
    <w:rsid w:val="008D3B03"/>
    <w:rsid w:val="008D3B0E"/>
    <w:rsid w:val="008D3B0F"/>
    <w:rsid w:val="008D3B29"/>
    <w:rsid w:val="008D4024"/>
    <w:rsid w:val="008D43B3"/>
    <w:rsid w:val="008D445A"/>
    <w:rsid w:val="008D44B9"/>
    <w:rsid w:val="008D456C"/>
    <w:rsid w:val="008D47DE"/>
    <w:rsid w:val="008D4A37"/>
    <w:rsid w:val="008D4A9D"/>
    <w:rsid w:val="008D4CCD"/>
    <w:rsid w:val="008D4D26"/>
    <w:rsid w:val="008D4E2F"/>
    <w:rsid w:val="008D5190"/>
    <w:rsid w:val="008D52DB"/>
    <w:rsid w:val="008D5302"/>
    <w:rsid w:val="008D5374"/>
    <w:rsid w:val="008D53F7"/>
    <w:rsid w:val="008D547A"/>
    <w:rsid w:val="008D590E"/>
    <w:rsid w:val="008D5ABF"/>
    <w:rsid w:val="008D5BEB"/>
    <w:rsid w:val="008D5CBC"/>
    <w:rsid w:val="008D5E9A"/>
    <w:rsid w:val="008D6077"/>
    <w:rsid w:val="008D63C2"/>
    <w:rsid w:val="008D655F"/>
    <w:rsid w:val="008D6888"/>
    <w:rsid w:val="008D6A0D"/>
    <w:rsid w:val="008D6AF6"/>
    <w:rsid w:val="008D6D9A"/>
    <w:rsid w:val="008D6E7A"/>
    <w:rsid w:val="008D6F3F"/>
    <w:rsid w:val="008D73A2"/>
    <w:rsid w:val="008D770A"/>
    <w:rsid w:val="008D7B80"/>
    <w:rsid w:val="008D7CE4"/>
    <w:rsid w:val="008D7EB7"/>
    <w:rsid w:val="008D7EBA"/>
    <w:rsid w:val="008D7F08"/>
    <w:rsid w:val="008E00B1"/>
    <w:rsid w:val="008E00CE"/>
    <w:rsid w:val="008E01EF"/>
    <w:rsid w:val="008E0453"/>
    <w:rsid w:val="008E0577"/>
    <w:rsid w:val="008E07D6"/>
    <w:rsid w:val="008E082E"/>
    <w:rsid w:val="008E09FB"/>
    <w:rsid w:val="008E0A41"/>
    <w:rsid w:val="008E0A5A"/>
    <w:rsid w:val="008E0B84"/>
    <w:rsid w:val="008E0BC1"/>
    <w:rsid w:val="008E0C9D"/>
    <w:rsid w:val="008E0CD7"/>
    <w:rsid w:val="008E0D3E"/>
    <w:rsid w:val="008E0D62"/>
    <w:rsid w:val="008E0D63"/>
    <w:rsid w:val="008E0E16"/>
    <w:rsid w:val="008E0E43"/>
    <w:rsid w:val="008E0F35"/>
    <w:rsid w:val="008E0F57"/>
    <w:rsid w:val="008E0F9D"/>
    <w:rsid w:val="008E1121"/>
    <w:rsid w:val="008E11D6"/>
    <w:rsid w:val="008E14A0"/>
    <w:rsid w:val="008E159E"/>
    <w:rsid w:val="008E1679"/>
    <w:rsid w:val="008E180F"/>
    <w:rsid w:val="008E1898"/>
    <w:rsid w:val="008E19DC"/>
    <w:rsid w:val="008E1B08"/>
    <w:rsid w:val="008E1C2E"/>
    <w:rsid w:val="008E1D83"/>
    <w:rsid w:val="008E1EB5"/>
    <w:rsid w:val="008E1EE0"/>
    <w:rsid w:val="008E20FF"/>
    <w:rsid w:val="008E215D"/>
    <w:rsid w:val="008E220F"/>
    <w:rsid w:val="008E253B"/>
    <w:rsid w:val="008E2589"/>
    <w:rsid w:val="008E26E2"/>
    <w:rsid w:val="008E26E3"/>
    <w:rsid w:val="008E293C"/>
    <w:rsid w:val="008E296F"/>
    <w:rsid w:val="008E2AE0"/>
    <w:rsid w:val="008E2B99"/>
    <w:rsid w:val="008E2FE2"/>
    <w:rsid w:val="008E318C"/>
    <w:rsid w:val="008E3276"/>
    <w:rsid w:val="008E32AC"/>
    <w:rsid w:val="008E351E"/>
    <w:rsid w:val="008E35B6"/>
    <w:rsid w:val="008E3A24"/>
    <w:rsid w:val="008E3D8D"/>
    <w:rsid w:val="008E3EB6"/>
    <w:rsid w:val="008E4156"/>
    <w:rsid w:val="008E42C6"/>
    <w:rsid w:val="008E42CC"/>
    <w:rsid w:val="008E430F"/>
    <w:rsid w:val="008E4682"/>
    <w:rsid w:val="008E4762"/>
    <w:rsid w:val="008E4A55"/>
    <w:rsid w:val="008E4BEC"/>
    <w:rsid w:val="008E4E22"/>
    <w:rsid w:val="008E4E6F"/>
    <w:rsid w:val="008E4F93"/>
    <w:rsid w:val="008E52C1"/>
    <w:rsid w:val="008E536A"/>
    <w:rsid w:val="008E5683"/>
    <w:rsid w:val="008E59ED"/>
    <w:rsid w:val="008E5C73"/>
    <w:rsid w:val="008E5C76"/>
    <w:rsid w:val="008E5FDE"/>
    <w:rsid w:val="008E60B9"/>
    <w:rsid w:val="008E6318"/>
    <w:rsid w:val="008E6514"/>
    <w:rsid w:val="008E653C"/>
    <w:rsid w:val="008E65F9"/>
    <w:rsid w:val="008E66D0"/>
    <w:rsid w:val="008E67E6"/>
    <w:rsid w:val="008E68DD"/>
    <w:rsid w:val="008E68FD"/>
    <w:rsid w:val="008E69EE"/>
    <w:rsid w:val="008E6A14"/>
    <w:rsid w:val="008E6A92"/>
    <w:rsid w:val="008E6C8E"/>
    <w:rsid w:val="008E6CC0"/>
    <w:rsid w:val="008E6E03"/>
    <w:rsid w:val="008E70C1"/>
    <w:rsid w:val="008E710C"/>
    <w:rsid w:val="008E73C6"/>
    <w:rsid w:val="008E7429"/>
    <w:rsid w:val="008E75F1"/>
    <w:rsid w:val="008E7630"/>
    <w:rsid w:val="008E7652"/>
    <w:rsid w:val="008E7670"/>
    <w:rsid w:val="008E767B"/>
    <w:rsid w:val="008E7969"/>
    <w:rsid w:val="008E79B9"/>
    <w:rsid w:val="008E7AA7"/>
    <w:rsid w:val="008E7B82"/>
    <w:rsid w:val="008F00F3"/>
    <w:rsid w:val="008F0174"/>
    <w:rsid w:val="008F0207"/>
    <w:rsid w:val="008F027D"/>
    <w:rsid w:val="008F0444"/>
    <w:rsid w:val="008F05DF"/>
    <w:rsid w:val="008F0931"/>
    <w:rsid w:val="008F0AB2"/>
    <w:rsid w:val="008F0B0A"/>
    <w:rsid w:val="008F0C7A"/>
    <w:rsid w:val="008F0D44"/>
    <w:rsid w:val="008F0D86"/>
    <w:rsid w:val="008F0DE2"/>
    <w:rsid w:val="008F0F2E"/>
    <w:rsid w:val="008F1100"/>
    <w:rsid w:val="008F1282"/>
    <w:rsid w:val="008F1829"/>
    <w:rsid w:val="008F1AAA"/>
    <w:rsid w:val="008F2026"/>
    <w:rsid w:val="008F2132"/>
    <w:rsid w:val="008F24EA"/>
    <w:rsid w:val="008F2537"/>
    <w:rsid w:val="008F26D7"/>
    <w:rsid w:val="008F26F3"/>
    <w:rsid w:val="008F276D"/>
    <w:rsid w:val="008F277C"/>
    <w:rsid w:val="008F2822"/>
    <w:rsid w:val="008F28A4"/>
    <w:rsid w:val="008F29EE"/>
    <w:rsid w:val="008F2AA7"/>
    <w:rsid w:val="008F2B59"/>
    <w:rsid w:val="008F2BCE"/>
    <w:rsid w:val="008F2BDA"/>
    <w:rsid w:val="008F2DC0"/>
    <w:rsid w:val="008F2E1F"/>
    <w:rsid w:val="008F2EA4"/>
    <w:rsid w:val="008F2F7C"/>
    <w:rsid w:val="008F31BA"/>
    <w:rsid w:val="008F3308"/>
    <w:rsid w:val="008F350E"/>
    <w:rsid w:val="008F366F"/>
    <w:rsid w:val="008F3B9E"/>
    <w:rsid w:val="008F3F05"/>
    <w:rsid w:val="008F4636"/>
    <w:rsid w:val="008F4639"/>
    <w:rsid w:val="008F4712"/>
    <w:rsid w:val="008F48CF"/>
    <w:rsid w:val="008F4A0C"/>
    <w:rsid w:val="008F4AA5"/>
    <w:rsid w:val="008F4E0A"/>
    <w:rsid w:val="008F5034"/>
    <w:rsid w:val="008F529A"/>
    <w:rsid w:val="008F529E"/>
    <w:rsid w:val="008F53B0"/>
    <w:rsid w:val="008F5994"/>
    <w:rsid w:val="008F5995"/>
    <w:rsid w:val="008F5B9A"/>
    <w:rsid w:val="008F5DE6"/>
    <w:rsid w:val="008F5E04"/>
    <w:rsid w:val="008F5E7E"/>
    <w:rsid w:val="008F6161"/>
    <w:rsid w:val="008F6374"/>
    <w:rsid w:val="008F6468"/>
    <w:rsid w:val="008F674E"/>
    <w:rsid w:val="008F6858"/>
    <w:rsid w:val="008F6944"/>
    <w:rsid w:val="008F6B19"/>
    <w:rsid w:val="008F6C08"/>
    <w:rsid w:val="008F6D60"/>
    <w:rsid w:val="008F6DCE"/>
    <w:rsid w:val="008F70FE"/>
    <w:rsid w:val="008F71BD"/>
    <w:rsid w:val="008F723C"/>
    <w:rsid w:val="008F7253"/>
    <w:rsid w:val="008F7266"/>
    <w:rsid w:val="008F72D4"/>
    <w:rsid w:val="008F73D6"/>
    <w:rsid w:val="008F74AA"/>
    <w:rsid w:val="008F74B2"/>
    <w:rsid w:val="008F7525"/>
    <w:rsid w:val="008F75BF"/>
    <w:rsid w:val="008F780F"/>
    <w:rsid w:val="008F791A"/>
    <w:rsid w:val="008F7B53"/>
    <w:rsid w:val="008F7BC5"/>
    <w:rsid w:val="008F7BE7"/>
    <w:rsid w:val="008F7C67"/>
    <w:rsid w:val="008F7C69"/>
    <w:rsid w:val="008F7CE4"/>
    <w:rsid w:val="008F7D82"/>
    <w:rsid w:val="008F7E65"/>
    <w:rsid w:val="008F7EDF"/>
    <w:rsid w:val="009001B5"/>
    <w:rsid w:val="00900438"/>
    <w:rsid w:val="009004E7"/>
    <w:rsid w:val="00900B7A"/>
    <w:rsid w:val="00900BE2"/>
    <w:rsid w:val="00900C7E"/>
    <w:rsid w:val="00900F6D"/>
    <w:rsid w:val="0090111F"/>
    <w:rsid w:val="009011EB"/>
    <w:rsid w:val="00901387"/>
    <w:rsid w:val="00901414"/>
    <w:rsid w:val="0090167F"/>
    <w:rsid w:val="0090179A"/>
    <w:rsid w:val="00901929"/>
    <w:rsid w:val="00901AF5"/>
    <w:rsid w:val="00901C87"/>
    <w:rsid w:val="00901CCB"/>
    <w:rsid w:val="00902016"/>
    <w:rsid w:val="0090206F"/>
    <w:rsid w:val="009021D9"/>
    <w:rsid w:val="00902201"/>
    <w:rsid w:val="00902271"/>
    <w:rsid w:val="00902463"/>
    <w:rsid w:val="0090247F"/>
    <w:rsid w:val="00902481"/>
    <w:rsid w:val="00902518"/>
    <w:rsid w:val="009025D9"/>
    <w:rsid w:val="00902602"/>
    <w:rsid w:val="009026A0"/>
    <w:rsid w:val="009028E1"/>
    <w:rsid w:val="00902AF3"/>
    <w:rsid w:val="00902B21"/>
    <w:rsid w:val="00902B9F"/>
    <w:rsid w:val="00902C9F"/>
    <w:rsid w:val="00902D90"/>
    <w:rsid w:val="009030BA"/>
    <w:rsid w:val="00903111"/>
    <w:rsid w:val="0090329A"/>
    <w:rsid w:val="009034AD"/>
    <w:rsid w:val="00903671"/>
    <w:rsid w:val="009036C6"/>
    <w:rsid w:val="00903890"/>
    <w:rsid w:val="009038C2"/>
    <w:rsid w:val="00903DB3"/>
    <w:rsid w:val="00903DD0"/>
    <w:rsid w:val="00903F78"/>
    <w:rsid w:val="00903FCC"/>
    <w:rsid w:val="009041E7"/>
    <w:rsid w:val="00904780"/>
    <w:rsid w:val="009047AE"/>
    <w:rsid w:val="009048C8"/>
    <w:rsid w:val="00904939"/>
    <w:rsid w:val="009049CD"/>
    <w:rsid w:val="009049FB"/>
    <w:rsid w:val="00904C90"/>
    <w:rsid w:val="00904DCC"/>
    <w:rsid w:val="00904F3E"/>
    <w:rsid w:val="009050F8"/>
    <w:rsid w:val="009053C9"/>
    <w:rsid w:val="009054A1"/>
    <w:rsid w:val="00905AA1"/>
    <w:rsid w:val="00905AC7"/>
    <w:rsid w:val="00905D51"/>
    <w:rsid w:val="00906128"/>
    <w:rsid w:val="00906321"/>
    <w:rsid w:val="00906770"/>
    <w:rsid w:val="0090684F"/>
    <w:rsid w:val="00906905"/>
    <w:rsid w:val="0090696A"/>
    <w:rsid w:val="00906DFB"/>
    <w:rsid w:val="00906ECB"/>
    <w:rsid w:val="00906F3A"/>
    <w:rsid w:val="00906F9E"/>
    <w:rsid w:val="00907129"/>
    <w:rsid w:val="0090721C"/>
    <w:rsid w:val="00907380"/>
    <w:rsid w:val="00907590"/>
    <w:rsid w:val="009075C9"/>
    <w:rsid w:val="009075DB"/>
    <w:rsid w:val="00907680"/>
    <w:rsid w:val="009078A2"/>
    <w:rsid w:val="00907990"/>
    <w:rsid w:val="00907B70"/>
    <w:rsid w:val="00907C28"/>
    <w:rsid w:val="00907EA4"/>
    <w:rsid w:val="00907F50"/>
    <w:rsid w:val="00910001"/>
    <w:rsid w:val="00910041"/>
    <w:rsid w:val="009102B3"/>
    <w:rsid w:val="009102F8"/>
    <w:rsid w:val="0091031C"/>
    <w:rsid w:val="0091049C"/>
    <w:rsid w:val="009104C2"/>
    <w:rsid w:val="009104CF"/>
    <w:rsid w:val="009108E0"/>
    <w:rsid w:val="009109B2"/>
    <w:rsid w:val="009109C6"/>
    <w:rsid w:val="00910A8B"/>
    <w:rsid w:val="00910AD8"/>
    <w:rsid w:val="00910C76"/>
    <w:rsid w:val="00910DCD"/>
    <w:rsid w:val="0091104E"/>
    <w:rsid w:val="00911065"/>
    <w:rsid w:val="00911066"/>
    <w:rsid w:val="00911144"/>
    <w:rsid w:val="00911241"/>
    <w:rsid w:val="00911275"/>
    <w:rsid w:val="009112B4"/>
    <w:rsid w:val="0091130B"/>
    <w:rsid w:val="0091136E"/>
    <w:rsid w:val="009113C9"/>
    <w:rsid w:val="009114C1"/>
    <w:rsid w:val="00911814"/>
    <w:rsid w:val="00911867"/>
    <w:rsid w:val="009119E4"/>
    <w:rsid w:val="00911A87"/>
    <w:rsid w:val="00911A89"/>
    <w:rsid w:val="00911A9B"/>
    <w:rsid w:val="00911AE4"/>
    <w:rsid w:val="00911B8E"/>
    <w:rsid w:val="00911E5B"/>
    <w:rsid w:val="00912194"/>
    <w:rsid w:val="009121BF"/>
    <w:rsid w:val="009124DA"/>
    <w:rsid w:val="009125E2"/>
    <w:rsid w:val="00912646"/>
    <w:rsid w:val="00912799"/>
    <w:rsid w:val="009127B8"/>
    <w:rsid w:val="00912881"/>
    <w:rsid w:val="00912A2D"/>
    <w:rsid w:val="00912A70"/>
    <w:rsid w:val="00912B3B"/>
    <w:rsid w:val="00912C0C"/>
    <w:rsid w:val="00912D95"/>
    <w:rsid w:val="00912F1F"/>
    <w:rsid w:val="00912F6E"/>
    <w:rsid w:val="00913068"/>
    <w:rsid w:val="00913111"/>
    <w:rsid w:val="009131B8"/>
    <w:rsid w:val="009132EA"/>
    <w:rsid w:val="00913599"/>
    <w:rsid w:val="009135AA"/>
    <w:rsid w:val="009136AE"/>
    <w:rsid w:val="009138B8"/>
    <w:rsid w:val="00913935"/>
    <w:rsid w:val="0091395F"/>
    <w:rsid w:val="00913997"/>
    <w:rsid w:val="00913B33"/>
    <w:rsid w:val="00913C8F"/>
    <w:rsid w:val="00913CC4"/>
    <w:rsid w:val="00913CEA"/>
    <w:rsid w:val="00913D99"/>
    <w:rsid w:val="00913E98"/>
    <w:rsid w:val="00913F90"/>
    <w:rsid w:val="00914877"/>
    <w:rsid w:val="0091488A"/>
    <w:rsid w:val="00914985"/>
    <w:rsid w:val="00914C25"/>
    <w:rsid w:val="00914C62"/>
    <w:rsid w:val="00915271"/>
    <w:rsid w:val="00915305"/>
    <w:rsid w:val="00915491"/>
    <w:rsid w:val="00915519"/>
    <w:rsid w:val="009157B4"/>
    <w:rsid w:val="009157D7"/>
    <w:rsid w:val="00915904"/>
    <w:rsid w:val="00915991"/>
    <w:rsid w:val="00915CBB"/>
    <w:rsid w:val="00915FCB"/>
    <w:rsid w:val="0091600C"/>
    <w:rsid w:val="00916473"/>
    <w:rsid w:val="0091649F"/>
    <w:rsid w:val="00916779"/>
    <w:rsid w:val="009167A3"/>
    <w:rsid w:val="0091687F"/>
    <w:rsid w:val="00916912"/>
    <w:rsid w:val="0091695A"/>
    <w:rsid w:val="00916AA5"/>
    <w:rsid w:val="00916C3E"/>
    <w:rsid w:val="00916F15"/>
    <w:rsid w:val="00916F92"/>
    <w:rsid w:val="00916FA3"/>
    <w:rsid w:val="00917362"/>
    <w:rsid w:val="0091743C"/>
    <w:rsid w:val="0091753B"/>
    <w:rsid w:val="00917606"/>
    <w:rsid w:val="00917628"/>
    <w:rsid w:val="009176C6"/>
    <w:rsid w:val="0091783E"/>
    <w:rsid w:val="00917D31"/>
    <w:rsid w:val="00917D7D"/>
    <w:rsid w:val="00917EA9"/>
    <w:rsid w:val="00917F17"/>
    <w:rsid w:val="00917F19"/>
    <w:rsid w:val="0092030E"/>
    <w:rsid w:val="0092049E"/>
    <w:rsid w:val="009204B2"/>
    <w:rsid w:val="00920588"/>
    <w:rsid w:val="009206CE"/>
    <w:rsid w:val="00920714"/>
    <w:rsid w:val="00920C92"/>
    <w:rsid w:val="00921026"/>
    <w:rsid w:val="00921171"/>
    <w:rsid w:val="009213F3"/>
    <w:rsid w:val="0092144D"/>
    <w:rsid w:val="00921514"/>
    <w:rsid w:val="0092154E"/>
    <w:rsid w:val="00921599"/>
    <w:rsid w:val="00921601"/>
    <w:rsid w:val="00921773"/>
    <w:rsid w:val="00921929"/>
    <w:rsid w:val="0092198B"/>
    <w:rsid w:val="00921E09"/>
    <w:rsid w:val="00921EEA"/>
    <w:rsid w:val="009223C7"/>
    <w:rsid w:val="0092262A"/>
    <w:rsid w:val="00922752"/>
    <w:rsid w:val="0092295F"/>
    <w:rsid w:val="00922975"/>
    <w:rsid w:val="009229AE"/>
    <w:rsid w:val="00922AF1"/>
    <w:rsid w:val="00922B2D"/>
    <w:rsid w:val="00922DE6"/>
    <w:rsid w:val="00922E03"/>
    <w:rsid w:val="00922EBF"/>
    <w:rsid w:val="00922F6B"/>
    <w:rsid w:val="0092301F"/>
    <w:rsid w:val="0092302C"/>
    <w:rsid w:val="00923125"/>
    <w:rsid w:val="009232B6"/>
    <w:rsid w:val="009232BB"/>
    <w:rsid w:val="009232F1"/>
    <w:rsid w:val="00923839"/>
    <w:rsid w:val="009238E5"/>
    <w:rsid w:val="00923928"/>
    <w:rsid w:val="00923ABD"/>
    <w:rsid w:val="00923C01"/>
    <w:rsid w:val="00923C06"/>
    <w:rsid w:val="00923D7A"/>
    <w:rsid w:val="00923D80"/>
    <w:rsid w:val="00924068"/>
    <w:rsid w:val="0092417E"/>
    <w:rsid w:val="0092418C"/>
    <w:rsid w:val="0092419B"/>
    <w:rsid w:val="0092419E"/>
    <w:rsid w:val="009242A6"/>
    <w:rsid w:val="009243C7"/>
    <w:rsid w:val="009244A1"/>
    <w:rsid w:val="00924720"/>
    <w:rsid w:val="009247D1"/>
    <w:rsid w:val="00924941"/>
    <w:rsid w:val="00924A10"/>
    <w:rsid w:val="00924D21"/>
    <w:rsid w:val="00924EB5"/>
    <w:rsid w:val="009252D8"/>
    <w:rsid w:val="0092537D"/>
    <w:rsid w:val="009253D8"/>
    <w:rsid w:val="00925559"/>
    <w:rsid w:val="00925708"/>
    <w:rsid w:val="00925723"/>
    <w:rsid w:val="00925C7A"/>
    <w:rsid w:val="00925DBC"/>
    <w:rsid w:val="00925E77"/>
    <w:rsid w:val="0092623C"/>
    <w:rsid w:val="00926348"/>
    <w:rsid w:val="00926452"/>
    <w:rsid w:val="0092646C"/>
    <w:rsid w:val="009264B4"/>
    <w:rsid w:val="009265FA"/>
    <w:rsid w:val="00926651"/>
    <w:rsid w:val="009268C8"/>
    <w:rsid w:val="00926B83"/>
    <w:rsid w:val="00926DF6"/>
    <w:rsid w:val="00926E0F"/>
    <w:rsid w:val="00926EEF"/>
    <w:rsid w:val="00926F36"/>
    <w:rsid w:val="009270FB"/>
    <w:rsid w:val="009273B8"/>
    <w:rsid w:val="0092741A"/>
    <w:rsid w:val="00927444"/>
    <w:rsid w:val="00927567"/>
    <w:rsid w:val="00927737"/>
    <w:rsid w:val="009277C8"/>
    <w:rsid w:val="00927801"/>
    <w:rsid w:val="00927ABE"/>
    <w:rsid w:val="00927C20"/>
    <w:rsid w:val="00927C5A"/>
    <w:rsid w:val="00930155"/>
    <w:rsid w:val="00930236"/>
    <w:rsid w:val="009302E7"/>
    <w:rsid w:val="009303F2"/>
    <w:rsid w:val="00930A7A"/>
    <w:rsid w:val="00930D73"/>
    <w:rsid w:val="00930F4A"/>
    <w:rsid w:val="009310A0"/>
    <w:rsid w:val="009313E1"/>
    <w:rsid w:val="0093155C"/>
    <w:rsid w:val="0093194E"/>
    <w:rsid w:val="00931C02"/>
    <w:rsid w:val="0093219F"/>
    <w:rsid w:val="00932470"/>
    <w:rsid w:val="00932471"/>
    <w:rsid w:val="00932496"/>
    <w:rsid w:val="009324E5"/>
    <w:rsid w:val="009324F4"/>
    <w:rsid w:val="009324F6"/>
    <w:rsid w:val="00932526"/>
    <w:rsid w:val="009325D6"/>
    <w:rsid w:val="0093299D"/>
    <w:rsid w:val="00932C3A"/>
    <w:rsid w:val="00932DBF"/>
    <w:rsid w:val="009330AB"/>
    <w:rsid w:val="009331BC"/>
    <w:rsid w:val="00933390"/>
    <w:rsid w:val="00933656"/>
    <w:rsid w:val="00933703"/>
    <w:rsid w:val="00933770"/>
    <w:rsid w:val="0093394D"/>
    <w:rsid w:val="00933AF2"/>
    <w:rsid w:val="00933CA7"/>
    <w:rsid w:val="00933D7B"/>
    <w:rsid w:val="00933EE3"/>
    <w:rsid w:val="009342D6"/>
    <w:rsid w:val="009344DF"/>
    <w:rsid w:val="009349D0"/>
    <w:rsid w:val="00934C23"/>
    <w:rsid w:val="00934CE9"/>
    <w:rsid w:val="00934D3E"/>
    <w:rsid w:val="00934F66"/>
    <w:rsid w:val="00935024"/>
    <w:rsid w:val="0093516C"/>
    <w:rsid w:val="00935233"/>
    <w:rsid w:val="0093538E"/>
    <w:rsid w:val="009353F2"/>
    <w:rsid w:val="00935525"/>
    <w:rsid w:val="009356A7"/>
    <w:rsid w:val="00935838"/>
    <w:rsid w:val="00935A9E"/>
    <w:rsid w:val="00935B48"/>
    <w:rsid w:val="00935D27"/>
    <w:rsid w:val="00935F4A"/>
    <w:rsid w:val="0093615F"/>
    <w:rsid w:val="009362A6"/>
    <w:rsid w:val="0093636E"/>
    <w:rsid w:val="0093662D"/>
    <w:rsid w:val="009366EA"/>
    <w:rsid w:val="00936795"/>
    <w:rsid w:val="00936822"/>
    <w:rsid w:val="00936889"/>
    <w:rsid w:val="009368C7"/>
    <w:rsid w:val="009368DC"/>
    <w:rsid w:val="00936CB3"/>
    <w:rsid w:val="00936F00"/>
    <w:rsid w:val="00936FE6"/>
    <w:rsid w:val="00937031"/>
    <w:rsid w:val="00937098"/>
    <w:rsid w:val="009370C6"/>
    <w:rsid w:val="009372EC"/>
    <w:rsid w:val="00937413"/>
    <w:rsid w:val="0093759A"/>
    <w:rsid w:val="0093767B"/>
    <w:rsid w:val="0093770F"/>
    <w:rsid w:val="009377A9"/>
    <w:rsid w:val="00937A7C"/>
    <w:rsid w:val="00940118"/>
    <w:rsid w:val="009402BA"/>
    <w:rsid w:val="0094042F"/>
    <w:rsid w:val="009404E7"/>
    <w:rsid w:val="00940764"/>
    <w:rsid w:val="00940B15"/>
    <w:rsid w:val="00940BEF"/>
    <w:rsid w:val="00940F8E"/>
    <w:rsid w:val="009411DE"/>
    <w:rsid w:val="0094127E"/>
    <w:rsid w:val="009412D2"/>
    <w:rsid w:val="009414D7"/>
    <w:rsid w:val="00941639"/>
    <w:rsid w:val="0094186D"/>
    <w:rsid w:val="00941A44"/>
    <w:rsid w:val="00941A74"/>
    <w:rsid w:val="00941C21"/>
    <w:rsid w:val="0094216E"/>
    <w:rsid w:val="009421F1"/>
    <w:rsid w:val="00942347"/>
    <w:rsid w:val="00942477"/>
    <w:rsid w:val="009426FB"/>
    <w:rsid w:val="00942A73"/>
    <w:rsid w:val="00942D28"/>
    <w:rsid w:val="00942D58"/>
    <w:rsid w:val="00942DE7"/>
    <w:rsid w:val="00942E32"/>
    <w:rsid w:val="00943048"/>
    <w:rsid w:val="0094317D"/>
    <w:rsid w:val="00943341"/>
    <w:rsid w:val="00943448"/>
    <w:rsid w:val="00943457"/>
    <w:rsid w:val="0094346F"/>
    <w:rsid w:val="009434C7"/>
    <w:rsid w:val="009435C6"/>
    <w:rsid w:val="009437D9"/>
    <w:rsid w:val="0094396F"/>
    <w:rsid w:val="00943A75"/>
    <w:rsid w:val="00943BBE"/>
    <w:rsid w:val="00943C7F"/>
    <w:rsid w:val="00943DCB"/>
    <w:rsid w:val="00943E82"/>
    <w:rsid w:val="00944062"/>
    <w:rsid w:val="00944253"/>
    <w:rsid w:val="009442B9"/>
    <w:rsid w:val="009442F5"/>
    <w:rsid w:val="0094457D"/>
    <w:rsid w:val="00944679"/>
    <w:rsid w:val="009447CA"/>
    <w:rsid w:val="00944977"/>
    <w:rsid w:val="009449E0"/>
    <w:rsid w:val="00944B20"/>
    <w:rsid w:val="00944C03"/>
    <w:rsid w:val="00944EB0"/>
    <w:rsid w:val="00944F9F"/>
    <w:rsid w:val="00944FC8"/>
    <w:rsid w:val="009450CD"/>
    <w:rsid w:val="00945177"/>
    <w:rsid w:val="00945281"/>
    <w:rsid w:val="00945299"/>
    <w:rsid w:val="009452F7"/>
    <w:rsid w:val="00945722"/>
    <w:rsid w:val="00945775"/>
    <w:rsid w:val="0094591E"/>
    <w:rsid w:val="00945939"/>
    <w:rsid w:val="00945A20"/>
    <w:rsid w:val="00945A27"/>
    <w:rsid w:val="00945CE0"/>
    <w:rsid w:val="00945E11"/>
    <w:rsid w:val="00945F3A"/>
    <w:rsid w:val="009460FF"/>
    <w:rsid w:val="009461F3"/>
    <w:rsid w:val="00946295"/>
    <w:rsid w:val="009462BB"/>
    <w:rsid w:val="009463BE"/>
    <w:rsid w:val="00946826"/>
    <w:rsid w:val="009469D1"/>
    <w:rsid w:val="00946AD5"/>
    <w:rsid w:val="00946BCD"/>
    <w:rsid w:val="00946C0A"/>
    <w:rsid w:val="00946C8A"/>
    <w:rsid w:val="00946D4C"/>
    <w:rsid w:val="00946EFC"/>
    <w:rsid w:val="00946F84"/>
    <w:rsid w:val="009475AC"/>
    <w:rsid w:val="009478FD"/>
    <w:rsid w:val="0094790B"/>
    <w:rsid w:val="00947AB4"/>
    <w:rsid w:val="00947B1A"/>
    <w:rsid w:val="00947B86"/>
    <w:rsid w:val="00947C81"/>
    <w:rsid w:val="00947CCF"/>
    <w:rsid w:val="00947D79"/>
    <w:rsid w:val="00947E2A"/>
    <w:rsid w:val="009502D1"/>
    <w:rsid w:val="009502D2"/>
    <w:rsid w:val="009506FB"/>
    <w:rsid w:val="00950AC3"/>
    <w:rsid w:val="00950CED"/>
    <w:rsid w:val="00950D66"/>
    <w:rsid w:val="00950E59"/>
    <w:rsid w:val="00950F91"/>
    <w:rsid w:val="00951117"/>
    <w:rsid w:val="00951133"/>
    <w:rsid w:val="00951328"/>
    <w:rsid w:val="0095150C"/>
    <w:rsid w:val="00951545"/>
    <w:rsid w:val="0095169D"/>
    <w:rsid w:val="009516AC"/>
    <w:rsid w:val="00951840"/>
    <w:rsid w:val="009518BF"/>
    <w:rsid w:val="009519A8"/>
    <w:rsid w:val="00951AC4"/>
    <w:rsid w:val="00951B06"/>
    <w:rsid w:val="00951B86"/>
    <w:rsid w:val="00951C8B"/>
    <w:rsid w:val="00951CC8"/>
    <w:rsid w:val="00951CDE"/>
    <w:rsid w:val="00951CDF"/>
    <w:rsid w:val="00951D4B"/>
    <w:rsid w:val="00952746"/>
    <w:rsid w:val="00952761"/>
    <w:rsid w:val="009527CC"/>
    <w:rsid w:val="009529F6"/>
    <w:rsid w:val="00952B55"/>
    <w:rsid w:val="00952C49"/>
    <w:rsid w:val="00952CF1"/>
    <w:rsid w:val="00952F49"/>
    <w:rsid w:val="009530D3"/>
    <w:rsid w:val="00953116"/>
    <w:rsid w:val="00953125"/>
    <w:rsid w:val="00953390"/>
    <w:rsid w:val="00953451"/>
    <w:rsid w:val="00953508"/>
    <w:rsid w:val="0095360A"/>
    <w:rsid w:val="00953D0C"/>
    <w:rsid w:val="00953E0D"/>
    <w:rsid w:val="00953FA3"/>
    <w:rsid w:val="00954550"/>
    <w:rsid w:val="0095464E"/>
    <w:rsid w:val="00954860"/>
    <w:rsid w:val="00954BD8"/>
    <w:rsid w:val="00954D18"/>
    <w:rsid w:val="00954D91"/>
    <w:rsid w:val="00954ED1"/>
    <w:rsid w:val="00954F31"/>
    <w:rsid w:val="00954FEC"/>
    <w:rsid w:val="0095526E"/>
    <w:rsid w:val="0095538B"/>
    <w:rsid w:val="0095544A"/>
    <w:rsid w:val="00955475"/>
    <w:rsid w:val="009554B8"/>
    <w:rsid w:val="00955581"/>
    <w:rsid w:val="009557F5"/>
    <w:rsid w:val="0095592C"/>
    <w:rsid w:val="00955E28"/>
    <w:rsid w:val="00955EB2"/>
    <w:rsid w:val="00955F9C"/>
    <w:rsid w:val="00956205"/>
    <w:rsid w:val="00956215"/>
    <w:rsid w:val="0095633C"/>
    <w:rsid w:val="009563A3"/>
    <w:rsid w:val="00956417"/>
    <w:rsid w:val="00956476"/>
    <w:rsid w:val="00956534"/>
    <w:rsid w:val="00956859"/>
    <w:rsid w:val="00956B20"/>
    <w:rsid w:val="00956CE9"/>
    <w:rsid w:val="009570C3"/>
    <w:rsid w:val="009571AD"/>
    <w:rsid w:val="0095724E"/>
    <w:rsid w:val="00957318"/>
    <w:rsid w:val="00957391"/>
    <w:rsid w:val="00957444"/>
    <w:rsid w:val="009576BA"/>
    <w:rsid w:val="009577D3"/>
    <w:rsid w:val="009578CA"/>
    <w:rsid w:val="00957A0C"/>
    <w:rsid w:val="00957BF1"/>
    <w:rsid w:val="00957CBC"/>
    <w:rsid w:val="0096022F"/>
    <w:rsid w:val="00960349"/>
    <w:rsid w:val="0096039C"/>
    <w:rsid w:val="00960434"/>
    <w:rsid w:val="009604D7"/>
    <w:rsid w:val="009606D8"/>
    <w:rsid w:val="00960733"/>
    <w:rsid w:val="009607A8"/>
    <w:rsid w:val="0096085C"/>
    <w:rsid w:val="00960916"/>
    <w:rsid w:val="009609A0"/>
    <w:rsid w:val="009609AD"/>
    <w:rsid w:val="00960AB9"/>
    <w:rsid w:val="00960C87"/>
    <w:rsid w:val="00960DB4"/>
    <w:rsid w:val="00960F7E"/>
    <w:rsid w:val="00961168"/>
    <w:rsid w:val="009611D5"/>
    <w:rsid w:val="009613D6"/>
    <w:rsid w:val="0096142F"/>
    <w:rsid w:val="009614BE"/>
    <w:rsid w:val="009615BB"/>
    <w:rsid w:val="00961625"/>
    <w:rsid w:val="0096172C"/>
    <w:rsid w:val="009618B6"/>
    <w:rsid w:val="00961D6A"/>
    <w:rsid w:val="00961F06"/>
    <w:rsid w:val="00962111"/>
    <w:rsid w:val="00962418"/>
    <w:rsid w:val="00962559"/>
    <w:rsid w:val="00962BAC"/>
    <w:rsid w:val="00963001"/>
    <w:rsid w:val="0096308B"/>
    <w:rsid w:val="009630BF"/>
    <w:rsid w:val="009630EF"/>
    <w:rsid w:val="0096311C"/>
    <w:rsid w:val="00963317"/>
    <w:rsid w:val="00963396"/>
    <w:rsid w:val="00963563"/>
    <w:rsid w:val="009635C7"/>
    <w:rsid w:val="009636A5"/>
    <w:rsid w:val="009636C0"/>
    <w:rsid w:val="009637BA"/>
    <w:rsid w:val="009638C9"/>
    <w:rsid w:val="00963BB2"/>
    <w:rsid w:val="00963DCA"/>
    <w:rsid w:val="00963DFE"/>
    <w:rsid w:val="00963F9C"/>
    <w:rsid w:val="009641DD"/>
    <w:rsid w:val="009641FB"/>
    <w:rsid w:val="00964350"/>
    <w:rsid w:val="009643C9"/>
    <w:rsid w:val="009644D2"/>
    <w:rsid w:val="009645F4"/>
    <w:rsid w:val="0096470B"/>
    <w:rsid w:val="00964848"/>
    <w:rsid w:val="0096493F"/>
    <w:rsid w:val="00964AA7"/>
    <w:rsid w:val="00964C1F"/>
    <w:rsid w:val="00964CF6"/>
    <w:rsid w:val="00964D44"/>
    <w:rsid w:val="00964DFA"/>
    <w:rsid w:val="00964EAD"/>
    <w:rsid w:val="00964F57"/>
    <w:rsid w:val="00964FD9"/>
    <w:rsid w:val="0096500E"/>
    <w:rsid w:val="00965180"/>
    <w:rsid w:val="0096526E"/>
    <w:rsid w:val="00965285"/>
    <w:rsid w:val="00965439"/>
    <w:rsid w:val="009654BC"/>
    <w:rsid w:val="009656C2"/>
    <w:rsid w:val="0096581D"/>
    <w:rsid w:val="00965882"/>
    <w:rsid w:val="00965E42"/>
    <w:rsid w:val="009661E5"/>
    <w:rsid w:val="0096631C"/>
    <w:rsid w:val="0096633A"/>
    <w:rsid w:val="00966518"/>
    <w:rsid w:val="00966701"/>
    <w:rsid w:val="00966918"/>
    <w:rsid w:val="0096693B"/>
    <w:rsid w:val="00966A5F"/>
    <w:rsid w:val="00966EE0"/>
    <w:rsid w:val="00966F6B"/>
    <w:rsid w:val="00967000"/>
    <w:rsid w:val="0096708C"/>
    <w:rsid w:val="009670DE"/>
    <w:rsid w:val="00967110"/>
    <w:rsid w:val="00967461"/>
    <w:rsid w:val="009676FA"/>
    <w:rsid w:val="0096776E"/>
    <w:rsid w:val="00967803"/>
    <w:rsid w:val="00967BAE"/>
    <w:rsid w:val="00967D62"/>
    <w:rsid w:val="00967F48"/>
    <w:rsid w:val="00967FDE"/>
    <w:rsid w:val="0097022D"/>
    <w:rsid w:val="009702EA"/>
    <w:rsid w:val="0097034B"/>
    <w:rsid w:val="009704D4"/>
    <w:rsid w:val="0097064F"/>
    <w:rsid w:val="00970ABA"/>
    <w:rsid w:val="00970CAA"/>
    <w:rsid w:val="00970FE0"/>
    <w:rsid w:val="00971273"/>
    <w:rsid w:val="00971405"/>
    <w:rsid w:val="009715C9"/>
    <w:rsid w:val="0097160E"/>
    <w:rsid w:val="0097181F"/>
    <w:rsid w:val="009718A0"/>
    <w:rsid w:val="009719E5"/>
    <w:rsid w:val="00971AB0"/>
    <w:rsid w:val="00971B14"/>
    <w:rsid w:val="00971C04"/>
    <w:rsid w:val="00971D16"/>
    <w:rsid w:val="00971D9E"/>
    <w:rsid w:val="00971DDF"/>
    <w:rsid w:val="00971DE3"/>
    <w:rsid w:val="0097208F"/>
    <w:rsid w:val="009720E8"/>
    <w:rsid w:val="009722BC"/>
    <w:rsid w:val="009729D5"/>
    <w:rsid w:val="00972A32"/>
    <w:rsid w:val="00972B44"/>
    <w:rsid w:val="00972B62"/>
    <w:rsid w:val="00972B88"/>
    <w:rsid w:val="00972F1B"/>
    <w:rsid w:val="00973136"/>
    <w:rsid w:val="00973305"/>
    <w:rsid w:val="00973623"/>
    <w:rsid w:val="009736A7"/>
    <w:rsid w:val="009738B5"/>
    <w:rsid w:val="00973A17"/>
    <w:rsid w:val="00973DF7"/>
    <w:rsid w:val="00973E39"/>
    <w:rsid w:val="009741F6"/>
    <w:rsid w:val="00974236"/>
    <w:rsid w:val="009742BF"/>
    <w:rsid w:val="009742CC"/>
    <w:rsid w:val="00974340"/>
    <w:rsid w:val="009745D8"/>
    <w:rsid w:val="00974716"/>
    <w:rsid w:val="009747B9"/>
    <w:rsid w:val="00974A65"/>
    <w:rsid w:val="00974B75"/>
    <w:rsid w:val="00974B7C"/>
    <w:rsid w:val="00974BF7"/>
    <w:rsid w:val="00974C33"/>
    <w:rsid w:val="00974CCD"/>
    <w:rsid w:val="00974DD0"/>
    <w:rsid w:val="00974DF4"/>
    <w:rsid w:val="00974FBD"/>
    <w:rsid w:val="009750BE"/>
    <w:rsid w:val="009757AA"/>
    <w:rsid w:val="009757BF"/>
    <w:rsid w:val="009757F5"/>
    <w:rsid w:val="00975CAD"/>
    <w:rsid w:val="00975DA6"/>
    <w:rsid w:val="00975E5F"/>
    <w:rsid w:val="00975E65"/>
    <w:rsid w:val="00975EBC"/>
    <w:rsid w:val="0097614B"/>
    <w:rsid w:val="009762C9"/>
    <w:rsid w:val="009765E3"/>
    <w:rsid w:val="0097673E"/>
    <w:rsid w:val="00976892"/>
    <w:rsid w:val="00976A4F"/>
    <w:rsid w:val="00976AB8"/>
    <w:rsid w:val="00976D99"/>
    <w:rsid w:val="00976ECA"/>
    <w:rsid w:val="009772FF"/>
    <w:rsid w:val="0097768E"/>
    <w:rsid w:val="009776D0"/>
    <w:rsid w:val="00977718"/>
    <w:rsid w:val="00977785"/>
    <w:rsid w:val="009777E7"/>
    <w:rsid w:val="009778B9"/>
    <w:rsid w:val="0097798A"/>
    <w:rsid w:val="009779D1"/>
    <w:rsid w:val="00977A5A"/>
    <w:rsid w:val="00977B0C"/>
    <w:rsid w:val="00977B3E"/>
    <w:rsid w:val="00977C03"/>
    <w:rsid w:val="00977D52"/>
    <w:rsid w:val="00977EAE"/>
    <w:rsid w:val="00977F48"/>
    <w:rsid w:val="009801F8"/>
    <w:rsid w:val="0098022D"/>
    <w:rsid w:val="00980439"/>
    <w:rsid w:val="009806C7"/>
    <w:rsid w:val="00980A6C"/>
    <w:rsid w:val="00980BE9"/>
    <w:rsid w:val="00980DCD"/>
    <w:rsid w:val="00980E7D"/>
    <w:rsid w:val="00981045"/>
    <w:rsid w:val="009811BF"/>
    <w:rsid w:val="009811F0"/>
    <w:rsid w:val="00981216"/>
    <w:rsid w:val="0098136E"/>
    <w:rsid w:val="009814E8"/>
    <w:rsid w:val="009819B2"/>
    <w:rsid w:val="00981A2F"/>
    <w:rsid w:val="00981D02"/>
    <w:rsid w:val="00981F0D"/>
    <w:rsid w:val="0098217E"/>
    <w:rsid w:val="00982191"/>
    <w:rsid w:val="00982204"/>
    <w:rsid w:val="009822BF"/>
    <w:rsid w:val="009824B5"/>
    <w:rsid w:val="009825C4"/>
    <w:rsid w:val="0098275E"/>
    <w:rsid w:val="009827D8"/>
    <w:rsid w:val="00982866"/>
    <w:rsid w:val="009829BE"/>
    <w:rsid w:val="00982A10"/>
    <w:rsid w:val="00982A8F"/>
    <w:rsid w:val="00982AB4"/>
    <w:rsid w:val="00982ACA"/>
    <w:rsid w:val="00982BA6"/>
    <w:rsid w:val="00982D12"/>
    <w:rsid w:val="00982DBB"/>
    <w:rsid w:val="009830AF"/>
    <w:rsid w:val="009833A1"/>
    <w:rsid w:val="009833B3"/>
    <w:rsid w:val="009833C0"/>
    <w:rsid w:val="00983492"/>
    <w:rsid w:val="009835C1"/>
    <w:rsid w:val="0098369B"/>
    <w:rsid w:val="009836C0"/>
    <w:rsid w:val="009836E7"/>
    <w:rsid w:val="0098383D"/>
    <w:rsid w:val="00983854"/>
    <w:rsid w:val="00983DC6"/>
    <w:rsid w:val="00983EA9"/>
    <w:rsid w:val="009841BB"/>
    <w:rsid w:val="009847C6"/>
    <w:rsid w:val="009847EF"/>
    <w:rsid w:val="009849B4"/>
    <w:rsid w:val="00984BFC"/>
    <w:rsid w:val="00984DB0"/>
    <w:rsid w:val="009851D6"/>
    <w:rsid w:val="00985674"/>
    <w:rsid w:val="00985A73"/>
    <w:rsid w:val="00985A90"/>
    <w:rsid w:val="00985B2B"/>
    <w:rsid w:val="00985B62"/>
    <w:rsid w:val="00985D98"/>
    <w:rsid w:val="00985DF0"/>
    <w:rsid w:val="009863A3"/>
    <w:rsid w:val="0098641D"/>
    <w:rsid w:val="00986469"/>
    <w:rsid w:val="009864A7"/>
    <w:rsid w:val="00986518"/>
    <w:rsid w:val="00986547"/>
    <w:rsid w:val="00986677"/>
    <w:rsid w:val="009866C7"/>
    <w:rsid w:val="00986805"/>
    <w:rsid w:val="00986A2A"/>
    <w:rsid w:val="00986A85"/>
    <w:rsid w:val="00986A94"/>
    <w:rsid w:val="00986C3C"/>
    <w:rsid w:val="00986D87"/>
    <w:rsid w:val="00986E1B"/>
    <w:rsid w:val="00986E42"/>
    <w:rsid w:val="0098700E"/>
    <w:rsid w:val="00987030"/>
    <w:rsid w:val="009870B4"/>
    <w:rsid w:val="009870CA"/>
    <w:rsid w:val="0098714F"/>
    <w:rsid w:val="009871DD"/>
    <w:rsid w:val="009871F2"/>
    <w:rsid w:val="00987224"/>
    <w:rsid w:val="00987464"/>
    <w:rsid w:val="0098774E"/>
    <w:rsid w:val="00987A5C"/>
    <w:rsid w:val="00987C1E"/>
    <w:rsid w:val="00987CEC"/>
    <w:rsid w:val="00987D6B"/>
    <w:rsid w:val="00987D78"/>
    <w:rsid w:val="00987FBD"/>
    <w:rsid w:val="00990172"/>
    <w:rsid w:val="00990332"/>
    <w:rsid w:val="009906B6"/>
    <w:rsid w:val="009906CB"/>
    <w:rsid w:val="00990E33"/>
    <w:rsid w:val="00990EAF"/>
    <w:rsid w:val="00990F40"/>
    <w:rsid w:val="00991024"/>
    <w:rsid w:val="009912BD"/>
    <w:rsid w:val="00991533"/>
    <w:rsid w:val="009917E2"/>
    <w:rsid w:val="0099182F"/>
    <w:rsid w:val="0099193D"/>
    <w:rsid w:val="00991B3C"/>
    <w:rsid w:val="00991B62"/>
    <w:rsid w:val="00991D88"/>
    <w:rsid w:val="009924A2"/>
    <w:rsid w:val="0099252E"/>
    <w:rsid w:val="0099259D"/>
    <w:rsid w:val="00992752"/>
    <w:rsid w:val="009929C5"/>
    <w:rsid w:val="00992D35"/>
    <w:rsid w:val="00992FA1"/>
    <w:rsid w:val="0099304C"/>
    <w:rsid w:val="00993055"/>
    <w:rsid w:val="009930F2"/>
    <w:rsid w:val="009935BF"/>
    <w:rsid w:val="00993738"/>
    <w:rsid w:val="00993755"/>
    <w:rsid w:val="009938C9"/>
    <w:rsid w:val="00993A22"/>
    <w:rsid w:val="00993AE1"/>
    <w:rsid w:val="0099413D"/>
    <w:rsid w:val="009941A6"/>
    <w:rsid w:val="00994247"/>
    <w:rsid w:val="009942CC"/>
    <w:rsid w:val="0099447B"/>
    <w:rsid w:val="00994736"/>
    <w:rsid w:val="009947D8"/>
    <w:rsid w:val="0099483F"/>
    <w:rsid w:val="0099489D"/>
    <w:rsid w:val="009948DA"/>
    <w:rsid w:val="00994967"/>
    <w:rsid w:val="00994A82"/>
    <w:rsid w:val="00994AF7"/>
    <w:rsid w:val="00994DDA"/>
    <w:rsid w:val="00994E90"/>
    <w:rsid w:val="009951DF"/>
    <w:rsid w:val="0099523B"/>
    <w:rsid w:val="00995451"/>
    <w:rsid w:val="00995487"/>
    <w:rsid w:val="009954CF"/>
    <w:rsid w:val="00995555"/>
    <w:rsid w:val="00995649"/>
    <w:rsid w:val="009958FF"/>
    <w:rsid w:val="009959E8"/>
    <w:rsid w:val="00995A2E"/>
    <w:rsid w:val="00995CC5"/>
    <w:rsid w:val="00995D62"/>
    <w:rsid w:val="00995E14"/>
    <w:rsid w:val="0099612A"/>
    <w:rsid w:val="0099612E"/>
    <w:rsid w:val="00996764"/>
    <w:rsid w:val="0099682C"/>
    <w:rsid w:val="009969CD"/>
    <w:rsid w:val="00996A62"/>
    <w:rsid w:val="00996AEC"/>
    <w:rsid w:val="00996BD6"/>
    <w:rsid w:val="0099700B"/>
    <w:rsid w:val="00997042"/>
    <w:rsid w:val="009971C0"/>
    <w:rsid w:val="00997572"/>
    <w:rsid w:val="009976FE"/>
    <w:rsid w:val="0099781D"/>
    <w:rsid w:val="009979E1"/>
    <w:rsid w:val="00997A55"/>
    <w:rsid w:val="00997B7E"/>
    <w:rsid w:val="00997E00"/>
    <w:rsid w:val="00997FB6"/>
    <w:rsid w:val="00997FF8"/>
    <w:rsid w:val="009A01BE"/>
    <w:rsid w:val="009A0245"/>
    <w:rsid w:val="009A0804"/>
    <w:rsid w:val="009A0ACA"/>
    <w:rsid w:val="009A0E22"/>
    <w:rsid w:val="009A0E90"/>
    <w:rsid w:val="009A0F05"/>
    <w:rsid w:val="009A1251"/>
    <w:rsid w:val="009A1299"/>
    <w:rsid w:val="009A131C"/>
    <w:rsid w:val="009A13F7"/>
    <w:rsid w:val="009A1405"/>
    <w:rsid w:val="009A14E4"/>
    <w:rsid w:val="009A14FD"/>
    <w:rsid w:val="009A152C"/>
    <w:rsid w:val="009A1678"/>
    <w:rsid w:val="009A18CA"/>
    <w:rsid w:val="009A1903"/>
    <w:rsid w:val="009A1A5C"/>
    <w:rsid w:val="009A1CCE"/>
    <w:rsid w:val="009A1F95"/>
    <w:rsid w:val="009A2028"/>
    <w:rsid w:val="009A21F0"/>
    <w:rsid w:val="009A222E"/>
    <w:rsid w:val="009A239A"/>
    <w:rsid w:val="009A23E0"/>
    <w:rsid w:val="009A241F"/>
    <w:rsid w:val="009A2619"/>
    <w:rsid w:val="009A261E"/>
    <w:rsid w:val="009A2625"/>
    <w:rsid w:val="009A2897"/>
    <w:rsid w:val="009A2A58"/>
    <w:rsid w:val="009A2B12"/>
    <w:rsid w:val="009A2D5D"/>
    <w:rsid w:val="009A31AD"/>
    <w:rsid w:val="009A3409"/>
    <w:rsid w:val="009A34BF"/>
    <w:rsid w:val="009A35CA"/>
    <w:rsid w:val="009A364B"/>
    <w:rsid w:val="009A36E4"/>
    <w:rsid w:val="009A37B1"/>
    <w:rsid w:val="009A390C"/>
    <w:rsid w:val="009A3B54"/>
    <w:rsid w:val="009A3D2F"/>
    <w:rsid w:val="009A3DE1"/>
    <w:rsid w:val="009A3EB4"/>
    <w:rsid w:val="009A40D9"/>
    <w:rsid w:val="009A40DE"/>
    <w:rsid w:val="009A4161"/>
    <w:rsid w:val="009A445F"/>
    <w:rsid w:val="009A4491"/>
    <w:rsid w:val="009A46F7"/>
    <w:rsid w:val="009A49CC"/>
    <w:rsid w:val="009A4B7C"/>
    <w:rsid w:val="009A4BCA"/>
    <w:rsid w:val="009A4D83"/>
    <w:rsid w:val="009A4F73"/>
    <w:rsid w:val="009A5134"/>
    <w:rsid w:val="009A5141"/>
    <w:rsid w:val="009A5355"/>
    <w:rsid w:val="009A53CC"/>
    <w:rsid w:val="009A5413"/>
    <w:rsid w:val="009A5421"/>
    <w:rsid w:val="009A55DE"/>
    <w:rsid w:val="009A56A0"/>
    <w:rsid w:val="009A5702"/>
    <w:rsid w:val="009A57BD"/>
    <w:rsid w:val="009A58CF"/>
    <w:rsid w:val="009A58E9"/>
    <w:rsid w:val="009A5A85"/>
    <w:rsid w:val="009A5B94"/>
    <w:rsid w:val="009A5C03"/>
    <w:rsid w:val="009A5C6C"/>
    <w:rsid w:val="009A5E91"/>
    <w:rsid w:val="009A5FA6"/>
    <w:rsid w:val="009A60F2"/>
    <w:rsid w:val="009A645C"/>
    <w:rsid w:val="009A6540"/>
    <w:rsid w:val="009A6661"/>
    <w:rsid w:val="009A66C7"/>
    <w:rsid w:val="009A694B"/>
    <w:rsid w:val="009A695C"/>
    <w:rsid w:val="009A6A12"/>
    <w:rsid w:val="009A6E35"/>
    <w:rsid w:val="009A6F8B"/>
    <w:rsid w:val="009A6FF7"/>
    <w:rsid w:val="009A7051"/>
    <w:rsid w:val="009A7179"/>
    <w:rsid w:val="009A7311"/>
    <w:rsid w:val="009A73B1"/>
    <w:rsid w:val="009A73F3"/>
    <w:rsid w:val="009A7519"/>
    <w:rsid w:val="009A75F3"/>
    <w:rsid w:val="009A7646"/>
    <w:rsid w:val="009A78F0"/>
    <w:rsid w:val="009A791B"/>
    <w:rsid w:val="009A791C"/>
    <w:rsid w:val="009A7A61"/>
    <w:rsid w:val="009A7B0F"/>
    <w:rsid w:val="009A7F52"/>
    <w:rsid w:val="009B0421"/>
    <w:rsid w:val="009B063C"/>
    <w:rsid w:val="009B06DE"/>
    <w:rsid w:val="009B078A"/>
    <w:rsid w:val="009B0823"/>
    <w:rsid w:val="009B0B85"/>
    <w:rsid w:val="009B0D34"/>
    <w:rsid w:val="009B0DDD"/>
    <w:rsid w:val="009B111D"/>
    <w:rsid w:val="009B1243"/>
    <w:rsid w:val="009B1275"/>
    <w:rsid w:val="009B142F"/>
    <w:rsid w:val="009B1558"/>
    <w:rsid w:val="009B1610"/>
    <w:rsid w:val="009B1663"/>
    <w:rsid w:val="009B1846"/>
    <w:rsid w:val="009B18EF"/>
    <w:rsid w:val="009B194F"/>
    <w:rsid w:val="009B19F0"/>
    <w:rsid w:val="009B1BD9"/>
    <w:rsid w:val="009B1D49"/>
    <w:rsid w:val="009B1DB1"/>
    <w:rsid w:val="009B1FF3"/>
    <w:rsid w:val="009B2162"/>
    <w:rsid w:val="009B21BF"/>
    <w:rsid w:val="009B22AC"/>
    <w:rsid w:val="009B2312"/>
    <w:rsid w:val="009B24AA"/>
    <w:rsid w:val="009B26BC"/>
    <w:rsid w:val="009B27E0"/>
    <w:rsid w:val="009B2856"/>
    <w:rsid w:val="009B2967"/>
    <w:rsid w:val="009B2986"/>
    <w:rsid w:val="009B2C71"/>
    <w:rsid w:val="009B2CEC"/>
    <w:rsid w:val="009B2EB8"/>
    <w:rsid w:val="009B2F4C"/>
    <w:rsid w:val="009B2FED"/>
    <w:rsid w:val="009B34FC"/>
    <w:rsid w:val="009B3725"/>
    <w:rsid w:val="009B37F4"/>
    <w:rsid w:val="009B3847"/>
    <w:rsid w:val="009B3920"/>
    <w:rsid w:val="009B3AD4"/>
    <w:rsid w:val="009B3AE7"/>
    <w:rsid w:val="009B3B5D"/>
    <w:rsid w:val="009B3C62"/>
    <w:rsid w:val="009B3DA7"/>
    <w:rsid w:val="009B3DB3"/>
    <w:rsid w:val="009B3F76"/>
    <w:rsid w:val="009B43BE"/>
    <w:rsid w:val="009B44B5"/>
    <w:rsid w:val="009B44D9"/>
    <w:rsid w:val="009B45A6"/>
    <w:rsid w:val="009B4C52"/>
    <w:rsid w:val="009B4C54"/>
    <w:rsid w:val="009B4CF1"/>
    <w:rsid w:val="009B4EA7"/>
    <w:rsid w:val="009B4EBC"/>
    <w:rsid w:val="009B4FAB"/>
    <w:rsid w:val="009B5096"/>
    <w:rsid w:val="009B52CB"/>
    <w:rsid w:val="009B5961"/>
    <w:rsid w:val="009B5A18"/>
    <w:rsid w:val="009B5EBD"/>
    <w:rsid w:val="009B5EFC"/>
    <w:rsid w:val="009B5F54"/>
    <w:rsid w:val="009B5F58"/>
    <w:rsid w:val="009B60F9"/>
    <w:rsid w:val="009B6251"/>
    <w:rsid w:val="009B64AF"/>
    <w:rsid w:val="009B656E"/>
    <w:rsid w:val="009B69CC"/>
    <w:rsid w:val="009B6A8F"/>
    <w:rsid w:val="009B6D80"/>
    <w:rsid w:val="009B6DEC"/>
    <w:rsid w:val="009B6E16"/>
    <w:rsid w:val="009B6F53"/>
    <w:rsid w:val="009B7079"/>
    <w:rsid w:val="009B7189"/>
    <w:rsid w:val="009B7502"/>
    <w:rsid w:val="009B754D"/>
    <w:rsid w:val="009B756B"/>
    <w:rsid w:val="009B75B0"/>
    <w:rsid w:val="009B7A27"/>
    <w:rsid w:val="009B7C79"/>
    <w:rsid w:val="009B7D25"/>
    <w:rsid w:val="009B7F0A"/>
    <w:rsid w:val="009B7F88"/>
    <w:rsid w:val="009C00FD"/>
    <w:rsid w:val="009C0135"/>
    <w:rsid w:val="009C019A"/>
    <w:rsid w:val="009C0531"/>
    <w:rsid w:val="009C099A"/>
    <w:rsid w:val="009C09A3"/>
    <w:rsid w:val="009C09E5"/>
    <w:rsid w:val="009C0A5F"/>
    <w:rsid w:val="009C0C43"/>
    <w:rsid w:val="009C0F94"/>
    <w:rsid w:val="009C110A"/>
    <w:rsid w:val="009C1271"/>
    <w:rsid w:val="009C136A"/>
    <w:rsid w:val="009C186B"/>
    <w:rsid w:val="009C193E"/>
    <w:rsid w:val="009C194D"/>
    <w:rsid w:val="009C19AE"/>
    <w:rsid w:val="009C19E0"/>
    <w:rsid w:val="009C1A99"/>
    <w:rsid w:val="009C1D42"/>
    <w:rsid w:val="009C20DB"/>
    <w:rsid w:val="009C20F6"/>
    <w:rsid w:val="009C214F"/>
    <w:rsid w:val="009C220A"/>
    <w:rsid w:val="009C22AB"/>
    <w:rsid w:val="009C22FE"/>
    <w:rsid w:val="009C281B"/>
    <w:rsid w:val="009C2882"/>
    <w:rsid w:val="009C2893"/>
    <w:rsid w:val="009C294A"/>
    <w:rsid w:val="009C2BC6"/>
    <w:rsid w:val="009C2C36"/>
    <w:rsid w:val="009C2D91"/>
    <w:rsid w:val="009C2E13"/>
    <w:rsid w:val="009C30C3"/>
    <w:rsid w:val="009C3116"/>
    <w:rsid w:val="009C31C4"/>
    <w:rsid w:val="009C32A1"/>
    <w:rsid w:val="009C337E"/>
    <w:rsid w:val="009C33A3"/>
    <w:rsid w:val="009C34C1"/>
    <w:rsid w:val="009C35A7"/>
    <w:rsid w:val="009C360A"/>
    <w:rsid w:val="009C3845"/>
    <w:rsid w:val="009C3863"/>
    <w:rsid w:val="009C3BD8"/>
    <w:rsid w:val="009C3BFC"/>
    <w:rsid w:val="009C3C00"/>
    <w:rsid w:val="009C42D9"/>
    <w:rsid w:val="009C4428"/>
    <w:rsid w:val="009C44F1"/>
    <w:rsid w:val="009C4552"/>
    <w:rsid w:val="009C46D2"/>
    <w:rsid w:val="009C46F4"/>
    <w:rsid w:val="009C4734"/>
    <w:rsid w:val="009C47DE"/>
    <w:rsid w:val="009C4860"/>
    <w:rsid w:val="009C48C2"/>
    <w:rsid w:val="009C48C3"/>
    <w:rsid w:val="009C4961"/>
    <w:rsid w:val="009C4C58"/>
    <w:rsid w:val="009C4CAD"/>
    <w:rsid w:val="009C4D69"/>
    <w:rsid w:val="009C4E94"/>
    <w:rsid w:val="009C4F60"/>
    <w:rsid w:val="009C5059"/>
    <w:rsid w:val="009C5223"/>
    <w:rsid w:val="009C52B7"/>
    <w:rsid w:val="009C5500"/>
    <w:rsid w:val="009C556F"/>
    <w:rsid w:val="009C57A6"/>
    <w:rsid w:val="009C5847"/>
    <w:rsid w:val="009C5889"/>
    <w:rsid w:val="009C5A4B"/>
    <w:rsid w:val="009C5AFF"/>
    <w:rsid w:val="009C5C4F"/>
    <w:rsid w:val="009C5DAF"/>
    <w:rsid w:val="009C5EB6"/>
    <w:rsid w:val="009C5FF5"/>
    <w:rsid w:val="009C6182"/>
    <w:rsid w:val="009C61DC"/>
    <w:rsid w:val="009C6372"/>
    <w:rsid w:val="009C64B6"/>
    <w:rsid w:val="009C6625"/>
    <w:rsid w:val="009C67C6"/>
    <w:rsid w:val="009C6A8F"/>
    <w:rsid w:val="009C6B38"/>
    <w:rsid w:val="009C6BA0"/>
    <w:rsid w:val="009C6BBB"/>
    <w:rsid w:val="009C6E77"/>
    <w:rsid w:val="009C6FA9"/>
    <w:rsid w:val="009C6FF9"/>
    <w:rsid w:val="009C703E"/>
    <w:rsid w:val="009C7082"/>
    <w:rsid w:val="009C7272"/>
    <w:rsid w:val="009C740A"/>
    <w:rsid w:val="009C7415"/>
    <w:rsid w:val="009C76CA"/>
    <w:rsid w:val="009C78F8"/>
    <w:rsid w:val="009C7A48"/>
    <w:rsid w:val="009C7A55"/>
    <w:rsid w:val="009C7B75"/>
    <w:rsid w:val="009C7B98"/>
    <w:rsid w:val="009D00C1"/>
    <w:rsid w:val="009D0157"/>
    <w:rsid w:val="009D0213"/>
    <w:rsid w:val="009D02C5"/>
    <w:rsid w:val="009D06EF"/>
    <w:rsid w:val="009D091C"/>
    <w:rsid w:val="009D0A20"/>
    <w:rsid w:val="009D0C3A"/>
    <w:rsid w:val="009D0E21"/>
    <w:rsid w:val="009D0E98"/>
    <w:rsid w:val="009D0F93"/>
    <w:rsid w:val="009D1465"/>
    <w:rsid w:val="009D14F1"/>
    <w:rsid w:val="009D15F2"/>
    <w:rsid w:val="009D1830"/>
    <w:rsid w:val="009D199B"/>
    <w:rsid w:val="009D1A17"/>
    <w:rsid w:val="009D1DF4"/>
    <w:rsid w:val="009D1E38"/>
    <w:rsid w:val="009D1FF8"/>
    <w:rsid w:val="009D207C"/>
    <w:rsid w:val="009D2681"/>
    <w:rsid w:val="009D277C"/>
    <w:rsid w:val="009D278B"/>
    <w:rsid w:val="009D2996"/>
    <w:rsid w:val="009D2997"/>
    <w:rsid w:val="009D29F2"/>
    <w:rsid w:val="009D2AC3"/>
    <w:rsid w:val="009D2BAA"/>
    <w:rsid w:val="009D2CC4"/>
    <w:rsid w:val="009D30C8"/>
    <w:rsid w:val="009D30DA"/>
    <w:rsid w:val="009D3139"/>
    <w:rsid w:val="009D32B7"/>
    <w:rsid w:val="009D33F7"/>
    <w:rsid w:val="009D3552"/>
    <w:rsid w:val="009D357A"/>
    <w:rsid w:val="009D3995"/>
    <w:rsid w:val="009D3FA2"/>
    <w:rsid w:val="009D3FC5"/>
    <w:rsid w:val="009D3FD5"/>
    <w:rsid w:val="009D426E"/>
    <w:rsid w:val="009D43BD"/>
    <w:rsid w:val="009D4423"/>
    <w:rsid w:val="009D469E"/>
    <w:rsid w:val="009D49A9"/>
    <w:rsid w:val="009D4B3C"/>
    <w:rsid w:val="009D4C56"/>
    <w:rsid w:val="009D4C8E"/>
    <w:rsid w:val="009D4E34"/>
    <w:rsid w:val="009D4EB8"/>
    <w:rsid w:val="009D5130"/>
    <w:rsid w:val="009D519A"/>
    <w:rsid w:val="009D51B3"/>
    <w:rsid w:val="009D547B"/>
    <w:rsid w:val="009D55A7"/>
    <w:rsid w:val="009D5787"/>
    <w:rsid w:val="009D58A6"/>
    <w:rsid w:val="009D5BD3"/>
    <w:rsid w:val="009D5D72"/>
    <w:rsid w:val="009D5FE3"/>
    <w:rsid w:val="009D64B0"/>
    <w:rsid w:val="009D64EB"/>
    <w:rsid w:val="009D6637"/>
    <w:rsid w:val="009D678A"/>
    <w:rsid w:val="009D6AB3"/>
    <w:rsid w:val="009D6AC0"/>
    <w:rsid w:val="009D6BF2"/>
    <w:rsid w:val="009D6DF9"/>
    <w:rsid w:val="009D6FA1"/>
    <w:rsid w:val="009D6FAB"/>
    <w:rsid w:val="009D71D7"/>
    <w:rsid w:val="009D7208"/>
    <w:rsid w:val="009D7318"/>
    <w:rsid w:val="009D7436"/>
    <w:rsid w:val="009D76D5"/>
    <w:rsid w:val="009D770B"/>
    <w:rsid w:val="009D7836"/>
    <w:rsid w:val="009D7937"/>
    <w:rsid w:val="009D7A54"/>
    <w:rsid w:val="009D7A93"/>
    <w:rsid w:val="009D7AC5"/>
    <w:rsid w:val="009D7B07"/>
    <w:rsid w:val="009D7B9D"/>
    <w:rsid w:val="009D7BF0"/>
    <w:rsid w:val="009D7EEC"/>
    <w:rsid w:val="009E0055"/>
    <w:rsid w:val="009E01CD"/>
    <w:rsid w:val="009E062C"/>
    <w:rsid w:val="009E0813"/>
    <w:rsid w:val="009E0870"/>
    <w:rsid w:val="009E0D49"/>
    <w:rsid w:val="009E0DA8"/>
    <w:rsid w:val="009E0E7F"/>
    <w:rsid w:val="009E0FE0"/>
    <w:rsid w:val="009E1288"/>
    <w:rsid w:val="009E1715"/>
    <w:rsid w:val="009E1AF9"/>
    <w:rsid w:val="009E1B7F"/>
    <w:rsid w:val="009E1C5D"/>
    <w:rsid w:val="009E1D2F"/>
    <w:rsid w:val="009E1F1E"/>
    <w:rsid w:val="009E22AD"/>
    <w:rsid w:val="009E26CE"/>
    <w:rsid w:val="009E2706"/>
    <w:rsid w:val="009E2729"/>
    <w:rsid w:val="009E2804"/>
    <w:rsid w:val="009E284D"/>
    <w:rsid w:val="009E288D"/>
    <w:rsid w:val="009E2B43"/>
    <w:rsid w:val="009E2C97"/>
    <w:rsid w:val="009E2D86"/>
    <w:rsid w:val="009E2DE9"/>
    <w:rsid w:val="009E2E77"/>
    <w:rsid w:val="009E34C6"/>
    <w:rsid w:val="009E364B"/>
    <w:rsid w:val="009E3826"/>
    <w:rsid w:val="009E388F"/>
    <w:rsid w:val="009E3903"/>
    <w:rsid w:val="009E39FB"/>
    <w:rsid w:val="009E3ACC"/>
    <w:rsid w:val="009E3DF3"/>
    <w:rsid w:val="009E3E7D"/>
    <w:rsid w:val="009E3F1F"/>
    <w:rsid w:val="009E3FBE"/>
    <w:rsid w:val="009E413F"/>
    <w:rsid w:val="009E4174"/>
    <w:rsid w:val="009E4302"/>
    <w:rsid w:val="009E4321"/>
    <w:rsid w:val="009E4368"/>
    <w:rsid w:val="009E44F9"/>
    <w:rsid w:val="009E4616"/>
    <w:rsid w:val="009E4A1A"/>
    <w:rsid w:val="009E4C16"/>
    <w:rsid w:val="009E4DA8"/>
    <w:rsid w:val="009E51F6"/>
    <w:rsid w:val="009E5211"/>
    <w:rsid w:val="009E5444"/>
    <w:rsid w:val="009E544B"/>
    <w:rsid w:val="009E54BF"/>
    <w:rsid w:val="009E5944"/>
    <w:rsid w:val="009E59AC"/>
    <w:rsid w:val="009E5A32"/>
    <w:rsid w:val="009E5AF1"/>
    <w:rsid w:val="009E5BCB"/>
    <w:rsid w:val="009E5C69"/>
    <w:rsid w:val="009E5DCF"/>
    <w:rsid w:val="009E5E35"/>
    <w:rsid w:val="009E5EE9"/>
    <w:rsid w:val="009E5F92"/>
    <w:rsid w:val="009E60F3"/>
    <w:rsid w:val="009E60F5"/>
    <w:rsid w:val="009E6204"/>
    <w:rsid w:val="009E6238"/>
    <w:rsid w:val="009E63B7"/>
    <w:rsid w:val="009E6464"/>
    <w:rsid w:val="009E647C"/>
    <w:rsid w:val="009E6576"/>
    <w:rsid w:val="009E6585"/>
    <w:rsid w:val="009E65A0"/>
    <w:rsid w:val="009E65FF"/>
    <w:rsid w:val="009E6607"/>
    <w:rsid w:val="009E669E"/>
    <w:rsid w:val="009E67B8"/>
    <w:rsid w:val="009E6917"/>
    <w:rsid w:val="009E6A44"/>
    <w:rsid w:val="009E6B19"/>
    <w:rsid w:val="009E6BD5"/>
    <w:rsid w:val="009E6BF7"/>
    <w:rsid w:val="009E6D78"/>
    <w:rsid w:val="009E6F5F"/>
    <w:rsid w:val="009E6F6C"/>
    <w:rsid w:val="009E739B"/>
    <w:rsid w:val="009E74C8"/>
    <w:rsid w:val="009E75F9"/>
    <w:rsid w:val="009E78AB"/>
    <w:rsid w:val="009E78D1"/>
    <w:rsid w:val="009E79D2"/>
    <w:rsid w:val="009E7A12"/>
    <w:rsid w:val="009E7AA8"/>
    <w:rsid w:val="009E7CEE"/>
    <w:rsid w:val="009E7D8A"/>
    <w:rsid w:val="009E7E8B"/>
    <w:rsid w:val="009E7F25"/>
    <w:rsid w:val="009E7FF6"/>
    <w:rsid w:val="009F0002"/>
    <w:rsid w:val="009F0027"/>
    <w:rsid w:val="009F005F"/>
    <w:rsid w:val="009F0227"/>
    <w:rsid w:val="009F0359"/>
    <w:rsid w:val="009F035D"/>
    <w:rsid w:val="009F0382"/>
    <w:rsid w:val="009F045B"/>
    <w:rsid w:val="009F046F"/>
    <w:rsid w:val="009F04D4"/>
    <w:rsid w:val="009F068B"/>
    <w:rsid w:val="009F08A8"/>
    <w:rsid w:val="009F0A3C"/>
    <w:rsid w:val="009F0A90"/>
    <w:rsid w:val="009F0AAA"/>
    <w:rsid w:val="009F0B77"/>
    <w:rsid w:val="009F0BFA"/>
    <w:rsid w:val="009F0EE8"/>
    <w:rsid w:val="009F0EEF"/>
    <w:rsid w:val="009F0F3F"/>
    <w:rsid w:val="009F1243"/>
    <w:rsid w:val="009F12C2"/>
    <w:rsid w:val="009F1523"/>
    <w:rsid w:val="009F175A"/>
    <w:rsid w:val="009F175E"/>
    <w:rsid w:val="009F19B9"/>
    <w:rsid w:val="009F1A44"/>
    <w:rsid w:val="009F1AE0"/>
    <w:rsid w:val="009F1BC9"/>
    <w:rsid w:val="009F1F03"/>
    <w:rsid w:val="009F1F0A"/>
    <w:rsid w:val="009F1F0F"/>
    <w:rsid w:val="009F1FBA"/>
    <w:rsid w:val="009F2092"/>
    <w:rsid w:val="009F220F"/>
    <w:rsid w:val="009F23DB"/>
    <w:rsid w:val="009F2445"/>
    <w:rsid w:val="009F24AD"/>
    <w:rsid w:val="009F264F"/>
    <w:rsid w:val="009F267D"/>
    <w:rsid w:val="009F2708"/>
    <w:rsid w:val="009F2C06"/>
    <w:rsid w:val="009F2C20"/>
    <w:rsid w:val="009F2CD0"/>
    <w:rsid w:val="009F2D7B"/>
    <w:rsid w:val="009F2D7E"/>
    <w:rsid w:val="009F2E14"/>
    <w:rsid w:val="009F316B"/>
    <w:rsid w:val="009F3365"/>
    <w:rsid w:val="009F33EF"/>
    <w:rsid w:val="009F34C3"/>
    <w:rsid w:val="009F3579"/>
    <w:rsid w:val="009F371F"/>
    <w:rsid w:val="009F378B"/>
    <w:rsid w:val="009F3794"/>
    <w:rsid w:val="009F388E"/>
    <w:rsid w:val="009F39F5"/>
    <w:rsid w:val="009F3ABE"/>
    <w:rsid w:val="009F3D76"/>
    <w:rsid w:val="009F3DEC"/>
    <w:rsid w:val="009F3F3E"/>
    <w:rsid w:val="009F3F93"/>
    <w:rsid w:val="009F40C4"/>
    <w:rsid w:val="009F42D4"/>
    <w:rsid w:val="009F4543"/>
    <w:rsid w:val="009F4855"/>
    <w:rsid w:val="009F4B16"/>
    <w:rsid w:val="009F4B59"/>
    <w:rsid w:val="009F4ECB"/>
    <w:rsid w:val="009F4F5C"/>
    <w:rsid w:val="009F4FA9"/>
    <w:rsid w:val="009F4FF7"/>
    <w:rsid w:val="009F5015"/>
    <w:rsid w:val="009F5041"/>
    <w:rsid w:val="009F5092"/>
    <w:rsid w:val="009F519A"/>
    <w:rsid w:val="009F5309"/>
    <w:rsid w:val="009F5494"/>
    <w:rsid w:val="009F5556"/>
    <w:rsid w:val="009F5637"/>
    <w:rsid w:val="009F584B"/>
    <w:rsid w:val="009F5AD0"/>
    <w:rsid w:val="009F5BA6"/>
    <w:rsid w:val="009F5BF6"/>
    <w:rsid w:val="009F5C22"/>
    <w:rsid w:val="009F5DDE"/>
    <w:rsid w:val="009F604E"/>
    <w:rsid w:val="009F61EF"/>
    <w:rsid w:val="009F621F"/>
    <w:rsid w:val="009F6250"/>
    <w:rsid w:val="009F6541"/>
    <w:rsid w:val="009F658A"/>
    <w:rsid w:val="009F68F7"/>
    <w:rsid w:val="009F6DEC"/>
    <w:rsid w:val="009F6F32"/>
    <w:rsid w:val="009F706B"/>
    <w:rsid w:val="009F7105"/>
    <w:rsid w:val="009F711C"/>
    <w:rsid w:val="009F741E"/>
    <w:rsid w:val="009F7673"/>
    <w:rsid w:val="009F783E"/>
    <w:rsid w:val="009F7A33"/>
    <w:rsid w:val="009F7A69"/>
    <w:rsid w:val="009F7DE3"/>
    <w:rsid w:val="00A001CC"/>
    <w:rsid w:val="00A0035B"/>
    <w:rsid w:val="00A0037E"/>
    <w:rsid w:val="00A004A0"/>
    <w:rsid w:val="00A00802"/>
    <w:rsid w:val="00A0086C"/>
    <w:rsid w:val="00A00915"/>
    <w:rsid w:val="00A00945"/>
    <w:rsid w:val="00A00979"/>
    <w:rsid w:val="00A009ED"/>
    <w:rsid w:val="00A00A21"/>
    <w:rsid w:val="00A00CDA"/>
    <w:rsid w:val="00A01214"/>
    <w:rsid w:val="00A01405"/>
    <w:rsid w:val="00A01450"/>
    <w:rsid w:val="00A0164A"/>
    <w:rsid w:val="00A01742"/>
    <w:rsid w:val="00A017BC"/>
    <w:rsid w:val="00A01802"/>
    <w:rsid w:val="00A01854"/>
    <w:rsid w:val="00A019E3"/>
    <w:rsid w:val="00A01C00"/>
    <w:rsid w:val="00A01DAF"/>
    <w:rsid w:val="00A01F20"/>
    <w:rsid w:val="00A0207F"/>
    <w:rsid w:val="00A02352"/>
    <w:rsid w:val="00A025B8"/>
    <w:rsid w:val="00A0261A"/>
    <w:rsid w:val="00A028B6"/>
    <w:rsid w:val="00A02AF5"/>
    <w:rsid w:val="00A02BA9"/>
    <w:rsid w:val="00A02DBC"/>
    <w:rsid w:val="00A02DEF"/>
    <w:rsid w:val="00A02F10"/>
    <w:rsid w:val="00A02FC5"/>
    <w:rsid w:val="00A03248"/>
    <w:rsid w:val="00A0342E"/>
    <w:rsid w:val="00A034B5"/>
    <w:rsid w:val="00A036E1"/>
    <w:rsid w:val="00A03775"/>
    <w:rsid w:val="00A0380A"/>
    <w:rsid w:val="00A03DA1"/>
    <w:rsid w:val="00A03DEF"/>
    <w:rsid w:val="00A041C1"/>
    <w:rsid w:val="00A041CD"/>
    <w:rsid w:val="00A042A4"/>
    <w:rsid w:val="00A0469E"/>
    <w:rsid w:val="00A046C8"/>
    <w:rsid w:val="00A048CC"/>
    <w:rsid w:val="00A0494D"/>
    <w:rsid w:val="00A049AC"/>
    <w:rsid w:val="00A04C85"/>
    <w:rsid w:val="00A04CB2"/>
    <w:rsid w:val="00A04D21"/>
    <w:rsid w:val="00A04EC3"/>
    <w:rsid w:val="00A04FFD"/>
    <w:rsid w:val="00A05035"/>
    <w:rsid w:val="00A052C7"/>
    <w:rsid w:val="00A052FF"/>
    <w:rsid w:val="00A0540A"/>
    <w:rsid w:val="00A054A9"/>
    <w:rsid w:val="00A0554F"/>
    <w:rsid w:val="00A055CD"/>
    <w:rsid w:val="00A0571A"/>
    <w:rsid w:val="00A0599B"/>
    <w:rsid w:val="00A05BD1"/>
    <w:rsid w:val="00A05C04"/>
    <w:rsid w:val="00A05C2A"/>
    <w:rsid w:val="00A05D50"/>
    <w:rsid w:val="00A05DF0"/>
    <w:rsid w:val="00A0604D"/>
    <w:rsid w:val="00A06219"/>
    <w:rsid w:val="00A0627A"/>
    <w:rsid w:val="00A062EF"/>
    <w:rsid w:val="00A063A6"/>
    <w:rsid w:val="00A065B6"/>
    <w:rsid w:val="00A0674C"/>
    <w:rsid w:val="00A06774"/>
    <w:rsid w:val="00A06811"/>
    <w:rsid w:val="00A068FC"/>
    <w:rsid w:val="00A06B82"/>
    <w:rsid w:val="00A06D0C"/>
    <w:rsid w:val="00A06D53"/>
    <w:rsid w:val="00A06DBC"/>
    <w:rsid w:val="00A06DC8"/>
    <w:rsid w:val="00A07039"/>
    <w:rsid w:val="00A0709F"/>
    <w:rsid w:val="00A072A9"/>
    <w:rsid w:val="00A07315"/>
    <w:rsid w:val="00A077B0"/>
    <w:rsid w:val="00A0790B"/>
    <w:rsid w:val="00A07977"/>
    <w:rsid w:val="00A07A56"/>
    <w:rsid w:val="00A07AAD"/>
    <w:rsid w:val="00A07B3C"/>
    <w:rsid w:val="00A07B99"/>
    <w:rsid w:val="00A07BD3"/>
    <w:rsid w:val="00A07DDB"/>
    <w:rsid w:val="00A07E3D"/>
    <w:rsid w:val="00A10022"/>
    <w:rsid w:val="00A100E5"/>
    <w:rsid w:val="00A10390"/>
    <w:rsid w:val="00A1039F"/>
    <w:rsid w:val="00A103C9"/>
    <w:rsid w:val="00A10541"/>
    <w:rsid w:val="00A10620"/>
    <w:rsid w:val="00A1078C"/>
    <w:rsid w:val="00A107BC"/>
    <w:rsid w:val="00A10938"/>
    <w:rsid w:val="00A109E1"/>
    <w:rsid w:val="00A10A20"/>
    <w:rsid w:val="00A10A4C"/>
    <w:rsid w:val="00A10A87"/>
    <w:rsid w:val="00A10AAC"/>
    <w:rsid w:val="00A10ACD"/>
    <w:rsid w:val="00A10B4B"/>
    <w:rsid w:val="00A10CAF"/>
    <w:rsid w:val="00A10CF2"/>
    <w:rsid w:val="00A10E70"/>
    <w:rsid w:val="00A11346"/>
    <w:rsid w:val="00A1147F"/>
    <w:rsid w:val="00A1149B"/>
    <w:rsid w:val="00A11789"/>
    <w:rsid w:val="00A11A24"/>
    <w:rsid w:val="00A11A91"/>
    <w:rsid w:val="00A11B8B"/>
    <w:rsid w:val="00A11E4C"/>
    <w:rsid w:val="00A11E5C"/>
    <w:rsid w:val="00A1217C"/>
    <w:rsid w:val="00A122D6"/>
    <w:rsid w:val="00A1253D"/>
    <w:rsid w:val="00A1273D"/>
    <w:rsid w:val="00A12814"/>
    <w:rsid w:val="00A128A7"/>
    <w:rsid w:val="00A1297A"/>
    <w:rsid w:val="00A12993"/>
    <w:rsid w:val="00A12AFF"/>
    <w:rsid w:val="00A12B32"/>
    <w:rsid w:val="00A12BAD"/>
    <w:rsid w:val="00A12C06"/>
    <w:rsid w:val="00A12C6A"/>
    <w:rsid w:val="00A12CBD"/>
    <w:rsid w:val="00A12D0F"/>
    <w:rsid w:val="00A12DAC"/>
    <w:rsid w:val="00A12E34"/>
    <w:rsid w:val="00A1301A"/>
    <w:rsid w:val="00A1321A"/>
    <w:rsid w:val="00A132CE"/>
    <w:rsid w:val="00A13449"/>
    <w:rsid w:val="00A1346C"/>
    <w:rsid w:val="00A13688"/>
    <w:rsid w:val="00A13724"/>
    <w:rsid w:val="00A1382B"/>
    <w:rsid w:val="00A13AB6"/>
    <w:rsid w:val="00A13C02"/>
    <w:rsid w:val="00A13CAB"/>
    <w:rsid w:val="00A13D4C"/>
    <w:rsid w:val="00A13EBD"/>
    <w:rsid w:val="00A1406A"/>
    <w:rsid w:val="00A14083"/>
    <w:rsid w:val="00A144BD"/>
    <w:rsid w:val="00A14545"/>
    <w:rsid w:val="00A145B6"/>
    <w:rsid w:val="00A1471C"/>
    <w:rsid w:val="00A149F2"/>
    <w:rsid w:val="00A14A35"/>
    <w:rsid w:val="00A14B0D"/>
    <w:rsid w:val="00A14B7E"/>
    <w:rsid w:val="00A14DCC"/>
    <w:rsid w:val="00A1505C"/>
    <w:rsid w:val="00A1517E"/>
    <w:rsid w:val="00A152B5"/>
    <w:rsid w:val="00A152E4"/>
    <w:rsid w:val="00A15320"/>
    <w:rsid w:val="00A15462"/>
    <w:rsid w:val="00A156A6"/>
    <w:rsid w:val="00A1587C"/>
    <w:rsid w:val="00A15895"/>
    <w:rsid w:val="00A15B52"/>
    <w:rsid w:val="00A15DBC"/>
    <w:rsid w:val="00A15E67"/>
    <w:rsid w:val="00A16195"/>
    <w:rsid w:val="00A162C4"/>
    <w:rsid w:val="00A1660E"/>
    <w:rsid w:val="00A16640"/>
    <w:rsid w:val="00A1665B"/>
    <w:rsid w:val="00A1666E"/>
    <w:rsid w:val="00A1668F"/>
    <w:rsid w:val="00A1678A"/>
    <w:rsid w:val="00A16979"/>
    <w:rsid w:val="00A16A1A"/>
    <w:rsid w:val="00A16BB3"/>
    <w:rsid w:val="00A16BD2"/>
    <w:rsid w:val="00A16C83"/>
    <w:rsid w:val="00A17016"/>
    <w:rsid w:val="00A170BE"/>
    <w:rsid w:val="00A1721B"/>
    <w:rsid w:val="00A175F8"/>
    <w:rsid w:val="00A17743"/>
    <w:rsid w:val="00A1781D"/>
    <w:rsid w:val="00A17BF7"/>
    <w:rsid w:val="00A17C14"/>
    <w:rsid w:val="00A17E74"/>
    <w:rsid w:val="00A17F69"/>
    <w:rsid w:val="00A17FBC"/>
    <w:rsid w:val="00A200CB"/>
    <w:rsid w:val="00A2019A"/>
    <w:rsid w:val="00A201DB"/>
    <w:rsid w:val="00A20312"/>
    <w:rsid w:val="00A20338"/>
    <w:rsid w:val="00A206D5"/>
    <w:rsid w:val="00A20B30"/>
    <w:rsid w:val="00A20EA4"/>
    <w:rsid w:val="00A20F0A"/>
    <w:rsid w:val="00A20F5F"/>
    <w:rsid w:val="00A20F60"/>
    <w:rsid w:val="00A20F9C"/>
    <w:rsid w:val="00A21097"/>
    <w:rsid w:val="00A21206"/>
    <w:rsid w:val="00A21318"/>
    <w:rsid w:val="00A21511"/>
    <w:rsid w:val="00A21526"/>
    <w:rsid w:val="00A2154E"/>
    <w:rsid w:val="00A2168A"/>
    <w:rsid w:val="00A2183C"/>
    <w:rsid w:val="00A21A93"/>
    <w:rsid w:val="00A21BE8"/>
    <w:rsid w:val="00A21D16"/>
    <w:rsid w:val="00A21D79"/>
    <w:rsid w:val="00A21EB4"/>
    <w:rsid w:val="00A223AC"/>
    <w:rsid w:val="00A22558"/>
    <w:rsid w:val="00A2272C"/>
    <w:rsid w:val="00A2297C"/>
    <w:rsid w:val="00A22A49"/>
    <w:rsid w:val="00A22AC9"/>
    <w:rsid w:val="00A22B7A"/>
    <w:rsid w:val="00A22BC1"/>
    <w:rsid w:val="00A22C3D"/>
    <w:rsid w:val="00A22CEB"/>
    <w:rsid w:val="00A22E86"/>
    <w:rsid w:val="00A23205"/>
    <w:rsid w:val="00A23349"/>
    <w:rsid w:val="00A23405"/>
    <w:rsid w:val="00A2354A"/>
    <w:rsid w:val="00A2355F"/>
    <w:rsid w:val="00A238B1"/>
    <w:rsid w:val="00A239ED"/>
    <w:rsid w:val="00A23A80"/>
    <w:rsid w:val="00A23B62"/>
    <w:rsid w:val="00A23CC9"/>
    <w:rsid w:val="00A23F8E"/>
    <w:rsid w:val="00A240FE"/>
    <w:rsid w:val="00A241BE"/>
    <w:rsid w:val="00A24239"/>
    <w:rsid w:val="00A24299"/>
    <w:rsid w:val="00A242A4"/>
    <w:rsid w:val="00A2437E"/>
    <w:rsid w:val="00A2443B"/>
    <w:rsid w:val="00A24605"/>
    <w:rsid w:val="00A246B0"/>
    <w:rsid w:val="00A24B96"/>
    <w:rsid w:val="00A24CE1"/>
    <w:rsid w:val="00A24DBD"/>
    <w:rsid w:val="00A24E77"/>
    <w:rsid w:val="00A24F6E"/>
    <w:rsid w:val="00A257BB"/>
    <w:rsid w:val="00A258FF"/>
    <w:rsid w:val="00A2593C"/>
    <w:rsid w:val="00A25ABB"/>
    <w:rsid w:val="00A25DF3"/>
    <w:rsid w:val="00A26021"/>
    <w:rsid w:val="00A2605C"/>
    <w:rsid w:val="00A261AC"/>
    <w:rsid w:val="00A2625A"/>
    <w:rsid w:val="00A26472"/>
    <w:rsid w:val="00A26588"/>
    <w:rsid w:val="00A265E5"/>
    <w:rsid w:val="00A26788"/>
    <w:rsid w:val="00A2679D"/>
    <w:rsid w:val="00A267CE"/>
    <w:rsid w:val="00A26BD2"/>
    <w:rsid w:val="00A26C9C"/>
    <w:rsid w:val="00A26CD4"/>
    <w:rsid w:val="00A27141"/>
    <w:rsid w:val="00A2739F"/>
    <w:rsid w:val="00A27454"/>
    <w:rsid w:val="00A275A8"/>
    <w:rsid w:val="00A275DB"/>
    <w:rsid w:val="00A276ED"/>
    <w:rsid w:val="00A277FD"/>
    <w:rsid w:val="00A27846"/>
    <w:rsid w:val="00A27A65"/>
    <w:rsid w:val="00A27D41"/>
    <w:rsid w:val="00A3008D"/>
    <w:rsid w:val="00A30123"/>
    <w:rsid w:val="00A30447"/>
    <w:rsid w:val="00A305F9"/>
    <w:rsid w:val="00A3084C"/>
    <w:rsid w:val="00A308D9"/>
    <w:rsid w:val="00A30AFA"/>
    <w:rsid w:val="00A30BB1"/>
    <w:rsid w:val="00A30BBC"/>
    <w:rsid w:val="00A30C0E"/>
    <w:rsid w:val="00A30C7B"/>
    <w:rsid w:val="00A30F96"/>
    <w:rsid w:val="00A3152A"/>
    <w:rsid w:val="00A3170F"/>
    <w:rsid w:val="00A31732"/>
    <w:rsid w:val="00A31835"/>
    <w:rsid w:val="00A318FB"/>
    <w:rsid w:val="00A3193F"/>
    <w:rsid w:val="00A31A90"/>
    <w:rsid w:val="00A31A97"/>
    <w:rsid w:val="00A31C55"/>
    <w:rsid w:val="00A31E3A"/>
    <w:rsid w:val="00A31F71"/>
    <w:rsid w:val="00A31F92"/>
    <w:rsid w:val="00A32009"/>
    <w:rsid w:val="00A320E2"/>
    <w:rsid w:val="00A323CE"/>
    <w:rsid w:val="00A32522"/>
    <w:rsid w:val="00A32904"/>
    <w:rsid w:val="00A3291B"/>
    <w:rsid w:val="00A32A31"/>
    <w:rsid w:val="00A32C85"/>
    <w:rsid w:val="00A32CE2"/>
    <w:rsid w:val="00A32F32"/>
    <w:rsid w:val="00A32FF2"/>
    <w:rsid w:val="00A33017"/>
    <w:rsid w:val="00A3304C"/>
    <w:rsid w:val="00A33097"/>
    <w:rsid w:val="00A33098"/>
    <w:rsid w:val="00A336E4"/>
    <w:rsid w:val="00A338E9"/>
    <w:rsid w:val="00A33946"/>
    <w:rsid w:val="00A33A5D"/>
    <w:rsid w:val="00A33B41"/>
    <w:rsid w:val="00A33D62"/>
    <w:rsid w:val="00A341E1"/>
    <w:rsid w:val="00A34209"/>
    <w:rsid w:val="00A34435"/>
    <w:rsid w:val="00A34507"/>
    <w:rsid w:val="00A34520"/>
    <w:rsid w:val="00A3462A"/>
    <w:rsid w:val="00A34722"/>
    <w:rsid w:val="00A34E57"/>
    <w:rsid w:val="00A34F51"/>
    <w:rsid w:val="00A35212"/>
    <w:rsid w:val="00A35267"/>
    <w:rsid w:val="00A35317"/>
    <w:rsid w:val="00A3541E"/>
    <w:rsid w:val="00A3567E"/>
    <w:rsid w:val="00A35769"/>
    <w:rsid w:val="00A35A79"/>
    <w:rsid w:val="00A35A84"/>
    <w:rsid w:val="00A35E13"/>
    <w:rsid w:val="00A3648E"/>
    <w:rsid w:val="00A365C9"/>
    <w:rsid w:val="00A36713"/>
    <w:rsid w:val="00A36A54"/>
    <w:rsid w:val="00A36B98"/>
    <w:rsid w:val="00A36F22"/>
    <w:rsid w:val="00A372D3"/>
    <w:rsid w:val="00A373FF"/>
    <w:rsid w:val="00A375EA"/>
    <w:rsid w:val="00A37672"/>
    <w:rsid w:val="00A376D5"/>
    <w:rsid w:val="00A377E3"/>
    <w:rsid w:val="00A3788B"/>
    <w:rsid w:val="00A378B7"/>
    <w:rsid w:val="00A37A74"/>
    <w:rsid w:val="00A37AAF"/>
    <w:rsid w:val="00A37B14"/>
    <w:rsid w:val="00A37FB5"/>
    <w:rsid w:val="00A4010B"/>
    <w:rsid w:val="00A40163"/>
    <w:rsid w:val="00A40325"/>
    <w:rsid w:val="00A4049B"/>
    <w:rsid w:val="00A40553"/>
    <w:rsid w:val="00A40AC7"/>
    <w:rsid w:val="00A40C3D"/>
    <w:rsid w:val="00A40E65"/>
    <w:rsid w:val="00A40F35"/>
    <w:rsid w:val="00A4178A"/>
    <w:rsid w:val="00A41938"/>
    <w:rsid w:val="00A4215D"/>
    <w:rsid w:val="00A424FC"/>
    <w:rsid w:val="00A4254B"/>
    <w:rsid w:val="00A4258C"/>
    <w:rsid w:val="00A42913"/>
    <w:rsid w:val="00A4297E"/>
    <w:rsid w:val="00A42C45"/>
    <w:rsid w:val="00A42E12"/>
    <w:rsid w:val="00A4316C"/>
    <w:rsid w:val="00A431A6"/>
    <w:rsid w:val="00A4323C"/>
    <w:rsid w:val="00A43243"/>
    <w:rsid w:val="00A433D0"/>
    <w:rsid w:val="00A434EC"/>
    <w:rsid w:val="00A434F6"/>
    <w:rsid w:val="00A437F7"/>
    <w:rsid w:val="00A43818"/>
    <w:rsid w:val="00A43C6A"/>
    <w:rsid w:val="00A43D83"/>
    <w:rsid w:val="00A43E8D"/>
    <w:rsid w:val="00A43E96"/>
    <w:rsid w:val="00A43F49"/>
    <w:rsid w:val="00A4415C"/>
    <w:rsid w:val="00A442A3"/>
    <w:rsid w:val="00A442FA"/>
    <w:rsid w:val="00A44454"/>
    <w:rsid w:val="00A4445A"/>
    <w:rsid w:val="00A44554"/>
    <w:rsid w:val="00A4455A"/>
    <w:rsid w:val="00A4478B"/>
    <w:rsid w:val="00A447E9"/>
    <w:rsid w:val="00A44818"/>
    <w:rsid w:val="00A4482D"/>
    <w:rsid w:val="00A44A16"/>
    <w:rsid w:val="00A44C34"/>
    <w:rsid w:val="00A44D04"/>
    <w:rsid w:val="00A44D59"/>
    <w:rsid w:val="00A44D61"/>
    <w:rsid w:val="00A45015"/>
    <w:rsid w:val="00A4507B"/>
    <w:rsid w:val="00A45161"/>
    <w:rsid w:val="00A452E9"/>
    <w:rsid w:val="00A45408"/>
    <w:rsid w:val="00A45484"/>
    <w:rsid w:val="00A45538"/>
    <w:rsid w:val="00A455E1"/>
    <w:rsid w:val="00A4561F"/>
    <w:rsid w:val="00A45643"/>
    <w:rsid w:val="00A45928"/>
    <w:rsid w:val="00A45959"/>
    <w:rsid w:val="00A45A72"/>
    <w:rsid w:val="00A45B77"/>
    <w:rsid w:val="00A45C73"/>
    <w:rsid w:val="00A45E54"/>
    <w:rsid w:val="00A45E96"/>
    <w:rsid w:val="00A461EA"/>
    <w:rsid w:val="00A46226"/>
    <w:rsid w:val="00A46696"/>
    <w:rsid w:val="00A4689B"/>
    <w:rsid w:val="00A468A8"/>
    <w:rsid w:val="00A46A9F"/>
    <w:rsid w:val="00A46ACF"/>
    <w:rsid w:val="00A46CCB"/>
    <w:rsid w:val="00A470A7"/>
    <w:rsid w:val="00A47160"/>
    <w:rsid w:val="00A471AE"/>
    <w:rsid w:val="00A4729D"/>
    <w:rsid w:val="00A47496"/>
    <w:rsid w:val="00A475A3"/>
    <w:rsid w:val="00A4774D"/>
    <w:rsid w:val="00A479D8"/>
    <w:rsid w:val="00A47A31"/>
    <w:rsid w:val="00A47ADC"/>
    <w:rsid w:val="00A47C1E"/>
    <w:rsid w:val="00A47C81"/>
    <w:rsid w:val="00A47C89"/>
    <w:rsid w:val="00A47CF4"/>
    <w:rsid w:val="00A47E63"/>
    <w:rsid w:val="00A47FD6"/>
    <w:rsid w:val="00A47FDE"/>
    <w:rsid w:val="00A5007B"/>
    <w:rsid w:val="00A50235"/>
    <w:rsid w:val="00A50464"/>
    <w:rsid w:val="00A50727"/>
    <w:rsid w:val="00A50908"/>
    <w:rsid w:val="00A50CB5"/>
    <w:rsid w:val="00A50F2F"/>
    <w:rsid w:val="00A50F6B"/>
    <w:rsid w:val="00A51156"/>
    <w:rsid w:val="00A51269"/>
    <w:rsid w:val="00A5150D"/>
    <w:rsid w:val="00A515A8"/>
    <w:rsid w:val="00A51639"/>
    <w:rsid w:val="00A5174A"/>
    <w:rsid w:val="00A517C8"/>
    <w:rsid w:val="00A518DB"/>
    <w:rsid w:val="00A51B46"/>
    <w:rsid w:val="00A51C65"/>
    <w:rsid w:val="00A51CAF"/>
    <w:rsid w:val="00A52147"/>
    <w:rsid w:val="00A52148"/>
    <w:rsid w:val="00A52369"/>
    <w:rsid w:val="00A523D6"/>
    <w:rsid w:val="00A523E5"/>
    <w:rsid w:val="00A52755"/>
    <w:rsid w:val="00A52904"/>
    <w:rsid w:val="00A52915"/>
    <w:rsid w:val="00A529D1"/>
    <w:rsid w:val="00A52A8F"/>
    <w:rsid w:val="00A530EF"/>
    <w:rsid w:val="00A5336A"/>
    <w:rsid w:val="00A5342E"/>
    <w:rsid w:val="00A53B0A"/>
    <w:rsid w:val="00A53C4E"/>
    <w:rsid w:val="00A53CA4"/>
    <w:rsid w:val="00A53D3E"/>
    <w:rsid w:val="00A53EB9"/>
    <w:rsid w:val="00A53F44"/>
    <w:rsid w:val="00A53FC5"/>
    <w:rsid w:val="00A544CC"/>
    <w:rsid w:val="00A545DE"/>
    <w:rsid w:val="00A54661"/>
    <w:rsid w:val="00A54666"/>
    <w:rsid w:val="00A5466D"/>
    <w:rsid w:val="00A5470E"/>
    <w:rsid w:val="00A54754"/>
    <w:rsid w:val="00A547A6"/>
    <w:rsid w:val="00A54944"/>
    <w:rsid w:val="00A54AFA"/>
    <w:rsid w:val="00A54B7F"/>
    <w:rsid w:val="00A54D0B"/>
    <w:rsid w:val="00A54DD3"/>
    <w:rsid w:val="00A54F56"/>
    <w:rsid w:val="00A550CD"/>
    <w:rsid w:val="00A55228"/>
    <w:rsid w:val="00A5535E"/>
    <w:rsid w:val="00A553AF"/>
    <w:rsid w:val="00A55467"/>
    <w:rsid w:val="00A554B8"/>
    <w:rsid w:val="00A554CE"/>
    <w:rsid w:val="00A555A2"/>
    <w:rsid w:val="00A55614"/>
    <w:rsid w:val="00A556D3"/>
    <w:rsid w:val="00A55A34"/>
    <w:rsid w:val="00A55A9C"/>
    <w:rsid w:val="00A55BC7"/>
    <w:rsid w:val="00A55BCA"/>
    <w:rsid w:val="00A55D82"/>
    <w:rsid w:val="00A55E10"/>
    <w:rsid w:val="00A55E5D"/>
    <w:rsid w:val="00A55E96"/>
    <w:rsid w:val="00A55EFF"/>
    <w:rsid w:val="00A55F17"/>
    <w:rsid w:val="00A55F2B"/>
    <w:rsid w:val="00A56079"/>
    <w:rsid w:val="00A56181"/>
    <w:rsid w:val="00A566DF"/>
    <w:rsid w:val="00A566EC"/>
    <w:rsid w:val="00A56815"/>
    <w:rsid w:val="00A5683B"/>
    <w:rsid w:val="00A56A7A"/>
    <w:rsid w:val="00A56ADE"/>
    <w:rsid w:val="00A56AF0"/>
    <w:rsid w:val="00A56AF2"/>
    <w:rsid w:val="00A56C64"/>
    <w:rsid w:val="00A56D7D"/>
    <w:rsid w:val="00A56F0F"/>
    <w:rsid w:val="00A56FA2"/>
    <w:rsid w:val="00A57058"/>
    <w:rsid w:val="00A5755A"/>
    <w:rsid w:val="00A576D8"/>
    <w:rsid w:val="00A576FC"/>
    <w:rsid w:val="00A5781C"/>
    <w:rsid w:val="00A5782F"/>
    <w:rsid w:val="00A57934"/>
    <w:rsid w:val="00A5798B"/>
    <w:rsid w:val="00A57DE8"/>
    <w:rsid w:val="00A57EAC"/>
    <w:rsid w:val="00A57EAF"/>
    <w:rsid w:val="00A60082"/>
    <w:rsid w:val="00A601DA"/>
    <w:rsid w:val="00A604CA"/>
    <w:rsid w:val="00A6066E"/>
    <w:rsid w:val="00A60689"/>
    <w:rsid w:val="00A606A0"/>
    <w:rsid w:val="00A60760"/>
    <w:rsid w:val="00A60935"/>
    <w:rsid w:val="00A60D00"/>
    <w:rsid w:val="00A60E41"/>
    <w:rsid w:val="00A610F4"/>
    <w:rsid w:val="00A61359"/>
    <w:rsid w:val="00A61360"/>
    <w:rsid w:val="00A614E2"/>
    <w:rsid w:val="00A615D9"/>
    <w:rsid w:val="00A6177C"/>
    <w:rsid w:val="00A61900"/>
    <w:rsid w:val="00A6192B"/>
    <w:rsid w:val="00A61B2A"/>
    <w:rsid w:val="00A61C13"/>
    <w:rsid w:val="00A61E7F"/>
    <w:rsid w:val="00A61EB5"/>
    <w:rsid w:val="00A6201E"/>
    <w:rsid w:val="00A62203"/>
    <w:rsid w:val="00A62622"/>
    <w:rsid w:val="00A626CF"/>
    <w:rsid w:val="00A626FE"/>
    <w:rsid w:val="00A62901"/>
    <w:rsid w:val="00A629CF"/>
    <w:rsid w:val="00A62A92"/>
    <w:rsid w:val="00A62C5E"/>
    <w:rsid w:val="00A62CBF"/>
    <w:rsid w:val="00A62DDD"/>
    <w:rsid w:val="00A62E75"/>
    <w:rsid w:val="00A63258"/>
    <w:rsid w:val="00A633DA"/>
    <w:rsid w:val="00A6380F"/>
    <w:rsid w:val="00A638DD"/>
    <w:rsid w:val="00A6397F"/>
    <w:rsid w:val="00A63A2B"/>
    <w:rsid w:val="00A63AFE"/>
    <w:rsid w:val="00A63D09"/>
    <w:rsid w:val="00A63D24"/>
    <w:rsid w:val="00A63D4D"/>
    <w:rsid w:val="00A63DAD"/>
    <w:rsid w:val="00A63EE4"/>
    <w:rsid w:val="00A63FF2"/>
    <w:rsid w:val="00A642D9"/>
    <w:rsid w:val="00A6467A"/>
    <w:rsid w:val="00A64A70"/>
    <w:rsid w:val="00A64AD7"/>
    <w:rsid w:val="00A64B15"/>
    <w:rsid w:val="00A64BA8"/>
    <w:rsid w:val="00A64BB6"/>
    <w:rsid w:val="00A64BE3"/>
    <w:rsid w:val="00A64E70"/>
    <w:rsid w:val="00A65137"/>
    <w:rsid w:val="00A653AE"/>
    <w:rsid w:val="00A6550E"/>
    <w:rsid w:val="00A65794"/>
    <w:rsid w:val="00A65801"/>
    <w:rsid w:val="00A65833"/>
    <w:rsid w:val="00A65AF3"/>
    <w:rsid w:val="00A65F3F"/>
    <w:rsid w:val="00A65FB5"/>
    <w:rsid w:val="00A66080"/>
    <w:rsid w:val="00A6610C"/>
    <w:rsid w:val="00A66597"/>
    <w:rsid w:val="00A66885"/>
    <w:rsid w:val="00A669E4"/>
    <w:rsid w:val="00A66AB3"/>
    <w:rsid w:val="00A66C16"/>
    <w:rsid w:val="00A66CAD"/>
    <w:rsid w:val="00A670CA"/>
    <w:rsid w:val="00A67125"/>
    <w:rsid w:val="00A67199"/>
    <w:rsid w:val="00A671C2"/>
    <w:rsid w:val="00A67468"/>
    <w:rsid w:val="00A674A3"/>
    <w:rsid w:val="00A675BC"/>
    <w:rsid w:val="00A67A3D"/>
    <w:rsid w:val="00A67A5A"/>
    <w:rsid w:val="00A67AE2"/>
    <w:rsid w:val="00A67CE8"/>
    <w:rsid w:val="00A67D94"/>
    <w:rsid w:val="00A67E2E"/>
    <w:rsid w:val="00A67E7E"/>
    <w:rsid w:val="00A67F3C"/>
    <w:rsid w:val="00A67F44"/>
    <w:rsid w:val="00A67F96"/>
    <w:rsid w:val="00A70070"/>
    <w:rsid w:val="00A70225"/>
    <w:rsid w:val="00A70355"/>
    <w:rsid w:val="00A70503"/>
    <w:rsid w:val="00A70530"/>
    <w:rsid w:val="00A70546"/>
    <w:rsid w:val="00A70548"/>
    <w:rsid w:val="00A706BC"/>
    <w:rsid w:val="00A70A98"/>
    <w:rsid w:val="00A70B60"/>
    <w:rsid w:val="00A70D3E"/>
    <w:rsid w:val="00A70E87"/>
    <w:rsid w:val="00A7100B"/>
    <w:rsid w:val="00A711DA"/>
    <w:rsid w:val="00A714AA"/>
    <w:rsid w:val="00A714E4"/>
    <w:rsid w:val="00A7158E"/>
    <w:rsid w:val="00A715B4"/>
    <w:rsid w:val="00A7176E"/>
    <w:rsid w:val="00A71847"/>
    <w:rsid w:val="00A71E17"/>
    <w:rsid w:val="00A71EE6"/>
    <w:rsid w:val="00A71FBF"/>
    <w:rsid w:val="00A722DD"/>
    <w:rsid w:val="00A7243F"/>
    <w:rsid w:val="00A72466"/>
    <w:rsid w:val="00A72652"/>
    <w:rsid w:val="00A726A0"/>
    <w:rsid w:val="00A7281B"/>
    <w:rsid w:val="00A72A5B"/>
    <w:rsid w:val="00A72B44"/>
    <w:rsid w:val="00A72B8A"/>
    <w:rsid w:val="00A72E3E"/>
    <w:rsid w:val="00A72E86"/>
    <w:rsid w:val="00A72FEC"/>
    <w:rsid w:val="00A7300A"/>
    <w:rsid w:val="00A730E0"/>
    <w:rsid w:val="00A731CB"/>
    <w:rsid w:val="00A731E5"/>
    <w:rsid w:val="00A73399"/>
    <w:rsid w:val="00A735B2"/>
    <w:rsid w:val="00A735DB"/>
    <w:rsid w:val="00A73A74"/>
    <w:rsid w:val="00A73C3E"/>
    <w:rsid w:val="00A73DF9"/>
    <w:rsid w:val="00A73F85"/>
    <w:rsid w:val="00A74110"/>
    <w:rsid w:val="00A7439B"/>
    <w:rsid w:val="00A74401"/>
    <w:rsid w:val="00A74557"/>
    <w:rsid w:val="00A747C5"/>
    <w:rsid w:val="00A747F3"/>
    <w:rsid w:val="00A749AA"/>
    <w:rsid w:val="00A74C98"/>
    <w:rsid w:val="00A74E45"/>
    <w:rsid w:val="00A750AF"/>
    <w:rsid w:val="00A7554A"/>
    <w:rsid w:val="00A758AC"/>
    <w:rsid w:val="00A75A4B"/>
    <w:rsid w:val="00A75BFC"/>
    <w:rsid w:val="00A75C0E"/>
    <w:rsid w:val="00A75C68"/>
    <w:rsid w:val="00A75F58"/>
    <w:rsid w:val="00A76248"/>
    <w:rsid w:val="00A765F2"/>
    <w:rsid w:val="00A76647"/>
    <w:rsid w:val="00A76651"/>
    <w:rsid w:val="00A76926"/>
    <w:rsid w:val="00A76C73"/>
    <w:rsid w:val="00A76CE6"/>
    <w:rsid w:val="00A76DA9"/>
    <w:rsid w:val="00A76E63"/>
    <w:rsid w:val="00A76F7C"/>
    <w:rsid w:val="00A7723F"/>
    <w:rsid w:val="00A77468"/>
    <w:rsid w:val="00A776D4"/>
    <w:rsid w:val="00A777B6"/>
    <w:rsid w:val="00A777BE"/>
    <w:rsid w:val="00A778A2"/>
    <w:rsid w:val="00A7792F"/>
    <w:rsid w:val="00A77AD6"/>
    <w:rsid w:val="00A77B55"/>
    <w:rsid w:val="00A77BE8"/>
    <w:rsid w:val="00A77CB4"/>
    <w:rsid w:val="00A77D96"/>
    <w:rsid w:val="00A800F5"/>
    <w:rsid w:val="00A80271"/>
    <w:rsid w:val="00A803E5"/>
    <w:rsid w:val="00A80436"/>
    <w:rsid w:val="00A80438"/>
    <w:rsid w:val="00A807BC"/>
    <w:rsid w:val="00A808AA"/>
    <w:rsid w:val="00A808C7"/>
    <w:rsid w:val="00A8093E"/>
    <w:rsid w:val="00A80B03"/>
    <w:rsid w:val="00A811BE"/>
    <w:rsid w:val="00A814A1"/>
    <w:rsid w:val="00A81544"/>
    <w:rsid w:val="00A8166C"/>
    <w:rsid w:val="00A8167E"/>
    <w:rsid w:val="00A8181F"/>
    <w:rsid w:val="00A819B2"/>
    <w:rsid w:val="00A81A9D"/>
    <w:rsid w:val="00A81AE1"/>
    <w:rsid w:val="00A81DE6"/>
    <w:rsid w:val="00A81E08"/>
    <w:rsid w:val="00A81FB6"/>
    <w:rsid w:val="00A82074"/>
    <w:rsid w:val="00A822CF"/>
    <w:rsid w:val="00A82506"/>
    <w:rsid w:val="00A82689"/>
    <w:rsid w:val="00A82882"/>
    <w:rsid w:val="00A82C54"/>
    <w:rsid w:val="00A82CCC"/>
    <w:rsid w:val="00A82D3B"/>
    <w:rsid w:val="00A82DC7"/>
    <w:rsid w:val="00A82FB7"/>
    <w:rsid w:val="00A83078"/>
    <w:rsid w:val="00A8309F"/>
    <w:rsid w:val="00A83173"/>
    <w:rsid w:val="00A83221"/>
    <w:rsid w:val="00A832AA"/>
    <w:rsid w:val="00A83386"/>
    <w:rsid w:val="00A83463"/>
    <w:rsid w:val="00A83572"/>
    <w:rsid w:val="00A838CE"/>
    <w:rsid w:val="00A83A5A"/>
    <w:rsid w:val="00A83BDE"/>
    <w:rsid w:val="00A83CB9"/>
    <w:rsid w:val="00A83CCB"/>
    <w:rsid w:val="00A83FA1"/>
    <w:rsid w:val="00A84221"/>
    <w:rsid w:val="00A84231"/>
    <w:rsid w:val="00A84347"/>
    <w:rsid w:val="00A843C9"/>
    <w:rsid w:val="00A8458A"/>
    <w:rsid w:val="00A845AC"/>
    <w:rsid w:val="00A845DB"/>
    <w:rsid w:val="00A847D8"/>
    <w:rsid w:val="00A84849"/>
    <w:rsid w:val="00A84914"/>
    <w:rsid w:val="00A84AAE"/>
    <w:rsid w:val="00A84AEC"/>
    <w:rsid w:val="00A84AED"/>
    <w:rsid w:val="00A84D0F"/>
    <w:rsid w:val="00A84D73"/>
    <w:rsid w:val="00A84D8A"/>
    <w:rsid w:val="00A84D9C"/>
    <w:rsid w:val="00A84F90"/>
    <w:rsid w:val="00A85000"/>
    <w:rsid w:val="00A851A5"/>
    <w:rsid w:val="00A853E2"/>
    <w:rsid w:val="00A85819"/>
    <w:rsid w:val="00A85911"/>
    <w:rsid w:val="00A85975"/>
    <w:rsid w:val="00A859E2"/>
    <w:rsid w:val="00A85B2F"/>
    <w:rsid w:val="00A85C13"/>
    <w:rsid w:val="00A85D6B"/>
    <w:rsid w:val="00A85EF1"/>
    <w:rsid w:val="00A85FBC"/>
    <w:rsid w:val="00A8611C"/>
    <w:rsid w:val="00A862AE"/>
    <w:rsid w:val="00A8648F"/>
    <w:rsid w:val="00A8659D"/>
    <w:rsid w:val="00A8664F"/>
    <w:rsid w:val="00A8668C"/>
    <w:rsid w:val="00A8674E"/>
    <w:rsid w:val="00A869CE"/>
    <w:rsid w:val="00A86BF3"/>
    <w:rsid w:val="00A86CB3"/>
    <w:rsid w:val="00A86DAC"/>
    <w:rsid w:val="00A86EA4"/>
    <w:rsid w:val="00A86F8A"/>
    <w:rsid w:val="00A86FEC"/>
    <w:rsid w:val="00A87019"/>
    <w:rsid w:val="00A871E0"/>
    <w:rsid w:val="00A8748C"/>
    <w:rsid w:val="00A874F0"/>
    <w:rsid w:val="00A875D8"/>
    <w:rsid w:val="00A8763B"/>
    <w:rsid w:val="00A87960"/>
    <w:rsid w:val="00A87B9E"/>
    <w:rsid w:val="00A900AA"/>
    <w:rsid w:val="00A90197"/>
    <w:rsid w:val="00A9032E"/>
    <w:rsid w:val="00A90355"/>
    <w:rsid w:val="00A903AF"/>
    <w:rsid w:val="00A903D6"/>
    <w:rsid w:val="00A906DB"/>
    <w:rsid w:val="00A909DF"/>
    <w:rsid w:val="00A90AB5"/>
    <w:rsid w:val="00A90BCC"/>
    <w:rsid w:val="00A90C1B"/>
    <w:rsid w:val="00A90CE5"/>
    <w:rsid w:val="00A90CFD"/>
    <w:rsid w:val="00A910DE"/>
    <w:rsid w:val="00A91228"/>
    <w:rsid w:val="00A912DC"/>
    <w:rsid w:val="00A9137E"/>
    <w:rsid w:val="00A915D6"/>
    <w:rsid w:val="00A91632"/>
    <w:rsid w:val="00A9176B"/>
    <w:rsid w:val="00A91845"/>
    <w:rsid w:val="00A91970"/>
    <w:rsid w:val="00A91B71"/>
    <w:rsid w:val="00A91D99"/>
    <w:rsid w:val="00A91E74"/>
    <w:rsid w:val="00A92241"/>
    <w:rsid w:val="00A92270"/>
    <w:rsid w:val="00A92369"/>
    <w:rsid w:val="00A92395"/>
    <w:rsid w:val="00A923A4"/>
    <w:rsid w:val="00A923DB"/>
    <w:rsid w:val="00A9257F"/>
    <w:rsid w:val="00A925AC"/>
    <w:rsid w:val="00A92630"/>
    <w:rsid w:val="00A92720"/>
    <w:rsid w:val="00A9290F"/>
    <w:rsid w:val="00A929C7"/>
    <w:rsid w:val="00A92A02"/>
    <w:rsid w:val="00A92BCA"/>
    <w:rsid w:val="00A92E08"/>
    <w:rsid w:val="00A92E1E"/>
    <w:rsid w:val="00A92E30"/>
    <w:rsid w:val="00A9319E"/>
    <w:rsid w:val="00A931BE"/>
    <w:rsid w:val="00A932A9"/>
    <w:rsid w:val="00A9334D"/>
    <w:rsid w:val="00A93360"/>
    <w:rsid w:val="00A934AF"/>
    <w:rsid w:val="00A93576"/>
    <w:rsid w:val="00A9358E"/>
    <w:rsid w:val="00A935E9"/>
    <w:rsid w:val="00A9374A"/>
    <w:rsid w:val="00A93817"/>
    <w:rsid w:val="00A93B75"/>
    <w:rsid w:val="00A93D4A"/>
    <w:rsid w:val="00A93D69"/>
    <w:rsid w:val="00A93DC0"/>
    <w:rsid w:val="00A93DCB"/>
    <w:rsid w:val="00A93E65"/>
    <w:rsid w:val="00A93F17"/>
    <w:rsid w:val="00A93F37"/>
    <w:rsid w:val="00A93F4D"/>
    <w:rsid w:val="00A94033"/>
    <w:rsid w:val="00A9407F"/>
    <w:rsid w:val="00A941E2"/>
    <w:rsid w:val="00A94330"/>
    <w:rsid w:val="00A9436F"/>
    <w:rsid w:val="00A943DE"/>
    <w:rsid w:val="00A944D5"/>
    <w:rsid w:val="00A94517"/>
    <w:rsid w:val="00A9457E"/>
    <w:rsid w:val="00A94655"/>
    <w:rsid w:val="00A9473C"/>
    <w:rsid w:val="00A94769"/>
    <w:rsid w:val="00A94864"/>
    <w:rsid w:val="00A948D2"/>
    <w:rsid w:val="00A94949"/>
    <w:rsid w:val="00A94AB1"/>
    <w:rsid w:val="00A94BC6"/>
    <w:rsid w:val="00A94DD4"/>
    <w:rsid w:val="00A94F31"/>
    <w:rsid w:val="00A95010"/>
    <w:rsid w:val="00A9512D"/>
    <w:rsid w:val="00A95211"/>
    <w:rsid w:val="00A952C2"/>
    <w:rsid w:val="00A95616"/>
    <w:rsid w:val="00A956B5"/>
    <w:rsid w:val="00A958D6"/>
    <w:rsid w:val="00A95902"/>
    <w:rsid w:val="00A95ACE"/>
    <w:rsid w:val="00A95AE5"/>
    <w:rsid w:val="00A95B63"/>
    <w:rsid w:val="00A95B9F"/>
    <w:rsid w:val="00A95BE3"/>
    <w:rsid w:val="00A95C34"/>
    <w:rsid w:val="00A95C8C"/>
    <w:rsid w:val="00A95CD8"/>
    <w:rsid w:val="00A95E60"/>
    <w:rsid w:val="00A95EE4"/>
    <w:rsid w:val="00A960F0"/>
    <w:rsid w:val="00A9611F"/>
    <w:rsid w:val="00A96138"/>
    <w:rsid w:val="00A9613A"/>
    <w:rsid w:val="00A9614E"/>
    <w:rsid w:val="00A962BA"/>
    <w:rsid w:val="00A962C2"/>
    <w:rsid w:val="00A9630F"/>
    <w:rsid w:val="00A96613"/>
    <w:rsid w:val="00A966E6"/>
    <w:rsid w:val="00A966EF"/>
    <w:rsid w:val="00A96820"/>
    <w:rsid w:val="00A969E4"/>
    <w:rsid w:val="00A96A04"/>
    <w:rsid w:val="00A96D30"/>
    <w:rsid w:val="00A96D3F"/>
    <w:rsid w:val="00A972DC"/>
    <w:rsid w:val="00A97319"/>
    <w:rsid w:val="00A973BD"/>
    <w:rsid w:val="00A9749E"/>
    <w:rsid w:val="00A974E7"/>
    <w:rsid w:val="00A9757C"/>
    <w:rsid w:val="00A97628"/>
    <w:rsid w:val="00A97780"/>
    <w:rsid w:val="00A977A9"/>
    <w:rsid w:val="00A977B9"/>
    <w:rsid w:val="00A97B8A"/>
    <w:rsid w:val="00A97CA1"/>
    <w:rsid w:val="00A97D20"/>
    <w:rsid w:val="00A97DA0"/>
    <w:rsid w:val="00A97E37"/>
    <w:rsid w:val="00A97ED5"/>
    <w:rsid w:val="00A97FD4"/>
    <w:rsid w:val="00AA0097"/>
    <w:rsid w:val="00AA0240"/>
    <w:rsid w:val="00AA024D"/>
    <w:rsid w:val="00AA02A4"/>
    <w:rsid w:val="00AA04AD"/>
    <w:rsid w:val="00AA06E0"/>
    <w:rsid w:val="00AA06F2"/>
    <w:rsid w:val="00AA0780"/>
    <w:rsid w:val="00AA081E"/>
    <w:rsid w:val="00AA0893"/>
    <w:rsid w:val="00AA089C"/>
    <w:rsid w:val="00AA096A"/>
    <w:rsid w:val="00AA0985"/>
    <w:rsid w:val="00AA0B4B"/>
    <w:rsid w:val="00AA0BA8"/>
    <w:rsid w:val="00AA0CF4"/>
    <w:rsid w:val="00AA0DE7"/>
    <w:rsid w:val="00AA0E0B"/>
    <w:rsid w:val="00AA0F8C"/>
    <w:rsid w:val="00AA1015"/>
    <w:rsid w:val="00AA1082"/>
    <w:rsid w:val="00AA118B"/>
    <w:rsid w:val="00AA1200"/>
    <w:rsid w:val="00AA122C"/>
    <w:rsid w:val="00AA1644"/>
    <w:rsid w:val="00AA16A7"/>
    <w:rsid w:val="00AA181D"/>
    <w:rsid w:val="00AA191B"/>
    <w:rsid w:val="00AA1996"/>
    <w:rsid w:val="00AA19A5"/>
    <w:rsid w:val="00AA1C7C"/>
    <w:rsid w:val="00AA1DC1"/>
    <w:rsid w:val="00AA1E50"/>
    <w:rsid w:val="00AA1FC7"/>
    <w:rsid w:val="00AA1FDE"/>
    <w:rsid w:val="00AA2033"/>
    <w:rsid w:val="00AA219D"/>
    <w:rsid w:val="00AA22C9"/>
    <w:rsid w:val="00AA2320"/>
    <w:rsid w:val="00AA237E"/>
    <w:rsid w:val="00AA23AC"/>
    <w:rsid w:val="00AA24AB"/>
    <w:rsid w:val="00AA2508"/>
    <w:rsid w:val="00AA2512"/>
    <w:rsid w:val="00AA271A"/>
    <w:rsid w:val="00AA2727"/>
    <w:rsid w:val="00AA2AF8"/>
    <w:rsid w:val="00AA2B40"/>
    <w:rsid w:val="00AA2E0E"/>
    <w:rsid w:val="00AA2F15"/>
    <w:rsid w:val="00AA311E"/>
    <w:rsid w:val="00AA312F"/>
    <w:rsid w:val="00AA34C8"/>
    <w:rsid w:val="00AA3544"/>
    <w:rsid w:val="00AA356B"/>
    <w:rsid w:val="00AA35C0"/>
    <w:rsid w:val="00AA3624"/>
    <w:rsid w:val="00AA36C7"/>
    <w:rsid w:val="00AA375A"/>
    <w:rsid w:val="00AA3953"/>
    <w:rsid w:val="00AA39A0"/>
    <w:rsid w:val="00AA3A14"/>
    <w:rsid w:val="00AA3DCE"/>
    <w:rsid w:val="00AA3E68"/>
    <w:rsid w:val="00AA3EF2"/>
    <w:rsid w:val="00AA402F"/>
    <w:rsid w:val="00AA4176"/>
    <w:rsid w:val="00AA433F"/>
    <w:rsid w:val="00AA457C"/>
    <w:rsid w:val="00AA475C"/>
    <w:rsid w:val="00AA47D7"/>
    <w:rsid w:val="00AA4800"/>
    <w:rsid w:val="00AA4850"/>
    <w:rsid w:val="00AA4A69"/>
    <w:rsid w:val="00AA4C40"/>
    <w:rsid w:val="00AA4CC2"/>
    <w:rsid w:val="00AA4DB5"/>
    <w:rsid w:val="00AA4DB6"/>
    <w:rsid w:val="00AA4DC0"/>
    <w:rsid w:val="00AA4EAB"/>
    <w:rsid w:val="00AA4F41"/>
    <w:rsid w:val="00AA4F58"/>
    <w:rsid w:val="00AA515B"/>
    <w:rsid w:val="00AA5177"/>
    <w:rsid w:val="00AA5243"/>
    <w:rsid w:val="00AA53CA"/>
    <w:rsid w:val="00AA5424"/>
    <w:rsid w:val="00AA574E"/>
    <w:rsid w:val="00AA578A"/>
    <w:rsid w:val="00AA579A"/>
    <w:rsid w:val="00AA5A7D"/>
    <w:rsid w:val="00AA5B5D"/>
    <w:rsid w:val="00AA5DE8"/>
    <w:rsid w:val="00AA5F25"/>
    <w:rsid w:val="00AA6129"/>
    <w:rsid w:val="00AA614D"/>
    <w:rsid w:val="00AA621C"/>
    <w:rsid w:val="00AA629C"/>
    <w:rsid w:val="00AA6407"/>
    <w:rsid w:val="00AA66DC"/>
    <w:rsid w:val="00AA66F3"/>
    <w:rsid w:val="00AA686C"/>
    <w:rsid w:val="00AA694A"/>
    <w:rsid w:val="00AA699C"/>
    <w:rsid w:val="00AA6C2A"/>
    <w:rsid w:val="00AA6CA1"/>
    <w:rsid w:val="00AA6D3D"/>
    <w:rsid w:val="00AA705F"/>
    <w:rsid w:val="00AA712A"/>
    <w:rsid w:val="00AA71E7"/>
    <w:rsid w:val="00AA71EE"/>
    <w:rsid w:val="00AA7324"/>
    <w:rsid w:val="00AA73C5"/>
    <w:rsid w:val="00AA7417"/>
    <w:rsid w:val="00AA7753"/>
    <w:rsid w:val="00AA7790"/>
    <w:rsid w:val="00AA78BB"/>
    <w:rsid w:val="00AA7A09"/>
    <w:rsid w:val="00AA7D39"/>
    <w:rsid w:val="00AA7EB4"/>
    <w:rsid w:val="00AA7EBA"/>
    <w:rsid w:val="00AA7EC4"/>
    <w:rsid w:val="00AA7FAB"/>
    <w:rsid w:val="00AA7FB9"/>
    <w:rsid w:val="00AB00B8"/>
    <w:rsid w:val="00AB015D"/>
    <w:rsid w:val="00AB01DD"/>
    <w:rsid w:val="00AB0280"/>
    <w:rsid w:val="00AB029B"/>
    <w:rsid w:val="00AB0316"/>
    <w:rsid w:val="00AB03B6"/>
    <w:rsid w:val="00AB05E5"/>
    <w:rsid w:val="00AB0631"/>
    <w:rsid w:val="00AB0800"/>
    <w:rsid w:val="00AB09A2"/>
    <w:rsid w:val="00AB0A2B"/>
    <w:rsid w:val="00AB0D41"/>
    <w:rsid w:val="00AB0DFF"/>
    <w:rsid w:val="00AB0E15"/>
    <w:rsid w:val="00AB0E39"/>
    <w:rsid w:val="00AB0EEB"/>
    <w:rsid w:val="00AB11DA"/>
    <w:rsid w:val="00AB1313"/>
    <w:rsid w:val="00AB134F"/>
    <w:rsid w:val="00AB1489"/>
    <w:rsid w:val="00AB15F6"/>
    <w:rsid w:val="00AB16EE"/>
    <w:rsid w:val="00AB1772"/>
    <w:rsid w:val="00AB17BD"/>
    <w:rsid w:val="00AB185C"/>
    <w:rsid w:val="00AB1904"/>
    <w:rsid w:val="00AB196E"/>
    <w:rsid w:val="00AB1AF9"/>
    <w:rsid w:val="00AB1C72"/>
    <w:rsid w:val="00AB1D2B"/>
    <w:rsid w:val="00AB1F52"/>
    <w:rsid w:val="00AB1F5A"/>
    <w:rsid w:val="00AB2045"/>
    <w:rsid w:val="00AB22FA"/>
    <w:rsid w:val="00AB244D"/>
    <w:rsid w:val="00AB27D2"/>
    <w:rsid w:val="00AB2B74"/>
    <w:rsid w:val="00AB2D4A"/>
    <w:rsid w:val="00AB3019"/>
    <w:rsid w:val="00AB3049"/>
    <w:rsid w:val="00AB3068"/>
    <w:rsid w:val="00AB3132"/>
    <w:rsid w:val="00AB32C4"/>
    <w:rsid w:val="00AB3344"/>
    <w:rsid w:val="00AB3349"/>
    <w:rsid w:val="00AB347B"/>
    <w:rsid w:val="00AB35E8"/>
    <w:rsid w:val="00AB367F"/>
    <w:rsid w:val="00AB373B"/>
    <w:rsid w:val="00AB39BB"/>
    <w:rsid w:val="00AB3AEB"/>
    <w:rsid w:val="00AB3C8D"/>
    <w:rsid w:val="00AB3EB3"/>
    <w:rsid w:val="00AB41B8"/>
    <w:rsid w:val="00AB41C8"/>
    <w:rsid w:val="00AB4271"/>
    <w:rsid w:val="00AB42D4"/>
    <w:rsid w:val="00AB4416"/>
    <w:rsid w:val="00AB44F5"/>
    <w:rsid w:val="00AB4708"/>
    <w:rsid w:val="00AB49FA"/>
    <w:rsid w:val="00AB4F44"/>
    <w:rsid w:val="00AB4F4D"/>
    <w:rsid w:val="00AB4F79"/>
    <w:rsid w:val="00AB4F89"/>
    <w:rsid w:val="00AB50E1"/>
    <w:rsid w:val="00AB5116"/>
    <w:rsid w:val="00AB543C"/>
    <w:rsid w:val="00AB5479"/>
    <w:rsid w:val="00AB55E0"/>
    <w:rsid w:val="00AB5676"/>
    <w:rsid w:val="00AB5727"/>
    <w:rsid w:val="00AB57FD"/>
    <w:rsid w:val="00AB588A"/>
    <w:rsid w:val="00AB5981"/>
    <w:rsid w:val="00AB5AC3"/>
    <w:rsid w:val="00AB5B63"/>
    <w:rsid w:val="00AB5BDF"/>
    <w:rsid w:val="00AB6059"/>
    <w:rsid w:val="00AB611D"/>
    <w:rsid w:val="00AB627C"/>
    <w:rsid w:val="00AB6321"/>
    <w:rsid w:val="00AB63A6"/>
    <w:rsid w:val="00AB6445"/>
    <w:rsid w:val="00AB67EE"/>
    <w:rsid w:val="00AB6853"/>
    <w:rsid w:val="00AB6B5A"/>
    <w:rsid w:val="00AB6C2B"/>
    <w:rsid w:val="00AB755B"/>
    <w:rsid w:val="00AB7783"/>
    <w:rsid w:val="00AB77DD"/>
    <w:rsid w:val="00AB7FEB"/>
    <w:rsid w:val="00AC0090"/>
    <w:rsid w:val="00AC011D"/>
    <w:rsid w:val="00AC0230"/>
    <w:rsid w:val="00AC02C4"/>
    <w:rsid w:val="00AC0320"/>
    <w:rsid w:val="00AC03D8"/>
    <w:rsid w:val="00AC0468"/>
    <w:rsid w:val="00AC08F3"/>
    <w:rsid w:val="00AC0B00"/>
    <w:rsid w:val="00AC0CC0"/>
    <w:rsid w:val="00AC0FD7"/>
    <w:rsid w:val="00AC1033"/>
    <w:rsid w:val="00AC106E"/>
    <w:rsid w:val="00AC10DD"/>
    <w:rsid w:val="00AC11D3"/>
    <w:rsid w:val="00AC1258"/>
    <w:rsid w:val="00AC13E8"/>
    <w:rsid w:val="00AC149E"/>
    <w:rsid w:val="00AC14AC"/>
    <w:rsid w:val="00AC14D9"/>
    <w:rsid w:val="00AC15E6"/>
    <w:rsid w:val="00AC16BA"/>
    <w:rsid w:val="00AC1B03"/>
    <w:rsid w:val="00AC1DC0"/>
    <w:rsid w:val="00AC1F7F"/>
    <w:rsid w:val="00AC2044"/>
    <w:rsid w:val="00AC2364"/>
    <w:rsid w:val="00AC24AE"/>
    <w:rsid w:val="00AC2611"/>
    <w:rsid w:val="00AC2655"/>
    <w:rsid w:val="00AC26AA"/>
    <w:rsid w:val="00AC28F8"/>
    <w:rsid w:val="00AC29DB"/>
    <w:rsid w:val="00AC2A19"/>
    <w:rsid w:val="00AC2AFB"/>
    <w:rsid w:val="00AC2CE7"/>
    <w:rsid w:val="00AC2E50"/>
    <w:rsid w:val="00AC3193"/>
    <w:rsid w:val="00AC33AB"/>
    <w:rsid w:val="00AC3538"/>
    <w:rsid w:val="00AC39EE"/>
    <w:rsid w:val="00AC3A10"/>
    <w:rsid w:val="00AC3B36"/>
    <w:rsid w:val="00AC3CE3"/>
    <w:rsid w:val="00AC3F02"/>
    <w:rsid w:val="00AC3F05"/>
    <w:rsid w:val="00AC41A6"/>
    <w:rsid w:val="00AC4209"/>
    <w:rsid w:val="00AC423C"/>
    <w:rsid w:val="00AC42E3"/>
    <w:rsid w:val="00AC45E5"/>
    <w:rsid w:val="00AC46FB"/>
    <w:rsid w:val="00AC4955"/>
    <w:rsid w:val="00AC4D21"/>
    <w:rsid w:val="00AC4D3F"/>
    <w:rsid w:val="00AC504E"/>
    <w:rsid w:val="00AC5067"/>
    <w:rsid w:val="00AC5300"/>
    <w:rsid w:val="00AC5333"/>
    <w:rsid w:val="00AC5456"/>
    <w:rsid w:val="00AC55CB"/>
    <w:rsid w:val="00AC5746"/>
    <w:rsid w:val="00AC5760"/>
    <w:rsid w:val="00AC5954"/>
    <w:rsid w:val="00AC5C1E"/>
    <w:rsid w:val="00AC5C6F"/>
    <w:rsid w:val="00AC5D82"/>
    <w:rsid w:val="00AC5ED3"/>
    <w:rsid w:val="00AC5F88"/>
    <w:rsid w:val="00AC6111"/>
    <w:rsid w:val="00AC6226"/>
    <w:rsid w:val="00AC6505"/>
    <w:rsid w:val="00AC66DC"/>
    <w:rsid w:val="00AC686E"/>
    <w:rsid w:val="00AC6870"/>
    <w:rsid w:val="00AC68AC"/>
    <w:rsid w:val="00AC6FB9"/>
    <w:rsid w:val="00AC7008"/>
    <w:rsid w:val="00AC70F9"/>
    <w:rsid w:val="00AC70FA"/>
    <w:rsid w:val="00AC7236"/>
    <w:rsid w:val="00AC731B"/>
    <w:rsid w:val="00AC7492"/>
    <w:rsid w:val="00AC75D7"/>
    <w:rsid w:val="00AC7A96"/>
    <w:rsid w:val="00AC7ABD"/>
    <w:rsid w:val="00AC7BC6"/>
    <w:rsid w:val="00AC7C1E"/>
    <w:rsid w:val="00AC7C82"/>
    <w:rsid w:val="00AD000F"/>
    <w:rsid w:val="00AD03D8"/>
    <w:rsid w:val="00AD042D"/>
    <w:rsid w:val="00AD0545"/>
    <w:rsid w:val="00AD0730"/>
    <w:rsid w:val="00AD080D"/>
    <w:rsid w:val="00AD0990"/>
    <w:rsid w:val="00AD09C3"/>
    <w:rsid w:val="00AD0AB6"/>
    <w:rsid w:val="00AD0AD9"/>
    <w:rsid w:val="00AD0B8C"/>
    <w:rsid w:val="00AD0BE7"/>
    <w:rsid w:val="00AD0D98"/>
    <w:rsid w:val="00AD0DCE"/>
    <w:rsid w:val="00AD0ED9"/>
    <w:rsid w:val="00AD1242"/>
    <w:rsid w:val="00AD1380"/>
    <w:rsid w:val="00AD15C8"/>
    <w:rsid w:val="00AD180E"/>
    <w:rsid w:val="00AD1871"/>
    <w:rsid w:val="00AD18DE"/>
    <w:rsid w:val="00AD1907"/>
    <w:rsid w:val="00AD1A0F"/>
    <w:rsid w:val="00AD1B5D"/>
    <w:rsid w:val="00AD1D08"/>
    <w:rsid w:val="00AD1EA6"/>
    <w:rsid w:val="00AD21A2"/>
    <w:rsid w:val="00AD222D"/>
    <w:rsid w:val="00AD225D"/>
    <w:rsid w:val="00AD22DB"/>
    <w:rsid w:val="00AD2372"/>
    <w:rsid w:val="00AD238B"/>
    <w:rsid w:val="00AD24D7"/>
    <w:rsid w:val="00AD25CB"/>
    <w:rsid w:val="00AD27BB"/>
    <w:rsid w:val="00AD2808"/>
    <w:rsid w:val="00AD28F6"/>
    <w:rsid w:val="00AD2970"/>
    <w:rsid w:val="00AD29EF"/>
    <w:rsid w:val="00AD2B3D"/>
    <w:rsid w:val="00AD2DCA"/>
    <w:rsid w:val="00AD2F12"/>
    <w:rsid w:val="00AD3073"/>
    <w:rsid w:val="00AD30CD"/>
    <w:rsid w:val="00AD319B"/>
    <w:rsid w:val="00AD3266"/>
    <w:rsid w:val="00AD345C"/>
    <w:rsid w:val="00AD346B"/>
    <w:rsid w:val="00AD3621"/>
    <w:rsid w:val="00AD3650"/>
    <w:rsid w:val="00AD37BC"/>
    <w:rsid w:val="00AD389D"/>
    <w:rsid w:val="00AD3A5B"/>
    <w:rsid w:val="00AD3BCE"/>
    <w:rsid w:val="00AD3C55"/>
    <w:rsid w:val="00AD3D10"/>
    <w:rsid w:val="00AD40F3"/>
    <w:rsid w:val="00AD43C2"/>
    <w:rsid w:val="00AD447F"/>
    <w:rsid w:val="00AD4603"/>
    <w:rsid w:val="00AD471E"/>
    <w:rsid w:val="00AD4A4D"/>
    <w:rsid w:val="00AD4C37"/>
    <w:rsid w:val="00AD4C69"/>
    <w:rsid w:val="00AD4C98"/>
    <w:rsid w:val="00AD4DDF"/>
    <w:rsid w:val="00AD4F2E"/>
    <w:rsid w:val="00AD4FB1"/>
    <w:rsid w:val="00AD5031"/>
    <w:rsid w:val="00AD5156"/>
    <w:rsid w:val="00AD53F1"/>
    <w:rsid w:val="00AD5454"/>
    <w:rsid w:val="00AD559D"/>
    <w:rsid w:val="00AD56C3"/>
    <w:rsid w:val="00AD57BB"/>
    <w:rsid w:val="00AD57F2"/>
    <w:rsid w:val="00AD595B"/>
    <w:rsid w:val="00AD59CC"/>
    <w:rsid w:val="00AD5B2A"/>
    <w:rsid w:val="00AD5D77"/>
    <w:rsid w:val="00AD5E0B"/>
    <w:rsid w:val="00AD5FB0"/>
    <w:rsid w:val="00AD6110"/>
    <w:rsid w:val="00AD61A1"/>
    <w:rsid w:val="00AD6207"/>
    <w:rsid w:val="00AD6242"/>
    <w:rsid w:val="00AD6299"/>
    <w:rsid w:val="00AD639C"/>
    <w:rsid w:val="00AD6437"/>
    <w:rsid w:val="00AD648B"/>
    <w:rsid w:val="00AD64DA"/>
    <w:rsid w:val="00AD653C"/>
    <w:rsid w:val="00AD6574"/>
    <w:rsid w:val="00AD669E"/>
    <w:rsid w:val="00AD66FE"/>
    <w:rsid w:val="00AD68A3"/>
    <w:rsid w:val="00AD6C2D"/>
    <w:rsid w:val="00AD6DEC"/>
    <w:rsid w:val="00AD7016"/>
    <w:rsid w:val="00AD7319"/>
    <w:rsid w:val="00AD7683"/>
    <w:rsid w:val="00AD789D"/>
    <w:rsid w:val="00AD7986"/>
    <w:rsid w:val="00AD79CA"/>
    <w:rsid w:val="00AD7AB6"/>
    <w:rsid w:val="00AD7B61"/>
    <w:rsid w:val="00AD7B68"/>
    <w:rsid w:val="00AD7C0C"/>
    <w:rsid w:val="00AD7EBB"/>
    <w:rsid w:val="00AD7F1E"/>
    <w:rsid w:val="00AD7F43"/>
    <w:rsid w:val="00AD7F83"/>
    <w:rsid w:val="00AD7F96"/>
    <w:rsid w:val="00AE02B4"/>
    <w:rsid w:val="00AE02B5"/>
    <w:rsid w:val="00AE039D"/>
    <w:rsid w:val="00AE0493"/>
    <w:rsid w:val="00AE04AA"/>
    <w:rsid w:val="00AE0675"/>
    <w:rsid w:val="00AE0724"/>
    <w:rsid w:val="00AE0920"/>
    <w:rsid w:val="00AE09C2"/>
    <w:rsid w:val="00AE0A17"/>
    <w:rsid w:val="00AE0D35"/>
    <w:rsid w:val="00AE0E14"/>
    <w:rsid w:val="00AE0E1A"/>
    <w:rsid w:val="00AE0F77"/>
    <w:rsid w:val="00AE106D"/>
    <w:rsid w:val="00AE11E9"/>
    <w:rsid w:val="00AE1513"/>
    <w:rsid w:val="00AE160B"/>
    <w:rsid w:val="00AE1661"/>
    <w:rsid w:val="00AE18D9"/>
    <w:rsid w:val="00AE1B39"/>
    <w:rsid w:val="00AE1B91"/>
    <w:rsid w:val="00AE1DFE"/>
    <w:rsid w:val="00AE1F50"/>
    <w:rsid w:val="00AE21AF"/>
    <w:rsid w:val="00AE24F5"/>
    <w:rsid w:val="00AE273D"/>
    <w:rsid w:val="00AE28E5"/>
    <w:rsid w:val="00AE28FA"/>
    <w:rsid w:val="00AE2A06"/>
    <w:rsid w:val="00AE2ADD"/>
    <w:rsid w:val="00AE2C54"/>
    <w:rsid w:val="00AE2D04"/>
    <w:rsid w:val="00AE2D9F"/>
    <w:rsid w:val="00AE2E5B"/>
    <w:rsid w:val="00AE2FB4"/>
    <w:rsid w:val="00AE31AC"/>
    <w:rsid w:val="00AE335B"/>
    <w:rsid w:val="00AE38E5"/>
    <w:rsid w:val="00AE3998"/>
    <w:rsid w:val="00AE3C0D"/>
    <w:rsid w:val="00AE3D7C"/>
    <w:rsid w:val="00AE3D8B"/>
    <w:rsid w:val="00AE3E1C"/>
    <w:rsid w:val="00AE3ED0"/>
    <w:rsid w:val="00AE3F0B"/>
    <w:rsid w:val="00AE40A8"/>
    <w:rsid w:val="00AE421D"/>
    <w:rsid w:val="00AE42C2"/>
    <w:rsid w:val="00AE44CA"/>
    <w:rsid w:val="00AE4634"/>
    <w:rsid w:val="00AE46FD"/>
    <w:rsid w:val="00AE4941"/>
    <w:rsid w:val="00AE502C"/>
    <w:rsid w:val="00AE51CC"/>
    <w:rsid w:val="00AE51F4"/>
    <w:rsid w:val="00AE51F8"/>
    <w:rsid w:val="00AE5365"/>
    <w:rsid w:val="00AE5373"/>
    <w:rsid w:val="00AE5444"/>
    <w:rsid w:val="00AE5644"/>
    <w:rsid w:val="00AE5669"/>
    <w:rsid w:val="00AE5925"/>
    <w:rsid w:val="00AE5CDA"/>
    <w:rsid w:val="00AE5E45"/>
    <w:rsid w:val="00AE5F77"/>
    <w:rsid w:val="00AE61D9"/>
    <w:rsid w:val="00AE654E"/>
    <w:rsid w:val="00AE6634"/>
    <w:rsid w:val="00AE67C2"/>
    <w:rsid w:val="00AE67DC"/>
    <w:rsid w:val="00AE68FE"/>
    <w:rsid w:val="00AE6A25"/>
    <w:rsid w:val="00AE6ACD"/>
    <w:rsid w:val="00AE6B0F"/>
    <w:rsid w:val="00AE6E62"/>
    <w:rsid w:val="00AE6F80"/>
    <w:rsid w:val="00AE6FEB"/>
    <w:rsid w:val="00AE71C7"/>
    <w:rsid w:val="00AE7208"/>
    <w:rsid w:val="00AE73B9"/>
    <w:rsid w:val="00AE7504"/>
    <w:rsid w:val="00AE752C"/>
    <w:rsid w:val="00AE7690"/>
    <w:rsid w:val="00AE7839"/>
    <w:rsid w:val="00AE7868"/>
    <w:rsid w:val="00AE7921"/>
    <w:rsid w:val="00AE798E"/>
    <w:rsid w:val="00AE7A7F"/>
    <w:rsid w:val="00AE7FD4"/>
    <w:rsid w:val="00AF0089"/>
    <w:rsid w:val="00AF0098"/>
    <w:rsid w:val="00AF00B2"/>
    <w:rsid w:val="00AF00EE"/>
    <w:rsid w:val="00AF00FD"/>
    <w:rsid w:val="00AF0222"/>
    <w:rsid w:val="00AF0297"/>
    <w:rsid w:val="00AF0364"/>
    <w:rsid w:val="00AF03A6"/>
    <w:rsid w:val="00AF043D"/>
    <w:rsid w:val="00AF0534"/>
    <w:rsid w:val="00AF06C6"/>
    <w:rsid w:val="00AF07A1"/>
    <w:rsid w:val="00AF0824"/>
    <w:rsid w:val="00AF08EA"/>
    <w:rsid w:val="00AF091C"/>
    <w:rsid w:val="00AF0997"/>
    <w:rsid w:val="00AF0A0F"/>
    <w:rsid w:val="00AF0C83"/>
    <w:rsid w:val="00AF0CA6"/>
    <w:rsid w:val="00AF0ED2"/>
    <w:rsid w:val="00AF0F1D"/>
    <w:rsid w:val="00AF10A5"/>
    <w:rsid w:val="00AF10E1"/>
    <w:rsid w:val="00AF11D6"/>
    <w:rsid w:val="00AF12BD"/>
    <w:rsid w:val="00AF1374"/>
    <w:rsid w:val="00AF15EC"/>
    <w:rsid w:val="00AF1705"/>
    <w:rsid w:val="00AF18CE"/>
    <w:rsid w:val="00AF1AB0"/>
    <w:rsid w:val="00AF1C32"/>
    <w:rsid w:val="00AF1C67"/>
    <w:rsid w:val="00AF2076"/>
    <w:rsid w:val="00AF20FA"/>
    <w:rsid w:val="00AF212A"/>
    <w:rsid w:val="00AF214D"/>
    <w:rsid w:val="00AF21CD"/>
    <w:rsid w:val="00AF21DF"/>
    <w:rsid w:val="00AF220D"/>
    <w:rsid w:val="00AF233C"/>
    <w:rsid w:val="00AF2363"/>
    <w:rsid w:val="00AF2583"/>
    <w:rsid w:val="00AF25F3"/>
    <w:rsid w:val="00AF260F"/>
    <w:rsid w:val="00AF2956"/>
    <w:rsid w:val="00AF2ADA"/>
    <w:rsid w:val="00AF2B95"/>
    <w:rsid w:val="00AF2C0B"/>
    <w:rsid w:val="00AF2F20"/>
    <w:rsid w:val="00AF3121"/>
    <w:rsid w:val="00AF3165"/>
    <w:rsid w:val="00AF31D3"/>
    <w:rsid w:val="00AF337C"/>
    <w:rsid w:val="00AF353E"/>
    <w:rsid w:val="00AF382F"/>
    <w:rsid w:val="00AF39C5"/>
    <w:rsid w:val="00AF3B17"/>
    <w:rsid w:val="00AF3BA4"/>
    <w:rsid w:val="00AF3BC6"/>
    <w:rsid w:val="00AF3CE0"/>
    <w:rsid w:val="00AF3D4D"/>
    <w:rsid w:val="00AF3DC2"/>
    <w:rsid w:val="00AF3E8A"/>
    <w:rsid w:val="00AF4284"/>
    <w:rsid w:val="00AF443A"/>
    <w:rsid w:val="00AF463B"/>
    <w:rsid w:val="00AF46C7"/>
    <w:rsid w:val="00AF4707"/>
    <w:rsid w:val="00AF47CF"/>
    <w:rsid w:val="00AF4A81"/>
    <w:rsid w:val="00AF4CB5"/>
    <w:rsid w:val="00AF4DCD"/>
    <w:rsid w:val="00AF4EA4"/>
    <w:rsid w:val="00AF4EE5"/>
    <w:rsid w:val="00AF4F73"/>
    <w:rsid w:val="00AF5051"/>
    <w:rsid w:val="00AF517A"/>
    <w:rsid w:val="00AF51DB"/>
    <w:rsid w:val="00AF532F"/>
    <w:rsid w:val="00AF57AA"/>
    <w:rsid w:val="00AF57B7"/>
    <w:rsid w:val="00AF5A3A"/>
    <w:rsid w:val="00AF5A54"/>
    <w:rsid w:val="00AF5A93"/>
    <w:rsid w:val="00AF5AEF"/>
    <w:rsid w:val="00AF5B87"/>
    <w:rsid w:val="00AF5FBB"/>
    <w:rsid w:val="00AF616E"/>
    <w:rsid w:val="00AF61F6"/>
    <w:rsid w:val="00AF6263"/>
    <w:rsid w:val="00AF6264"/>
    <w:rsid w:val="00AF6275"/>
    <w:rsid w:val="00AF62C6"/>
    <w:rsid w:val="00AF6339"/>
    <w:rsid w:val="00AF63C3"/>
    <w:rsid w:val="00AF662D"/>
    <w:rsid w:val="00AF666A"/>
    <w:rsid w:val="00AF66E3"/>
    <w:rsid w:val="00AF67C9"/>
    <w:rsid w:val="00AF6889"/>
    <w:rsid w:val="00AF69D8"/>
    <w:rsid w:val="00AF6B54"/>
    <w:rsid w:val="00AF6C55"/>
    <w:rsid w:val="00AF6E21"/>
    <w:rsid w:val="00AF717C"/>
    <w:rsid w:val="00AF71A8"/>
    <w:rsid w:val="00AF75EA"/>
    <w:rsid w:val="00AF75F7"/>
    <w:rsid w:val="00AF7655"/>
    <w:rsid w:val="00AF76AD"/>
    <w:rsid w:val="00AF799B"/>
    <w:rsid w:val="00AF7B0D"/>
    <w:rsid w:val="00AF7B15"/>
    <w:rsid w:val="00AF7CE2"/>
    <w:rsid w:val="00AF7D1D"/>
    <w:rsid w:val="00AF7D40"/>
    <w:rsid w:val="00AF7DC1"/>
    <w:rsid w:val="00B0046F"/>
    <w:rsid w:val="00B005ED"/>
    <w:rsid w:val="00B007C2"/>
    <w:rsid w:val="00B00981"/>
    <w:rsid w:val="00B00B19"/>
    <w:rsid w:val="00B00B45"/>
    <w:rsid w:val="00B00B6A"/>
    <w:rsid w:val="00B00CC2"/>
    <w:rsid w:val="00B00D01"/>
    <w:rsid w:val="00B00E40"/>
    <w:rsid w:val="00B013BA"/>
    <w:rsid w:val="00B0148A"/>
    <w:rsid w:val="00B01520"/>
    <w:rsid w:val="00B015CA"/>
    <w:rsid w:val="00B01729"/>
    <w:rsid w:val="00B01956"/>
    <w:rsid w:val="00B01A74"/>
    <w:rsid w:val="00B01B74"/>
    <w:rsid w:val="00B01BA8"/>
    <w:rsid w:val="00B01CAD"/>
    <w:rsid w:val="00B01E70"/>
    <w:rsid w:val="00B01F7F"/>
    <w:rsid w:val="00B01FA8"/>
    <w:rsid w:val="00B02078"/>
    <w:rsid w:val="00B02350"/>
    <w:rsid w:val="00B02357"/>
    <w:rsid w:val="00B02A24"/>
    <w:rsid w:val="00B02C23"/>
    <w:rsid w:val="00B02C6A"/>
    <w:rsid w:val="00B02EF6"/>
    <w:rsid w:val="00B03009"/>
    <w:rsid w:val="00B030B1"/>
    <w:rsid w:val="00B03188"/>
    <w:rsid w:val="00B0329F"/>
    <w:rsid w:val="00B03419"/>
    <w:rsid w:val="00B03493"/>
    <w:rsid w:val="00B034C6"/>
    <w:rsid w:val="00B036FF"/>
    <w:rsid w:val="00B03813"/>
    <w:rsid w:val="00B038DE"/>
    <w:rsid w:val="00B038E6"/>
    <w:rsid w:val="00B03ADF"/>
    <w:rsid w:val="00B03C41"/>
    <w:rsid w:val="00B040F7"/>
    <w:rsid w:val="00B041B2"/>
    <w:rsid w:val="00B04500"/>
    <w:rsid w:val="00B04768"/>
    <w:rsid w:val="00B04BA9"/>
    <w:rsid w:val="00B04C26"/>
    <w:rsid w:val="00B04DC6"/>
    <w:rsid w:val="00B04F43"/>
    <w:rsid w:val="00B04F82"/>
    <w:rsid w:val="00B05129"/>
    <w:rsid w:val="00B0527A"/>
    <w:rsid w:val="00B054B7"/>
    <w:rsid w:val="00B054DA"/>
    <w:rsid w:val="00B0556F"/>
    <w:rsid w:val="00B05933"/>
    <w:rsid w:val="00B05947"/>
    <w:rsid w:val="00B059F5"/>
    <w:rsid w:val="00B05A2C"/>
    <w:rsid w:val="00B05B16"/>
    <w:rsid w:val="00B05C2E"/>
    <w:rsid w:val="00B05E2F"/>
    <w:rsid w:val="00B05FF5"/>
    <w:rsid w:val="00B060A0"/>
    <w:rsid w:val="00B060F6"/>
    <w:rsid w:val="00B06136"/>
    <w:rsid w:val="00B06168"/>
    <w:rsid w:val="00B06346"/>
    <w:rsid w:val="00B0639C"/>
    <w:rsid w:val="00B066D8"/>
    <w:rsid w:val="00B06871"/>
    <w:rsid w:val="00B06B16"/>
    <w:rsid w:val="00B06D2B"/>
    <w:rsid w:val="00B06E83"/>
    <w:rsid w:val="00B0708F"/>
    <w:rsid w:val="00B070D7"/>
    <w:rsid w:val="00B07255"/>
    <w:rsid w:val="00B072E8"/>
    <w:rsid w:val="00B073A1"/>
    <w:rsid w:val="00B073C7"/>
    <w:rsid w:val="00B073CD"/>
    <w:rsid w:val="00B07401"/>
    <w:rsid w:val="00B078B5"/>
    <w:rsid w:val="00B078C0"/>
    <w:rsid w:val="00B07A83"/>
    <w:rsid w:val="00B07D4F"/>
    <w:rsid w:val="00B07E29"/>
    <w:rsid w:val="00B10162"/>
    <w:rsid w:val="00B104A9"/>
    <w:rsid w:val="00B1055B"/>
    <w:rsid w:val="00B10563"/>
    <w:rsid w:val="00B106C8"/>
    <w:rsid w:val="00B10A40"/>
    <w:rsid w:val="00B10D09"/>
    <w:rsid w:val="00B10F4A"/>
    <w:rsid w:val="00B10FDF"/>
    <w:rsid w:val="00B11040"/>
    <w:rsid w:val="00B1115B"/>
    <w:rsid w:val="00B111E1"/>
    <w:rsid w:val="00B112E3"/>
    <w:rsid w:val="00B116A1"/>
    <w:rsid w:val="00B11789"/>
    <w:rsid w:val="00B117F5"/>
    <w:rsid w:val="00B1193B"/>
    <w:rsid w:val="00B11C24"/>
    <w:rsid w:val="00B11C33"/>
    <w:rsid w:val="00B120EB"/>
    <w:rsid w:val="00B121E1"/>
    <w:rsid w:val="00B121F1"/>
    <w:rsid w:val="00B122E9"/>
    <w:rsid w:val="00B12357"/>
    <w:rsid w:val="00B1249F"/>
    <w:rsid w:val="00B12A11"/>
    <w:rsid w:val="00B12A25"/>
    <w:rsid w:val="00B12AC6"/>
    <w:rsid w:val="00B12B06"/>
    <w:rsid w:val="00B12CEE"/>
    <w:rsid w:val="00B12E7F"/>
    <w:rsid w:val="00B12EDC"/>
    <w:rsid w:val="00B13010"/>
    <w:rsid w:val="00B13153"/>
    <w:rsid w:val="00B1324B"/>
    <w:rsid w:val="00B13422"/>
    <w:rsid w:val="00B1368E"/>
    <w:rsid w:val="00B13691"/>
    <w:rsid w:val="00B13754"/>
    <w:rsid w:val="00B1379D"/>
    <w:rsid w:val="00B1390B"/>
    <w:rsid w:val="00B1399D"/>
    <w:rsid w:val="00B13B09"/>
    <w:rsid w:val="00B13B52"/>
    <w:rsid w:val="00B13C03"/>
    <w:rsid w:val="00B13D5B"/>
    <w:rsid w:val="00B13FE5"/>
    <w:rsid w:val="00B142C9"/>
    <w:rsid w:val="00B14337"/>
    <w:rsid w:val="00B146BB"/>
    <w:rsid w:val="00B147C0"/>
    <w:rsid w:val="00B14851"/>
    <w:rsid w:val="00B14895"/>
    <w:rsid w:val="00B14D43"/>
    <w:rsid w:val="00B14D82"/>
    <w:rsid w:val="00B14F48"/>
    <w:rsid w:val="00B14F7F"/>
    <w:rsid w:val="00B14F95"/>
    <w:rsid w:val="00B1511E"/>
    <w:rsid w:val="00B151BF"/>
    <w:rsid w:val="00B15505"/>
    <w:rsid w:val="00B1556C"/>
    <w:rsid w:val="00B15650"/>
    <w:rsid w:val="00B15861"/>
    <w:rsid w:val="00B1589F"/>
    <w:rsid w:val="00B15A71"/>
    <w:rsid w:val="00B15CAF"/>
    <w:rsid w:val="00B15D1A"/>
    <w:rsid w:val="00B16054"/>
    <w:rsid w:val="00B1607A"/>
    <w:rsid w:val="00B1625E"/>
    <w:rsid w:val="00B162D7"/>
    <w:rsid w:val="00B16393"/>
    <w:rsid w:val="00B1645F"/>
    <w:rsid w:val="00B1654C"/>
    <w:rsid w:val="00B165BE"/>
    <w:rsid w:val="00B165D1"/>
    <w:rsid w:val="00B166BC"/>
    <w:rsid w:val="00B16846"/>
    <w:rsid w:val="00B168A0"/>
    <w:rsid w:val="00B16BB5"/>
    <w:rsid w:val="00B16C4F"/>
    <w:rsid w:val="00B16C6C"/>
    <w:rsid w:val="00B16E88"/>
    <w:rsid w:val="00B1702A"/>
    <w:rsid w:val="00B1741D"/>
    <w:rsid w:val="00B17438"/>
    <w:rsid w:val="00B174AD"/>
    <w:rsid w:val="00B174B2"/>
    <w:rsid w:val="00B1790C"/>
    <w:rsid w:val="00B17CC7"/>
    <w:rsid w:val="00B17CD2"/>
    <w:rsid w:val="00B17DC3"/>
    <w:rsid w:val="00B20083"/>
    <w:rsid w:val="00B200C0"/>
    <w:rsid w:val="00B2013A"/>
    <w:rsid w:val="00B202D2"/>
    <w:rsid w:val="00B20332"/>
    <w:rsid w:val="00B20745"/>
    <w:rsid w:val="00B20751"/>
    <w:rsid w:val="00B207D9"/>
    <w:rsid w:val="00B208CC"/>
    <w:rsid w:val="00B20933"/>
    <w:rsid w:val="00B2093E"/>
    <w:rsid w:val="00B20961"/>
    <w:rsid w:val="00B2099D"/>
    <w:rsid w:val="00B20A3C"/>
    <w:rsid w:val="00B20A8C"/>
    <w:rsid w:val="00B20B15"/>
    <w:rsid w:val="00B20C74"/>
    <w:rsid w:val="00B21054"/>
    <w:rsid w:val="00B21173"/>
    <w:rsid w:val="00B212C3"/>
    <w:rsid w:val="00B2159B"/>
    <w:rsid w:val="00B2177D"/>
    <w:rsid w:val="00B21852"/>
    <w:rsid w:val="00B21ACB"/>
    <w:rsid w:val="00B21B22"/>
    <w:rsid w:val="00B21C63"/>
    <w:rsid w:val="00B21CB4"/>
    <w:rsid w:val="00B21DDF"/>
    <w:rsid w:val="00B21E5E"/>
    <w:rsid w:val="00B21F54"/>
    <w:rsid w:val="00B2221D"/>
    <w:rsid w:val="00B22323"/>
    <w:rsid w:val="00B2266B"/>
    <w:rsid w:val="00B2271E"/>
    <w:rsid w:val="00B22726"/>
    <w:rsid w:val="00B2281B"/>
    <w:rsid w:val="00B2289E"/>
    <w:rsid w:val="00B228FA"/>
    <w:rsid w:val="00B2296A"/>
    <w:rsid w:val="00B229DF"/>
    <w:rsid w:val="00B22B0A"/>
    <w:rsid w:val="00B22BCC"/>
    <w:rsid w:val="00B22C35"/>
    <w:rsid w:val="00B22D30"/>
    <w:rsid w:val="00B22DE2"/>
    <w:rsid w:val="00B22EED"/>
    <w:rsid w:val="00B23050"/>
    <w:rsid w:val="00B23198"/>
    <w:rsid w:val="00B23410"/>
    <w:rsid w:val="00B23486"/>
    <w:rsid w:val="00B23582"/>
    <w:rsid w:val="00B23618"/>
    <w:rsid w:val="00B2396C"/>
    <w:rsid w:val="00B23A02"/>
    <w:rsid w:val="00B23AA2"/>
    <w:rsid w:val="00B23B19"/>
    <w:rsid w:val="00B23C00"/>
    <w:rsid w:val="00B23CC7"/>
    <w:rsid w:val="00B23DA4"/>
    <w:rsid w:val="00B23E6D"/>
    <w:rsid w:val="00B23EC6"/>
    <w:rsid w:val="00B23EED"/>
    <w:rsid w:val="00B23FA8"/>
    <w:rsid w:val="00B2411F"/>
    <w:rsid w:val="00B2425A"/>
    <w:rsid w:val="00B2440D"/>
    <w:rsid w:val="00B24542"/>
    <w:rsid w:val="00B245DE"/>
    <w:rsid w:val="00B24630"/>
    <w:rsid w:val="00B246D7"/>
    <w:rsid w:val="00B2484A"/>
    <w:rsid w:val="00B248E2"/>
    <w:rsid w:val="00B24C32"/>
    <w:rsid w:val="00B24D1E"/>
    <w:rsid w:val="00B24D45"/>
    <w:rsid w:val="00B24FCB"/>
    <w:rsid w:val="00B2509C"/>
    <w:rsid w:val="00B251E9"/>
    <w:rsid w:val="00B2521B"/>
    <w:rsid w:val="00B25357"/>
    <w:rsid w:val="00B25530"/>
    <w:rsid w:val="00B2554A"/>
    <w:rsid w:val="00B25550"/>
    <w:rsid w:val="00B255B9"/>
    <w:rsid w:val="00B255C6"/>
    <w:rsid w:val="00B25A4B"/>
    <w:rsid w:val="00B25AC4"/>
    <w:rsid w:val="00B25FD1"/>
    <w:rsid w:val="00B25FFB"/>
    <w:rsid w:val="00B26144"/>
    <w:rsid w:val="00B261B9"/>
    <w:rsid w:val="00B26249"/>
    <w:rsid w:val="00B262AB"/>
    <w:rsid w:val="00B262E5"/>
    <w:rsid w:val="00B2634D"/>
    <w:rsid w:val="00B264C7"/>
    <w:rsid w:val="00B265AD"/>
    <w:rsid w:val="00B26689"/>
    <w:rsid w:val="00B26734"/>
    <w:rsid w:val="00B268B5"/>
    <w:rsid w:val="00B26975"/>
    <w:rsid w:val="00B26D13"/>
    <w:rsid w:val="00B26D63"/>
    <w:rsid w:val="00B26D67"/>
    <w:rsid w:val="00B26E92"/>
    <w:rsid w:val="00B2706B"/>
    <w:rsid w:val="00B271EC"/>
    <w:rsid w:val="00B2722B"/>
    <w:rsid w:val="00B2731C"/>
    <w:rsid w:val="00B27406"/>
    <w:rsid w:val="00B27A09"/>
    <w:rsid w:val="00B27A10"/>
    <w:rsid w:val="00B27A6E"/>
    <w:rsid w:val="00B27D49"/>
    <w:rsid w:val="00B27D4C"/>
    <w:rsid w:val="00B27E68"/>
    <w:rsid w:val="00B27F2E"/>
    <w:rsid w:val="00B30148"/>
    <w:rsid w:val="00B3019D"/>
    <w:rsid w:val="00B302C0"/>
    <w:rsid w:val="00B305CE"/>
    <w:rsid w:val="00B305ED"/>
    <w:rsid w:val="00B3063A"/>
    <w:rsid w:val="00B307F6"/>
    <w:rsid w:val="00B308FC"/>
    <w:rsid w:val="00B3090C"/>
    <w:rsid w:val="00B30F69"/>
    <w:rsid w:val="00B31250"/>
    <w:rsid w:val="00B312FA"/>
    <w:rsid w:val="00B31314"/>
    <w:rsid w:val="00B31393"/>
    <w:rsid w:val="00B314CC"/>
    <w:rsid w:val="00B31677"/>
    <w:rsid w:val="00B3169A"/>
    <w:rsid w:val="00B31701"/>
    <w:rsid w:val="00B31709"/>
    <w:rsid w:val="00B3182C"/>
    <w:rsid w:val="00B318EA"/>
    <w:rsid w:val="00B31A8C"/>
    <w:rsid w:val="00B31BCF"/>
    <w:rsid w:val="00B31D3F"/>
    <w:rsid w:val="00B31EE7"/>
    <w:rsid w:val="00B31FF0"/>
    <w:rsid w:val="00B32018"/>
    <w:rsid w:val="00B320FF"/>
    <w:rsid w:val="00B329B3"/>
    <w:rsid w:val="00B32AD0"/>
    <w:rsid w:val="00B32AFA"/>
    <w:rsid w:val="00B32B6B"/>
    <w:rsid w:val="00B32B80"/>
    <w:rsid w:val="00B32C81"/>
    <w:rsid w:val="00B32CF1"/>
    <w:rsid w:val="00B32E7F"/>
    <w:rsid w:val="00B33170"/>
    <w:rsid w:val="00B33310"/>
    <w:rsid w:val="00B33592"/>
    <w:rsid w:val="00B33635"/>
    <w:rsid w:val="00B337BA"/>
    <w:rsid w:val="00B337F5"/>
    <w:rsid w:val="00B33828"/>
    <w:rsid w:val="00B3386E"/>
    <w:rsid w:val="00B33878"/>
    <w:rsid w:val="00B33888"/>
    <w:rsid w:val="00B3396D"/>
    <w:rsid w:val="00B33B85"/>
    <w:rsid w:val="00B33E17"/>
    <w:rsid w:val="00B33E83"/>
    <w:rsid w:val="00B341D9"/>
    <w:rsid w:val="00B34297"/>
    <w:rsid w:val="00B3441A"/>
    <w:rsid w:val="00B34493"/>
    <w:rsid w:val="00B346B0"/>
    <w:rsid w:val="00B34865"/>
    <w:rsid w:val="00B3489A"/>
    <w:rsid w:val="00B34984"/>
    <w:rsid w:val="00B34BFE"/>
    <w:rsid w:val="00B34C24"/>
    <w:rsid w:val="00B34D0A"/>
    <w:rsid w:val="00B34ECC"/>
    <w:rsid w:val="00B34FD8"/>
    <w:rsid w:val="00B352AB"/>
    <w:rsid w:val="00B352AF"/>
    <w:rsid w:val="00B3539D"/>
    <w:rsid w:val="00B357A5"/>
    <w:rsid w:val="00B35A04"/>
    <w:rsid w:val="00B35DC3"/>
    <w:rsid w:val="00B35EEE"/>
    <w:rsid w:val="00B361B8"/>
    <w:rsid w:val="00B36259"/>
    <w:rsid w:val="00B36777"/>
    <w:rsid w:val="00B36C97"/>
    <w:rsid w:val="00B36D10"/>
    <w:rsid w:val="00B36DE6"/>
    <w:rsid w:val="00B36DEE"/>
    <w:rsid w:val="00B36E28"/>
    <w:rsid w:val="00B36FF6"/>
    <w:rsid w:val="00B3706E"/>
    <w:rsid w:val="00B37129"/>
    <w:rsid w:val="00B372D2"/>
    <w:rsid w:val="00B374F3"/>
    <w:rsid w:val="00B377E2"/>
    <w:rsid w:val="00B378B1"/>
    <w:rsid w:val="00B378B6"/>
    <w:rsid w:val="00B378DF"/>
    <w:rsid w:val="00B37B7D"/>
    <w:rsid w:val="00B37BA6"/>
    <w:rsid w:val="00B37FDB"/>
    <w:rsid w:val="00B4003E"/>
    <w:rsid w:val="00B4032F"/>
    <w:rsid w:val="00B404B3"/>
    <w:rsid w:val="00B4062B"/>
    <w:rsid w:val="00B408CB"/>
    <w:rsid w:val="00B408FB"/>
    <w:rsid w:val="00B40909"/>
    <w:rsid w:val="00B40AF5"/>
    <w:rsid w:val="00B40BFB"/>
    <w:rsid w:val="00B40CA9"/>
    <w:rsid w:val="00B40CF0"/>
    <w:rsid w:val="00B4120F"/>
    <w:rsid w:val="00B413A2"/>
    <w:rsid w:val="00B41564"/>
    <w:rsid w:val="00B4170E"/>
    <w:rsid w:val="00B417A3"/>
    <w:rsid w:val="00B41B25"/>
    <w:rsid w:val="00B41EAA"/>
    <w:rsid w:val="00B4229C"/>
    <w:rsid w:val="00B42381"/>
    <w:rsid w:val="00B425E1"/>
    <w:rsid w:val="00B426A7"/>
    <w:rsid w:val="00B4278A"/>
    <w:rsid w:val="00B42808"/>
    <w:rsid w:val="00B428E8"/>
    <w:rsid w:val="00B42C43"/>
    <w:rsid w:val="00B42CDF"/>
    <w:rsid w:val="00B42D9E"/>
    <w:rsid w:val="00B42DBC"/>
    <w:rsid w:val="00B42EA2"/>
    <w:rsid w:val="00B4318A"/>
    <w:rsid w:val="00B431C0"/>
    <w:rsid w:val="00B431D7"/>
    <w:rsid w:val="00B432E8"/>
    <w:rsid w:val="00B433A1"/>
    <w:rsid w:val="00B435B8"/>
    <w:rsid w:val="00B43640"/>
    <w:rsid w:val="00B43710"/>
    <w:rsid w:val="00B437A5"/>
    <w:rsid w:val="00B439A7"/>
    <w:rsid w:val="00B43C51"/>
    <w:rsid w:val="00B43D24"/>
    <w:rsid w:val="00B43F20"/>
    <w:rsid w:val="00B44088"/>
    <w:rsid w:val="00B4410C"/>
    <w:rsid w:val="00B4434F"/>
    <w:rsid w:val="00B44440"/>
    <w:rsid w:val="00B44727"/>
    <w:rsid w:val="00B44764"/>
    <w:rsid w:val="00B44CE0"/>
    <w:rsid w:val="00B44DC1"/>
    <w:rsid w:val="00B44DC6"/>
    <w:rsid w:val="00B451B1"/>
    <w:rsid w:val="00B45202"/>
    <w:rsid w:val="00B4527A"/>
    <w:rsid w:val="00B452B0"/>
    <w:rsid w:val="00B452F1"/>
    <w:rsid w:val="00B45329"/>
    <w:rsid w:val="00B455C9"/>
    <w:rsid w:val="00B4579B"/>
    <w:rsid w:val="00B45947"/>
    <w:rsid w:val="00B45BFD"/>
    <w:rsid w:val="00B45C4A"/>
    <w:rsid w:val="00B45C4D"/>
    <w:rsid w:val="00B45CEA"/>
    <w:rsid w:val="00B45D02"/>
    <w:rsid w:val="00B460B5"/>
    <w:rsid w:val="00B4616D"/>
    <w:rsid w:val="00B462CD"/>
    <w:rsid w:val="00B462CF"/>
    <w:rsid w:val="00B46387"/>
    <w:rsid w:val="00B46521"/>
    <w:rsid w:val="00B465E4"/>
    <w:rsid w:val="00B46751"/>
    <w:rsid w:val="00B46834"/>
    <w:rsid w:val="00B468B2"/>
    <w:rsid w:val="00B4690E"/>
    <w:rsid w:val="00B46A30"/>
    <w:rsid w:val="00B46E47"/>
    <w:rsid w:val="00B46EB0"/>
    <w:rsid w:val="00B4721F"/>
    <w:rsid w:val="00B47232"/>
    <w:rsid w:val="00B4736A"/>
    <w:rsid w:val="00B4749A"/>
    <w:rsid w:val="00B4755B"/>
    <w:rsid w:val="00B4774F"/>
    <w:rsid w:val="00B477B5"/>
    <w:rsid w:val="00B47CA0"/>
    <w:rsid w:val="00B501D2"/>
    <w:rsid w:val="00B50229"/>
    <w:rsid w:val="00B50250"/>
    <w:rsid w:val="00B50708"/>
    <w:rsid w:val="00B5079A"/>
    <w:rsid w:val="00B50884"/>
    <w:rsid w:val="00B50C0B"/>
    <w:rsid w:val="00B50D15"/>
    <w:rsid w:val="00B50DF5"/>
    <w:rsid w:val="00B50F13"/>
    <w:rsid w:val="00B5125D"/>
    <w:rsid w:val="00B51361"/>
    <w:rsid w:val="00B51397"/>
    <w:rsid w:val="00B51480"/>
    <w:rsid w:val="00B5176D"/>
    <w:rsid w:val="00B5196A"/>
    <w:rsid w:val="00B51A1D"/>
    <w:rsid w:val="00B51A44"/>
    <w:rsid w:val="00B51A83"/>
    <w:rsid w:val="00B51B6E"/>
    <w:rsid w:val="00B51CCF"/>
    <w:rsid w:val="00B51EA0"/>
    <w:rsid w:val="00B51EAC"/>
    <w:rsid w:val="00B51F41"/>
    <w:rsid w:val="00B51FD6"/>
    <w:rsid w:val="00B51FF0"/>
    <w:rsid w:val="00B52206"/>
    <w:rsid w:val="00B522FF"/>
    <w:rsid w:val="00B5243A"/>
    <w:rsid w:val="00B52489"/>
    <w:rsid w:val="00B5260F"/>
    <w:rsid w:val="00B52684"/>
    <w:rsid w:val="00B528C3"/>
    <w:rsid w:val="00B528C5"/>
    <w:rsid w:val="00B5295F"/>
    <w:rsid w:val="00B52A10"/>
    <w:rsid w:val="00B52A42"/>
    <w:rsid w:val="00B52A6D"/>
    <w:rsid w:val="00B52A71"/>
    <w:rsid w:val="00B52B94"/>
    <w:rsid w:val="00B52D9B"/>
    <w:rsid w:val="00B52E2F"/>
    <w:rsid w:val="00B52E69"/>
    <w:rsid w:val="00B5334E"/>
    <w:rsid w:val="00B53403"/>
    <w:rsid w:val="00B53533"/>
    <w:rsid w:val="00B5360D"/>
    <w:rsid w:val="00B537D6"/>
    <w:rsid w:val="00B53829"/>
    <w:rsid w:val="00B53A4F"/>
    <w:rsid w:val="00B53D2C"/>
    <w:rsid w:val="00B53EEE"/>
    <w:rsid w:val="00B540A1"/>
    <w:rsid w:val="00B54381"/>
    <w:rsid w:val="00B544C5"/>
    <w:rsid w:val="00B545CC"/>
    <w:rsid w:val="00B54713"/>
    <w:rsid w:val="00B549FA"/>
    <w:rsid w:val="00B54DC7"/>
    <w:rsid w:val="00B54EDE"/>
    <w:rsid w:val="00B54F0B"/>
    <w:rsid w:val="00B54F41"/>
    <w:rsid w:val="00B550D3"/>
    <w:rsid w:val="00B5521C"/>
    <w:rsid w:val="00B55237"/>
    <w:rsid w:val="00B553BC"/>
    <w:rsid w:val="00B556D4"/>
    <w:rsid w:val="00B5577D"/>
    <w:rsid w:val="00B55BA4"/>
    <w:rsid w:val="00B55C4A"/>
    <w:rsid w:val="00B55C5A"/>
    <w:rsid w:val="00B55C7F"/>
    <w:rsid w:val="00B55D1E"/>
    <w:rsid w:val="00B55D49"/>
    <w:rsid w:val="00B55E9D"/>
    <w:rsid w:val="00B55EC5"/>
    <w:rsid w:val="00B56165"/>
    <w:rsid w:val="00B5636C"/>
    <w:rsid w:val="00B56965"/>
    <w:rsid w:val="00B56BF4"/>
    <w:rsid w:val="00B56F19"/>
    <w:rsid w:val="00B56F40"/>
    <w:rsid w:val="00B57078"/>
    <w:rsid w:val="00B5720B"/>
    <w:rsid w:val="00B57225"/>
    <w:rsid w:val="00B5730C"/>
    <w:rsid w:val="00B57314"/>
    <w:rsid w:val="00B5734A"/>
    <w:rsid w:val="00B5765A"/>
    <w:rsid w:val="00B5794A"/>
    <w:rsid w:val="00B57A4D"/>
    <w:rsid w:val="00B57A5B"/>
    <w:rsid w:val="00B57A97"/>
    <w:rsid w:val="00B57BDB"/>
    <w:rsid w:val="00B57D33"/>
    <w:rsid w:val="00B57D4F"/>
    <w:rsid w:val="00B57EF1"/>
    <w:rsid w:val="00B57FB7"/>
    <w:rsid w:val="00B600C7"/>
    <w:rsid w:val="00B6015C"/>
    <w:rsid w:val="00B60447"/>
    <w:rsid w:val="00B6058E"/>
    <w:rsid w:val="00B60BB2"/>
    <w:rsid w:val="00B60BF4"/>
    <w:rsid w:val="00B60CCF"/>
    <w:rsid w:val="00B60D0C"/>
    <w:rsid w:val="00B60E76"/>
    <w:rsid w:val="00B60F98"/>
    <w:rsid w:val="00B61301"/>
    <w:rsid w:val="00B6131D"/>
    <w:rsid w:val="00B61321"/>
    <w:rsid w:val="00B6141B"/>
    <w:rsid w:val="00B61430"/>
    <w:rsid w:val="00B61642"/>
    <w:rsid w:val="00B6169C"/>
    <w:rsid w:val="00B61A01"/>
    <w:rsid w:val="00B61B0A"/>
    <w:rsid w:val="00B61B6C"/>
    <w:rsid w:val="00B61DBB"/>
    <w:rsid w:val="00B61E88"/>
    <w:rsid w:val="00B61EE8"/>
    <w:rsid w:val="00B61F00"/>
    <w:rsid w:val="00B622EB"/>
    <w:rsid w:val="00B6230F"/>
    <w:rsid w:val="00B62590"/>
    <w:rsid w:val="00B62695"/>
    <w:rsid w:val="00B626FB"/>
    <w:rsid w:val="00B62834"/>
    <w:rsid w:val="00B628A6"/>
    <w:rsid w:val="00B62B1B"/>
    <w:rsid w:val="00B62BFA"/>
    <w:rsid w:val="00B62E01"/>
    <w:rsid w:val="00B62F12"/>
    <w:rsid w:val="00B62F6D"/>
    <w:rsid w:val="00B63077"/>
    <w:rsid w:val="00B630BA"/>
    <w:rsid w:val="00B6311C"/>
    <w:rsid w:val="00B63190"/>
    <w:rsid w:val="00B63276"/>
    <w:rsid w:val="00B63393"/>
    <w:rsid w:val="00B6345F"/>
    <w:rsid w:val="00B634C0"/>
    <w:rsid w:val="00B63646"/>
    <w:rsid w:val="00B63892"/>
    <w:rsid w:val="00B63A8F"/>
    <w:rsid w:val="00B63B0C"/>
    <w:rsid w:val="00B63C28"/>
    <w:rsid w:val="00B63CED"/>
    <w:rsid w:val="00B63E98"/>
    <w:rsid w:val="00B63FA2"/>
    <w:rsid w:val="00B64018"/>
    <w:rsid w:val="00B640D0"/>
    <w:rsid w:val="00B64224"/>
    <w:rsid w:val="00B642A6"/>
    <w:rsid w:val="00B6442B"/>
    <w:rsid w:val="00B6450D"/>
    <w:rsid w:val="00B6454C"/>
    <w:rsid w:val="00B6475E"/>
    <w:rsid w:val="00B64835"/>
    <w:rsid w:val="00B64DE4"/>
    <w:rsid w:val="00B64FE4"/>
    <w:rsid w:val="00B65205"/>
    <w:rsid w:val="00B6534A"/>
    <w:rsid w:val="00B65426"/>
    <w:rsid w:val="00B654C5"/>
    <w:rsid w:val="00B6561B"/>
    <w:rsid w:val="00B656CF"/>
    <w:rsid w:val="00B656E4"/>
    <w:rsid w:val="00B65AF1"/>
    <w:rsid w:val="00B65D53"/>
    <w:rsid w:val="00B65FC3"/>
    <w:rsid w:val="00B65FC6"/>
    <w:rsid w:val="00B6609F"/>
    <w:rsid w:val="00B66399"/>
    <w:rsid w:val="00B66526"/>
    <w:rsid w:val="00B6655F"/>
    <w:rsid w:val="00B6657E"/>
    <w:rsid w:val="00B6685F"/>
    <w:rsid w:val="00B66BCA"/>
    <w:rsid w:val="00B66BD2"/>
    <w:rsid w:val="00B66CF9"/>
    <w:rsid w:val="00B66F74"/>
    <w:rsid w:val="00B6718C"/>
    <w:rsid w:val="00B671F9"/>
    <w:rsid w:val="00B67223"/>
    <w:rsid w:val="00B673FF"/>
    <w:rsid w:val="00B6749F"/>
    <w:rsid w:val="00B674C3"/>
    <w:rsid w:val="00B67713"/>
    <w:rsid w:val="00B677A2"/>
    <w:rsid w:val="00B67856"/>
    <w:rsid w:val="00B679AF"/>
    <w:rsid w:val="00B679EE"/>
    <w:rsid w:val="00B67D2D"/>
    <w:rsid w:val="00B67EA5"/>
    <w:rsid w:val="00B70059"/>
    <w:rsid w:val="00B705C8"/>
    <w:rsid w:val="00B7080B"/>
    <w:rsid w:val="00B70B00"/>
    <w:rsid w:val="00B70C4C"/>
    <w:rsid w:val="00B70E3F"/>
    <w:rsid w:val="00B70EB2"/>
    <w:rsid w:val="00B70F1D"/>
    <w:rsid w:val="00B711E7"/>
    <w:rsid w:val="00B7121C"/>
    <w:rsid w:val="00B7127F"/>
    <w:rsid w:val="00B7132F"/>
    <w:rsid w:val="00B715DE"/>
    <w:rsid w:val="00B717A9"/>
    <w:rsid w:val="00B717F8"/>
    <w:rsid w:val="00B71887"/>
    <w:rsid w:val="00B71A7A"/>
    <w:rsid w:val="00B71C54"/>
    <w:rsid w:val="00B71C76"/>
    <w:rsid w:val="00B71FF5"/>
    <w:rsid w:val="00B7211C"/>
    <w:rsid w:val="00B72348"/>
    <w:rsid w:val="00B724CE"/>
    <w:rsid w:val="00B72638"/>
    <w:rsid w:val="00B726CC"/>
    <w:rsid w:val="00B7273D"/>
    <w:rsid w:val="00B7279C"/>
    <w:rsid w:val="00B72B4D"/>
    <w:rsid w:val="00B72D67"/>
    <w:rsid w:val="00B72FBA"/>
    <w:rsid w:val="00B731C1"/>
    <w:rsid w:val="00B732E9"/>
    <w:rsid w:val="00B73457"/>
    <w:rsid w:val="00B734A1"/>
    <w:rsid w:val="00B7354A"/>
    <w:rsid w:val="00B736E1"/>
    <w:rsid w:val="00B73739"/>
    <w:rsid w:val="00B737C1"/>
    <w:rsid w:val="00B7394F"/>
    <w:rsid w:val="00B73D25"/>
    <w:rsid w:val="00B73EE6"/>
    <w:rsid w:val="00B73F93"/>
    <w:rsid w:val="00B74144"/>
    <w:rsid w:val="00B7414B"/>
    <w:rsid w:val="00B7442E"/>
    <w:rsid w:val="00B74561"/>
    <w:rsid w:val="00B74580"/>
    <w:rsid w:val="00B74585"/>
    <w:rsid w:val="00B74698"/>
    <w:rsid w:val="00B748EB"/>
    <w:rsid w:val="00B74BF6"/>
    <w:rsid w:val="00B74C3C"/>
    <w:rsid w:val="00B74CD4"/>
    <w:rsid w:val="00B74E08"/>
    <w:rsid w:val="00B74FC4"/>
    <w:rsid w:val="00B75A84"/>
    <w:rsid w:val="00B75B40"/>
    <w:rsid w:val="00B75B43"/>
    <w:rsid w:val="00B75CF3"/>
    <w:rsid w:val="00B75D39"/>
    <w:rsid w:val="00B75D5D"/>
    <w:rsid w:val="00B75E93"/>
    <w:rsid w:val="00B75EA8"/>
    <w:rsid w:val="00B75EDA"/>
    <w:rsid w:val="00B75F6C"/>
    <w:rsid w:val="00B75F93"/>
    <w:rsid w:val="00B76050"/>
    <w:rsid w:val="00B760DF"/>
    <w:rsid w:val="00B761E5"/>
    <w:rsid w:val="00B7620F"/>
    <w:rsid w:val="00B76238"/>
    <w:rsid w:val="00B76271"/>
    <w:rsid w:val="00B76536"/>
    <w:rsid w:val="00B76671"/>
    <w:rsid w:val="00B766CC"/>
    <w:rsid w:val="00B766D9"/>
    <w:rsid w:val="00B769AB"/>
    <w:rsid w:val="00B76BCC"/>
    <w:rsid w:val="00B76C8A"/>
    <w:rsid w:val="00B76D3D"/>
    <w:rsid w:val="00B76E45"/>
    <w:rsid w:val="00B76E5E"/>
    <w:rsid w:val="00B76F7F"/>
    <w:rsid w:val="00B770E2"/>
    <w:rsid w:val="00B7734A"/>
    <w:rsid w:val="00B77488"/>
    <w:rsid w:val="00B77522"/>
    <w:rsid w:val="00B775F5"/>
    <w:rsid w:val="00B776DE"/>
    <w:rsid w:val="00B77845"/>
    <w:rsid w:val="00B77859"/>
    <w:rsid w:val="00B77BC8"/>
    <w:rsid w:val="00B77C60"/>
    <w:rsid w:val="00B77CC0"/>
    <w:rsid w:val="00B77CF4"/>
    <w:rsid w:val="00B77EF8"/>
    <w:rsid w:val="00B80029"/>
    <w:rsid w:val="00B8017E"/>
    <w:rsid w:val="00B8019A"/>
    <w:rsid w:val="00B80373"/>
    <w:rsid w:val="00B80448"/>
    <w:rsid w:val="00B804B4"/>
    <w:rsid w:val="00B80646"/>
    <w:rsid w:val="00B8067C"/>
    <w:rsid w:val="00B8073C"/>
    <w:rsid w:val="00B80831"/>
    <w:rsid w:val="00B808A1"/>
    <w:rsid w:val="00B80949"/>
    <w:rsid w:val="00B8096B"/>
    <w:rsid w:val="00B80A39"/>
    <w:rsid w:val="00B8136B"/>
    <w:rsid w:val="00B81602"/>
    <w:rsid w:val="00B8166C"/>
    <w:rsid w:val="00B8197A"/>
    <w:rsid w:val="00B81B5C"/>
    <w:rsid w:val="00B81C70"/>
    <w:rsid w:val="00B81D61"/>
    <w:rsid w:val="00B81F64"/>
    <w:rsid w:val="00B820C5"/>
    <w:rsid w:val="00B820F3"/>
    <w:rsid w:val="00B82128"/>
    <w:rsid w:val="00B822CE"/>
    <w:rsid w:val="00B822EB"/>
    <w:rsid w:val="00B822FA"/>
    <w:rsid w:val="00B823AE"/>
    <w:rsid w:val="00B82575"/>
    <w:rsid w:val="00B826C7"/>
    <w:rsid w:val="00B82785"/>
    <w:rsid w:val="00B8294A"/>
    <w:rsid w:val="00B8297E"/>
    <w:rsid w:val="00B829D2"/>
    <w:rsid w:val="00B829EB"/>
    <w:rsid w:val="00B82A07"/>
    <w:rsid w:val="00B82A6E"/>
    <w:rsid w:val="00B82B28"/>
    <w:rsid w:val="00B82CA6"/>
    <w:rsid w:val="00B82D86"/>
    <w:rsid w:val="00B8317A"/>
    <w:rsid w:val="00B83410"/>
    <w:rsid w:val="00B834B6"/>
    <w:rsid w:val="00B83684"/>
    <w:rsid w:val="00B8393D"/>
    <w:rsid w:val="00B83947"/>
    <w:rsid w:val="00B83C1B"/>
    <w:rsid w:val="00B83CDC"/>
    <w:rsid w:val="00B83FE6"/>
    <w:rsid w:val="00B841DC"/>
    <w:rsid w:val="00B844A1"/>
    <w:rsid w:val="00B84630"/>
    <w:rsid w:val="00B84699"/>
    <w:rsid w:val="00B846DD"/>
    <w:rsid w:val="00B847D8"/>
    <w:rsid w:val="00B849B8"/>
    <w:rsid w:val="00B84AA1"/>
    <w:rsid w:val="00B84B13"/>
    <w:rsid w:val="00B84B14"/>
    <w:rsid w:val="00B84B24"/>
    <w:rsid w:val="00B84D23"/>
    <w:rsid w:val="00B84FF6"/>
    <w:rsid w:val="00B850B0"/>
    <w:rsid w:val="00B851DE"/>
    <w:rsid w:val="00B85329"/>
    <w:rsid w:val="00B8546C"/>
    <w:rsid w:val="00B855E1"/>
    <w:rsid w:val="00B8561A"/>
    <w:rsid w:val="00B85643"/>
    <w:rsid w:val="00B85D80"/>
    <w:rsid w:val="00B85DF0"/>
    <w:rsid w:val="00B85EAA"/>
    <w:rsid w:val="00B85EFB"/>
    <w:rsid w:val="00B85FAB"/>
    <w:rsid w:val="00B861DE"/>
    <w:rsid w:val="00B8654F"/>
    <w:rsid w:val="00B865F8"/>
    <w:rsid w:val="00B866AF"/>
    <w:rsid w:val="00B867B8"/>
    <w:rsid w:val="00B86879"/>
    <w:rsid w:val="00B86976"/>
    <w:rsid w:val="00B86990"/>
    <w:rsid w:val="00B869D1"/>
    <w:rsid w:val="00B869EA"/>
    <w:rsid w:val="00B86AB3"/>
    <w:rsid w:val="00B86BB1"/>
    <w:rsid w:val="00B86BC1"/>
    <w:rsid w:val="00B86C49"/>
    <w:rsid w:val="00B86DEB"/>
    <w:rsid w:val="00B86EA1"/>
    <w:rsid w:val="00B86ECA"/>
    <w:rsid w:val="00B86F97"/>
    <w:rsid w:val="00B86FC9"/>
    <w:rsid w:val="00B86FD3"/>
    <w:rsid w:val="00B8730E"/>
    <w:rsid w:val="00B873B3"/>
    <w:rsid w:val="00B87489"/>
    <w:rsid w:val="00B87631"/>
    <w:rsid w:val="00B87722"/>
    <w:rsid w:val="00B877E3"/>
    <w:rsid w:val="00B878AB"/>
    <w:rsid w:val="00B878B6"/>
    <w:rsid w:val="00B879F8"/>
    <w:rsid w:val="00B87A60"/>
    <w:rsid w:val="00B87E28"/>
    <w:rsid w:val="00B87FB0"/>
    <w:rsid w:val="00B90090"/>
    <w:rsid w:val="00B90134"/>
    <w:rsid w:val="00B90246"/>
    <w:rsid w:val="00B903BF"/>
    <w:rsid w:val="00B90867"/>
    <w:rsid w:val="00B909AD"/>
    <w:rsid w:val="00B911B1"/>
    <w:rsid w:val="00B911B4"/>
    <w:rsid w:val="00B911D0"/>
    <w:rsid w:val="00B91296"/>
    <w:rsid w:val="00B913BE"/>
    <w:rsid w:val="00B914DD"/>
    <w:rsid w:val="00B91656"/>
    <w:rsid w:val="00B916B3"/>
    <w:rsid w:val="00B91751"/>
    <w:rsid w:val="00B9186B"/>
    <w:rsid w:val="00B91956"/>
    <w:rsid w:val="00B91B25"/>
    <w:rsid w:val="00B91B2B"/>
    <w:rsid w:val="00B91D0E"/>
    <w:rsid w:val="00B91DF0"/>
    <w:rsid w:val="00B91E7A"/>
    <w:rsid w:val="00B91E87"/>
    <w:rsid w:val="00B91EFB"/>
    <w:rsid w:val="00B920D1"/>
    <w:rsid w:val="00B9215C"/>
    <w:rsid w:val="00B921ED"/>
    <w:rsid w:val="00B923BE"/>
    <w:rsid w:val="00B92436"/>
    <w:rsid w:val="00B9285D"/>
    <w:rsid w:val="00B92B95"/>
    <w:rsid w:val="00B92B9B"/>
    <w:rsid w:val="00B92CF6"/>
    <w:rsid w:val="00B92FD8"/>
    <w:rsid w:val="00B931FB"/>
    <w:rsid w:val="00B9324D"/>
    <w:rsid w:val="00B93427"/>
    <w:rsid w:val="00B93514"/>
    <w:rsid w:val="00B9361B"/>
    <w:rsid w:val="00B93C00"/>
    <w:rsid w:val="00B93D65"/>
    <w:rsid w:val="00B93EB6"/>
    <w:rsid w:val="00B9401C"/>
    <w:rsid w:val="00B94043"/>
    <w:rsid w:val="00B94468"/>
    <w:rsid w:val="00B94589"/>
    <w:rsid w:val="00B948E0"/>
    <w:rsid w:val="00B94C12"/>
    <w:rsid w:val="00B94EEF"/>
    <w:rsid w:val="00B953D9"/>
    <w:rsid w:val="00B953ED"/>
    <w:rsid w:val="00B9552A"/>
    <w:rsid w:val="00B955A6"/>
    <w:rsid w:val="00B956A0"/>
    <w:rsid w:val="00B958FF"/>
    <w:rsid w:val="00B959B5"/>
    <w:rsid w:val="00B95AC8"/>
    <w:rsid w:val="00B95B82"/>
    <w:rsid w:val="00B95BC2"/>
    <w:rsid w:val="00B95CDE"/>
    <w:rsid w:val="00B95CE4"/>
    <w:rsid w:val="00B95D86"/>
    <w:rsid w:val="00B95F60"/>
    <w:rsid w:val="00B96094"/>
    <w:rsid w:val="00B961FD"/>
    <w:rsid w:val="00B96470"/>
    <w:rsid w:val="00B9659E"/>
    <w:rsid w:val="00B965A3"/>
    <w:rsid w:val="00B967FC"/>
    <w:rsid w:val="00B96BB1"/>
    <w:rsid w:val="00B96C10"/>
    <w:rsid w:val="00B96C44"/>
    <w:rsid w:val="00B96CF6"/>
    <w:rsid w:val="00B96D3C"/>
    <w:rsid w:val="00B96DD7"/>
    <w:rsid w:val="00B96EBA"/>
    <w:rsid w:val="00B96F69"/>
    <w:rsid w:val="00B97262"/>
    <w:rsid w:val="00B975F8"/>
    <w:rsid w:val="00B9761B"/>
    <w:rsid w:val="00B97710"/>
    <w:rsid w:val="00B97744"/>
    <w:rsid w:val="00B9790D"/>
    <w:rsid w:val="00B97944"/>
    <w:rsid w:val="00B979B8"/>
    <w:rsid w:val="00B97C5F"/>
    <w:rsid w:val="00B97D9A"/>
    <w:rsid w:val="00B97E2E"/>
    <w:rsid w:val="00B97F3E"/>
    <w:rsid w:val="00B97FD1"/>
    <w:rsid w:val="00BA001C"/>
    <w:rsid w:val="00BA013D"/>
    <w:rsid w:val="00BA0224"/>
    <w:rsid w:val="00BA0260"/>
    <w:rsid w:val="00BA0612"/>
    <w:rsid w:val="00BA0726"/>
    <w:rsid w:val="00BA098C"/>
    <w:rsid w:val="00BA0BBC"/>
    <w:rsid w:val="00BA0DF1"/>
    <w:rsid w:val="00BA108E"/>
    <w:rsid w:val="00BA1247"/>
    <w:rsid w:val="00BA134D"/>
    <w:rsid w:val="00BA1428"/>
    <w:rsid w:val="00BA1489"/>
    <w:rsid w:val="00BA16F8"/>
    <w:rsid w:val="00BA1A17"/>
    <w:rsid w:val="00BA1DE0"/>
    <w:rsid w:val="00BA1EB4"/>
    <w:rsid w:val="00BA1FC8"/>
    <w:rsid w:val="00BA2A79"/>
    <w:rsid w:val="00BA2AAF"/>
    <w:rsid w:val="00BA2D5E"/>
    <w:rsid w:val="00BA2DD7"/>
    <w:rsid w:val="00BA2E35"/>
    <w:rsid w:val="00BA30DF"/>
    <w:rsid w:val="00BA316F"/>
    <w:rsid w:val="00BA3225"/>
    <w:rsid w:val="00BA32F6"/>
    <w:rsid w:val="00BA33BD"/>
    <w:rsid w:val="00BA3430"/>
    <w:rsid w:val="00BA3839"/>
    <w:rsid w:val="00BA3B2B"/>
    <w:rsid w:val="00BA3BF4"/>
    <w:rsid w:val="00BA3CF2"/>
    <w:rsid w:val="00BA3F3B"/>
    <w:rsid w:val="00BA435E"/>
    <w:rsid w:val="00BA44CE"/>
    <w:rsid w:val="00BA4581"/>
    <w:rsid w:val="00BA4669"/>
    <w:rsid w:val="00BA4921"/>
    <w:rsid w:val="00BA492C"/>
    <w:rsid w:val="00BA4BA6"/>
    <w:rsid w:val="00BA4CD2"/>
    <w:rsid w:val="00BA4D64"/>
    <w:rsid w:val="00BA4D72"/>
    <w:rsid w:val="00BA5129"/>
    <w:rsid w:val="00BA520B"/>
    <w:rsid w:val="00BA527D"/>
    <w:rsid w:val="00BA5344"/>
    <w:rsid w:val="00BA54B1"/>
    <w:rsid w:val="00BA5746"/>
    <w:rsid w:val="00BA5758"/>
    <w:rsid w:val="00BA57DC"/>
    <w:rsid w:val="00BA57E0"/>
    <w:rsid w:val="00BA5804"/>
    <w:rsid w:val="00BA5841"/>
    <w:rsid w:val="00BA592E"/>
    <w:rsid w:val="00BA592F"/>
    <w:rsid w:val="00BA5A81"/>
    <w:rsid w:val="00BA5AC3"/>
    <w:rsid w:val="00BA5B66"/>
    <w:rsid w:val="00BA5DF9"/>
    <w:rsid w:val="00BA5EC7"/>
    <w:rsid w:val="00BA5F78"/>
    <w:rsid w:val="00BA6023"/>
    <w:rsid w:val="00BA612D"/>
    <w:rsid w:val="00BA65F5"/>
    <w:rsid w:val="00BA664E"/>
    <w:rsid w:val="00BA672F"/>
    <w:rsid w:val="00BA6A95"/>
    <w:rsid w:val="00BA6DA6"/>
    <w:rsid w:val="00BA6E56"/>
    <w:rsid w:val="00BA6F2F"/>
    <w:rsid w:val="00BA6FF4"/>
    <w:rsid w:val="00BA70D6"/>
    <w:rsid w:val="00BA721E"/>
    <w:rsid w:val="00BA7297"/>
    <w:rsid w:val="00BA72CB"/>
    <w:rsid w:val="00BA74B7"/>
    <w:rsid w:val="00BA7618"/>
    <w:rsid w:val="00BA781D"/>
    <w:rsid w:val="00BA78EC"/>
    <w:rsid w:val="00BA79B1"/>
    <w:rsid w:val="00BA7AB7"/>
    <w:rsid w:val="00BA7B5D"/>
    <w:rsid w:val="00BA7B65"/>
    <w:rsid w:val="00BA7D30"/>
    <w:rsid w:val="00BA7E32"/>
    <w:rsid w:val="00BA7ECF"/>
    <w:rsid w:val="00BA7F27"/>
    <w:rsid w:val="00BB00CC"/>
    <w:rsid w:val="00BB00CE"/>
    <w:rsid w:val="00BB00DF"/>
    <w:rsid w:val="00BB0214"/>
    <w:rsid w:val="00BB0336"/>
    <w:rsid w:val="00BB0339"/>
    <w:rsid w:val="00BB03E7"/>
    <w:rsid w:val="00BB042F"/>
    <w:rsid w:val="00BB05FD"/>
    <w:rsid w:val="00BB08B1"/>
    <w:rsid w:val="00BB0986"/>
    <w:rsid w:val="00BB0C98"/>
    <w:rsid w:val="00BB0D43"/>
    <w:rsid w:val="00BB0F4C"/>
    <w:rsid w:val="00BB1150"/>
    <w:rsid w:val="00BB11F6"/>
    <w:rsid w:val="00BB1225"/>
    <w:rsid w:val="00BB13A2"/>
    <w:rsid w:val="00BB146E"/>
    <w:rsid w:val="00BB14B4"/>
    <w:rsid w:val="00BB14DF"/>
    <w:rsid w:val="00BB1522"/>
    <w:rsid w:val="00BB169B"/>
    <w:rsid w:val="00BB18F0"/>
    <w:rsid w:val="00BB1AA4"/>
    <w:rsid w:val="00BB1AC4"/>
    <w:rsid w:val="00BB1BAA"/>
    <w:rsid w:val="00BB1CEF"/>
    <w:rsid w:val="00BB1D84"/>
    <w:rsid w:val="00BB1E84"/>
    <w:rsid w:val="00BB1EF5"/>
    <w:rsid w:val="00BB2016"/>
    <w:rsid w:val="00BB20BE"/>
    <w:rsid w:val="00BB2266"/>
    <w:rsid w:val="00BB22F3"/>
    <w:rsid w:val="00BB2354"/>
    <w:rsid w:val="00BB23C9"/>
    <w:rsid w:val="00BB2471"/>
    <w:rsid w:val="00BB2583"/>
    <w:rsid w:val="00BB2834"/>
    <w:rsid w:val="00BB290A"/>
    <w:rsid w:val="00BB2A5F"/>
    <w:rsid w:val="00BB2B59"/>
    <w:rsid w:val="00BB2D68"/>
    <w:rsid w:val="00BB3220"/>
    <w:rsid w:val="00BB341B"/>
    <w:rsid w:val="00BB3559"/>
    <w:rsid w:val="00BB3708"/>
    <w:rsid w:val="00BB382E"/>
    <w:rsid w:val="00BB38EF"/>
    <w:rsid w:val="00BB3964"/>
    <w:rsid w:val="00BB3A40"/>
    <w:rsid w:val="00BB3A6B"/>
    <w:rsid w:val="00BB3ACB"/>
    <w:rsid w:val="00BB3BB6"/>
    <w:rsid w:val="00BB3E1C"/>
    <w:rsid w:val="00BB44DC"/>
    <w:rsid w:val="00BB44F2"/>
    <w:rsid w:val="00BB47FF"/>
    <w:rsid w:val="00BB4C7A"/>
    <w:rsid w:val="00BB4D92"/>
    <w:rsid w:val="00BB503F"/>
    <w:rsid w:val="00BB5064"/>
    <w:rsid w:val="00BB53B3"/>
    <w:rsid w:val="00BB550D"/>
    <w:rsid w:val="00BB5544"/>
    <w:rsid w:val="00BB5593"/>
    <w:rsid w:val="00BB59A6"/>
    <w:rsid w:val="00BB5AE3"/>
    <w:rsid w:val="00BB5B10"/>
    <w:rsid w:val="00BB5BDA"/>
    <w:rsid w:val="00BB5C09"/>
    <w:rsid w:val="00BB5CFA"/>
    <w:rsid w:val="00BB5D5C"/>
    <w:rsid w:val="00BB5EDD"/>
    <w:rsid w:val="00BB63C2"/>
    <w:rsid w:val="00BB63F2"/>
    <w:rsid w:val="00BB6417"/>
    <w:rsid w:val="00BB6635"/>
    <w:rsid w:val="00BB6688"/>
    <w:rsid w:val="00BB66EC"/>
    <w:rsid w:val="00BB6943"/>
    <w:rsid w:val="00BB697B"/>
    <w:rsid w:val="00BB6B09"/>
    <w:rsid w:val="00BB6CA9"/>
    <w:rsid w:val="00BB6CEB"/>
    <w:rsid w:val="00BB6EE3"/>
    <w:rsid w:val="00BB70F9"/>
    <w:rsid w:val="00BB718F"/>
    <w:rsid w:val="00BB72ED"/>
    <w:rsid w:val="00BB7358"/>
    <w:rsid w:val="00BB7536"/>
    <w:rsid w:val="00BB772E"/>
    <w:rsid w:val="00BB7807"/>
    <w:rsid w:val="00BB78E5"/>
    <w:rsid w:val="00BB7CF8"/>
    <w:rsid w:val="00BB7D63"/>
    <w:rsid w:val="00BB7EAE"/>
    <w:rsid w:val="00BC002F"/>
    <w:rsid w:val="00BC0051"/>
    <w:rsid w:val="00BC005E"/>
    <w:rsid w:val="00BC00C1"/>
    <w:rsid w:val="00BC0636"/>
    <w:rsid w:val="00BC0681"/>
    <w:rsid w:val="00BC07F8"/>
    <w:rsid w:val="00BC08C5"/>
    <w:rsid w:val="00BC09B0"/>
    <w:rsid w:val="00BC0B7E"/>
    <w:rsid w:val="00BC0BB5"/>
    <w:rsid w:val="00BC0BDF"/>
    <w:rsid w:val="00BC141B"/>
    <w:rsid w:val="00BC1457"/>
    <w:rsid w:val="00BC14B8"/>
    <w:rsid w:val="00BC150E"/>
    <w:rsid w:val="00BC18CF"/>
    <w:rsid w:val="00BC1945"/>
    <w:rsid w:val="00BC1ADD"/>
    <w:rsid w:val="00BC1B93"/>
    <w:rsid w:val="00BC1C52"/>
    <w:rsid w:val="00BC1C56"/>
    <w:rsid w:val="00BC1CD0"/>
    <w:rsid w:val="00BC1DD3"/>
    <w:rsid w:val="00BC1E6A"/>
    <w:rsid w:val="00BC2104"/>
    <w:rsid w:val="00BC2225"/>
    <w:rsid w:val="00BC254D"/>
    <w:rsid w:val="00BC2700"/>
    <w:rsid w:val="00BC28CC"/>
    <w:rsid w:val="00BC29FC"/>
    <w:rsid w:val="00BC2C5D"/>
    <w:rsid w:val="00BC2C96"/>
    <w:rsid w:val="00BC2D85"/>
    <w:rsid w:val="00BC2D8D"/>
    <w:rsid w:val="00BC2F10"/>
    <w:rsid w:val="00BC304F"/>
    <w:rsid w:val="00BC31D1"/>
    <w:rsid w:val="00BC3251"/>
    <w:rsid w:val="00BC325C"/>
    <w:rsid w:val="00BC3406"/>
    <w:rsid w:val="00BC345B"/>
    <w:rsid w:val="00BC3460"/>
    <w:rsid w:val="00BC3552"/>
    <w:rsid w:val="00BC37F4"/>
    <w:rsid w:val="00BC3882"/>
    <w:rsid w:val="00BC38EB"/>
    <w:rsid w:val="00BC3AFB"/>
    <w:rsid w:val="00BC3B9C"/>
    <w:rsid w:val="00BC3C62"/>
    <w:rsid w:val="00BC3D35"/>
    <w:rsid w:val="00BC3EFA"/>
    <w:rsid w:val="00BC40F1"/>
    <w:rsid w:val="00BC414D"/>
    <w:rsid w:val="00BC41ED"/>
    <w:rsid w:val="00BC428A"/>
    <w:rsid w:val="00BC4681"/>
    <w:rsid w:val="00BC492D"/>
    <w:rsid w:val="00BC4F13"/>
    <w:rsid w:val="00BC5257"/>
    <w:rsid w:val="00BC529C"/>
    <w:rsid w:val="00BC54C1"/>
    <w:rsid w:val="00BC54FA"/>
    <w:rsid w:val="00BC56A9"/>
    <w:rsid w:val="00BC56BC"/>
    <w:rsid w:val="00BC5950"/>
    <w:rsid w:val="00BC5C8D"/>
    <w:rsid w:val="00BC5CB7"/>
    <w:rsid w:val="00BC5DBD"/>
    <w:rsid w:val="00BC5EEA"/>
    <w:rsid w:val="00BC602C"/>
    <w:rsid w:val="00BC636D"/>
    <w:rsid w:val="00BC6429"/>
    <w:rsid w:val="00BC6470"/>
    <w:rsid w:val="00BC6524"/>
    <w:rsid w:val="00BC67BF"/>
    <w:rsid w:val="00BC684E"/>
    <w:rsid w:val="00BC6C03"/>
    <w:rsid w:val="00BC6C24"/>
    <w:rsid w:val="00BC6DD1"/>
    <w:rsid w:val="00BC6EE2"/>
    <w:rsid w:val="00BC6F5B"/>
    <w:rsid w:val="00BC6FBE"/>
    <w:rsid w:val="00BC70FD"/>
    <w:rsid w:val="00BC713B"/>
    <w:rsid w:val="00BC715D"/>
    <w:rsid w:val="00BC7267"/>
    <w:rsid w:val="00BC73A0"/>
    <w:rsid w:val="00BC74EB"/>
    <w:rsid w:val="00BC76CE"/>
    <w:rsid w:val="00BC76DD"/>
    <w:rsid w:val="00BC7C6D"/>
    <w:rsid w:val="00BC7E0D"/>
    <w:rsid w:val="00BC7E7B"/>
    <w:rsid w:val="00BC7F5D"/>
    <w:rsid w:val="00BC7FAB"/>
    <w:rsid w:val="00BD00E9"/>
    <w:rsid w:val="00BD0209"/>
    <w:rsid w:val="00BD0254"/>
    <w:rsid w:val="00BD04FF"/>
    <w:rsid w:val="00BD0680"/>
    <w:rsid w:val="00BD07F7"/>
    <w:rsid w:val="00BD082F"/>
    <w:rsid w:val="00BD0886"/>
    <w:rsid w:val="00BD08B1"/>
    <w:rsid w:val="00BD09C9"/>
    <w:rsid w:val="00BD0A02"/>
    <w:rsid w:val="00BD0BB4"/>
    <w:rsid w:val="00BD0E7A"/>
    <w:rsid w:val="00BD0F1D"/>
    <w:rsid w:val="00BD0F20"/>
    <w:rsid w:val="00BD0FBB"/>
    <w:rsid w:val="00BD1067"/>
    <w:rsid w:val="00BD115B"/>
    <w:rsid w:val="00BD134F"/>
    <w:rsid w:val="00BD1522"/>
    <w:rsid w:val="00BD1919"/>
    <w:rsid w:val="00BD1A1C"/>
    <w:rsid w:val="00BD1B72"/>
    <w:rsid w:val="00BD1B93"/>
    <w:rsid w:val="00BD1C72"/>
    <w:rsid w:val="00BD1DB9"/>
    <w:rsid w:val="00BD1E1E"/>
    <w:rsid w:val="00BD1E7E"/>
    <w:rsid w:val="00BD1F54"/>
    <w:rsid w:val="00BD2286"/>
    <w:rsid w:val="00BD23A2"/>
    <w:rsid w:val="00BD24A4"/>
    <w:rsid w:val="00BD2762"/>
    <w:rsid w:val="00BD2CAC"/>
    <w:rsid w:val="00BD2D04"/>
    <w:rsid w:val="00BD2E89"/>
    <w:rsid w:val="00BD30C3"/>
    <w:rsid w:val="00BD3237"/>
    <w:rsid w:val="00BD3388"/>
    <w:rsid w:val="00BD33BE"/>
    <w:rsid w:val="00BD34BD"/>
    <w:rsid w:val="00BD376D"/>
    <w:rsid w:val="00BD3846"/>
    <w:rsid w:val="00BD39ED"/>
    <w:rsid w:val="00BD3B98"/>
    <w:rsid w:val="00BD3FB8"/>
    <w:rsid w:val="00BD4021"/>
    <w:rsid w:val="00BD4032"/>
    <w:rsid w:val="00BD4222"/>
    <w:rsid w:val="00BD43A1"/>
    <w:rsid w:val="00BD4401"/>
    <w:rsid w:val="00BD446B"/>
    <w:rsid w:val="00BD44DE"/>
    <w:rsid w:val="00BD468F"/>
    <w:rsid w:val="00BD472B"/>
    <w:rsid w:val="00BD482C"/>
    <w:rsid w:val="00BD483C"/>
    <w:rsid w:val="00BD4B3C"/>
    <w:rsid w:val="00BD4BD9"/>
    <w:rsid w:val="00BD4DBB"/>
    <w:rsid w:val="00BD4E69"/>
    <w:rsid w:val="00BD4EE4"/>
    <w:rsid w:val="00BD4F85"/>
    <w:rsid w:val="00BD5087"/>
    <w:rsid w:val="00BD50D9"/>
    <w:rsid w:val="00BD51C4"/>
    <w:rsid w:val="00BD5584"/>
    <w:rsid w:val="00BD5765"/>
    <w:rsid w:val="00BD57F0"/>
    <w:rsid w:val="00BD58C5"/>
    <w:rsid w:val="00BD58DC"/>
    <w:rsid w:val="00BD5960"/>
    <w:rsid w:val="00BD5A52"/>
    <w:rsid w:val="00BD5A5F"/>
    <w:rsid w:val="00BD5B20"/>
    <w:rsid w:val="00BD5BFC"/>
    <w:rsid w:val="00BD5D05"/>
    <w:rsid w:val="00BD5D2B"/>
    <w:rsid w:val="00BD5D7A"/>
    <w:rsid w:val="00BD5E32"/>
    <w:rsid w:val="00BD6152"/>
    <w:rsid w:val="00BD61BB"/>
    <w:rsid w:val="00BD62C6"/>
    <w:rsid w:val="00BD646E"/>
    <w:rsid w:val="00BD64CE"/>
    <w:rsid w:val="00BD651D"/>
    <w:rsid w:val="00BD65A3"/>
    <w:rsid w:val="00BD672E"/>
    <w:rsid w:val="00BD686B"/>
    <w:rsid w:val="00BD6957"/>
    <w:rsid w:val="00BD6BE8"/>
    <w:rsid w:val="00BD6FD8"/>
    <w:rsid w:val="00BD701C"/>
    <w:rsid w:val="00BD7199"/>
    <w:rsid w:val="00BD7520"/>
    <w:rsid w:val="00BD759F"/>
    <w:rsid w:val="00BD7865"/>
    <w:rsid w:val="00BD7CA4"/>
    <w:rsid w:val="00BD7E93"/>
    <w:rsid w:val="00BD7EC5"/>
    <w:rsid w:val="00BE0009"/>
    <w:rsid w:val="00BE0117"/>
    <w:rsid w:val="00BE037C"/>
    <w:rsid w:val="00BE0467"/>
    <w:rsid w:val="00BE06BD"/>
    <w:rsid w:val="00BE0863"/>
    <w:rsid w:val="00BE095B"/>
    <w:rsid w:val="00BE0CF1"/>
    <w:rsid w:val="00BE0E92"/>
    <w:rsid w:val="00BE0EE7"/>
    <w:rsid w:val="00BE0F67"/>
    <w:rsid w:val="00BE0FA8"/>
    <w:rsid w:val="00BE10AE"/>
    <w:rsid w:val="00BE1110"/>
    <w:rsid w:val="00BE1132"/>
    <w:rsid w:val="00BE11DF"/>
    <w:rsid w:val="00BE133C"/>
    <w:rsid w:val="00BE1450"/>
    <w:rsid w:val="00BE1556"/>
    <w:rsid w:val="00BE15EF"/>
    <w:rsid w:val="00BE171F"/>
    <w:rsid w:val="00BE174A"/>
    <w:rsid w:val="00BE1828"/>
    <w:rsid w:val="00BE182B"/>
    <w:rsid w:val="00BE1984"/>
    <w:rsid w:val="00BE1BD8"/>
    <w:rsid w:val="00BE1BE4"/>
    <w:rsid w:val="00BE1C54"/>
    <w:rsid w:val="00BE1D85"/>
    <w:rsid w:val="00BE2326"/>
    <w:rsid w:val="00BE2441"/>
    <w:rsid w:val="00BE254C"/>
    <w:rsid w:val="00BE270A"/>
    <w:rsid w:val="00BE275D"/>
    <w:rsid w:val="00BE2796"/>
    <w:rsid w:val="00BE27E2"/>
    <w:rsid w:val="00BE2837"/>
    <w:rsid w:val="00BE2846"/>
    <w:rsid w:val="00BE29B3"/>
    <w:rsid w:val="00BE29C4"/>
    <w:rsid w:val="00BE2A0C"/>
    <w:rsid w:val="00BE2D67"/>
    <w:rsid w:val="00BE2F1B"/>
    <w:rsid w:val="00BE30A9"/>
    <w:rsid w:val="00BE30D9"/>
    <w:rsid w:val="00BE313B"/>
    <w:rsid w:val="00BE3340"/>
    <w:rsid w:val="00BE337B"/>
    <w:rsid w:val="00BE34DE"/>
    <w:rsid w:val="00BE35A3"/>
    <w:rsid w:val="00BE365C"/>
    <w:rsid w:val="00BE384C"/>
    <w:rsid w:val="00BE3852"/>
    <w:rsid w:val="00BE3A87"/>
    <w:rsid w:val="00BE3B2A"/>
    <w:rsid w:val="00BE3B6C"/>
    <w:rsid w:val="00BE3B80"/>
    <w:rsid w:val="00BE3BF5"/>
    <w:rsid w:val="00BE3C71"/>
    <w:rsid w:val="00BE3D68"/>
    <w:rsid w:val="00BE3EC0"/>
    <w:rsid w:val="00BE3F27"/>
    <w:rsid w:val="00BE3F49"/>
    <w:rsid w:val="00BE3F7A"/>
    <w:rsid w:val="00BE3FDC"/>
    <w:rsid w:val="00BE4097"/>
    <w:rsid w:val="00BE41B9"/>
    <w:rsid w:val="00BE44DD"/>
    <w:rsid w:val="00BE4526"/>
    <w:rsid w:val="00BE4590"/>
    <w:rsid w:val="00BE466D"/>
    <w:rsid w:val="00BE4671"/>
    <w:rsid w:val="00BE4783"/>
    <w:rsid w:val="00BE48AB"/>
    <w:rsid w:val="00BE4B05"/>
    <w:rsid w:val="00BE4D55"/>
    <w:rsid w:val="00BE4FB2"/>
    <w:rsid w:val="00BE4FF6"/>
    <w:rsid w:val="00BE5002"/>
    <w:rsid w:val="00BE502B"/>
    <w:rsid w:val="00BE5175"/>
    <w:rsid w:val="00BE53E0"/>
    <w:rsid w:val="00BE54D5"/>
    <w:rsid w:val="00BE5540"/>
    <w:rsid w:val="00BE567A"/>
    <w:rsid w:val="00BE5816"/>
    <w:rsid w:val="00BE5856"/>
    <w:rsid w:val="00BE58ED"/>
    <w:rsid w:val="00BE5A18"/>
    <w:rsid w:val="00BE5A6C"/>
    <w:rsid w:val="00BE5D2F"/>
    <w:rsid w:val="00BE5D53"/>
    <w:rsid w:val="00BE5E08"/>
    <w:rsid w:val="00BE5F55"/>
    <w:rsid w:val="00BE6291"/>
    <w:rsid w:val="00BE62C7"/>
    <w:rsid w:val="00BE6526"/>
    <w:rsid w:val="00BE6756"/>
    <w:rsid w:val="00BE6808"/>
    <w:rsid w:val="00BE68F7"/>
    <w:rsid w:val="00BE69F2"/>
    <w:rsid w:val="00BE69FA"/>
    <w:rsid w:val="00BE6AFB"/>
    <w:rsid w:val="00BE6C14"/>
    <w:rsid w:val="00BE6DF8"/>
    <w:rsid w:val="00BE6E5D"/>
    <w:rsid w:val="00BE6E7B"/>
    <w:rsid w:val="00BE71C2"/>
    <w:rsid w:val="00BE7299"/>
    <w:rsid w:val="00BE733B"/>
    <w:rsid w:val="00BE770B"/>
    <w:rsid w:val="00BE789C"/>
    <w:rsid w:val="00BE7D14"/>
    <w:rsid w:val="00BE7E43"/>
    <w:rsid w:val="00BE7FE4"/>
    <w:rsid w:val="00BF0073"/>
    <w:rsid w:val="00BF00A6"/>
    <w:rsid w:val="00BF00B2"/>
    <w:rsid w:val="00BF022A"/>
    <w:rsid w:val="00BF025C"/>
    <w:rsid w:val="00BF068E"/>
    <w:rsid w:val="00BF075B"/>
    <w:rsid w:val="00BF07A1"/>
    <w:rsid w:val="00BF0882"/>
    <w:rsid w:val="00BF090E"/>
    <w:rsid w:val="00BF098E"/>
    <w:rsid w:val="00BF0A15"/>
    <w:rsid w:val="00BF0B2B"/>
    <w:rsid w:val="00BF0DF5"/>
    <w:rsid w:val="00BF0ED8"/>
    <w:rsid w:val="00BF0F71"/>
    <w:rsid w:val="00BF1086"/>
    <w:rsid w:val="00BF11B1"/>
    <w:rsid w:val="00BF1207"/>
    <w:rsid w:val="00BF14EB"/>
    <w:rsid w:val="00BF1729"/>
    <w:rsid w:val="00BF1869"/>
    <w:rsid w:val="00BF1E58"/>
    <w:rsid w:val="00BF1F42"/>
    <w:rsid w:val="00BF1FB6"/>
    <w:rsid w:val="00BF203A"/>
    <w:rsid w:val="00BF20FE"/>
    <w:rsid w:val="00BF2224"/>
    <w:rsid w:val="00BF22E6"/>
    <w:rsid w:val="00BF2541"/>
    <w:rsid w:val="00BF274D"/>
    <w:rsid w:val="00BF2969"/>
    <w:rsid w:val="00BF2C78"/>
    <w:rsid w:val="00BF2E95"/>
    <w:rsid w:val="00BF2EC6"/>
    <w:rsid w:val="00BF2F83"/>
    <w:rsid w:val="00BF3079"/>
    <w:rsid w:val="00BF308A"/>
    <w:rsid w:val="00BF32E7"/>
    <w:rsid w:val="00BF340C"/>
    <w:rsid w:val="00BF3792"/>
    <w:rsid w:val="00BF3A9F"/>
    <w:rsid w:val="00BF3B9F"/>
    <w:rsid w:val="00BF3BD5"/>
    <w:rsid w:val="00BF3CF7"/>
    <w:rsid w:val="00BF3D3A"/>
    <w:rsid w:val="00BF3EC6"/>
    <w:rsid w:val="00BF3F7F"/>
    <w:rsid w:val="00BF4099"/>
    <w:rsid w:val="00BF4301"/>
    <w:rsid w:val="00BF4302"/>
    <w:rsid w:val="00BF4428"/>
    <w:rsid w:val="00BF458D"/>
    <w:rsid w:val="00BF45F0"/>
    <w:rsid w:val="00BF467B"/>
    <w:rsid w:val="00BF478C"/>
    <w:rsid w:val="00BF47CB"/>
    <w:rsid w:val="00BF4830"/>
    <w:rsid w:val="00BF49B2"/>
    <w:rsid w:val="00BF4B9C"/>
    <w:rsid w:val="00BF4CF8"/>
    <w:rsid w:val="00BF5113"/>
    <w:rsid w:val="00BF5394"/>
    <w:rsid w:val="00BF53C7"/>
    <w:rsid w:val="00BF558D"/>
    <w:rsid w:val="00BF55A2"/>
    <w:rsid w:val="00BF56C8"/>
    <w:rsid w:val="00BF56DD"/>
    <w:rsid w:val="00BF56E0"/>
    <w:rsid w:val="00BF58B7"/>
    <w:rsid w:val="00BF58C6"/>
    <w:rsid w:val="00BF5991"/>
    <w:rsid w:val="00BF5A0C"/>
    <w:rsid w:val="00BF5B51"/>
    <w:rsid w:val="00BF5BA0"/>
    <w:rsid w:val="00BF5C3F"/>
    <w:rsid w:val="00BF5C48"/>
    <w:rsid w:val="00BF5D0F"/>
    <w:rsid w:val="00BF5E86"/>
    <w:rsid w:val="00BF5F41"/>
    <w:rsid w:val="00BF60A0"/>
    <w:rsid w:val="00BF60FB"/>
    <w:rsid w:val="00BF6148"/>
    <w:rsid w:val="00BF61A5"/>
    <w:rsid w:val="00BF63E7"/>
    <w:rsid w:val="00BF65C2"/>
    <w:rsid w:val="00BF69D5"/>
    <w:rsid w:val="00BF6B32"/>
    <w:rsid w:val="00BF6C2A"/>
    <w:rsid w:val="00BF6C30"/>
    <w:rsid w:val="00BF6D15"/>
    <w:rsid w:val="00BF6D32"/>
    <w:rsid w:val="00BF6D59"/>
    <w:rsid w:val="00BF6D73"/>
    <w:rsid w:val="00BF6F64"/>
    <w:rsid w:val="00BF72C5"/>
    <w:rsid w:val="00BF7487"/>
    <w:rsid w:val="00BF75BC"/>
    <w:rsid w:val="00BF77CA"/>
    <w:rsid w:val="00BF77EA"/>
    <w:rsid w:val="00BF78E7"/>
    <w:rsid w:val="00BF7ACB"/>
    <w:rsid w:val="00BF7AD5"/>
    <w:rsid w:val="00BF7B1A"/>
    <w:rsid w:val="00BF7F00"/>
    <w:rsid w:val="00C003E7"/>
    <w:rsid w:val="00C0056A"/>
    <w:rsid w:val="00C00859"/>
    <w:rsid w:val="00C00E90"/>
    <w:rsid w:val="00C010B3"/>
    <w:rsid w:val="00C012CD"/>
    <w:rsid w:val="00C01680"/>
    <w:rsid w:val="00C01810"/>
    <w:rsid w:val="00C01924"/>
    <w:rsid w:val="00C01C3D"/>
    <w:rsid w:val="00C02016"/>
    <w:rsid w:val="00C0232E"/>
    <w:rsid w:val="00C023C5"/>
    <w:rsid w:val="00C027B9"/>
    <w:rsid w:val="00C02987"/>
    <w:rsid w:val="00C02A0B"/>
    <w:rsid w:val="00C02A52"/>
    <w:rsid w:val="00C02D3D"/>
    <w:rsid w:val="00C02F20"/>
    <w:rsid w:val="00C02F42"/>
    <w:rsid w:val="00C02FC5"/>
    <w:rsid w:val="00C0306B"/>
    <w:rsid w:val="00C031B2"/>
    <w:rsid w:val="00C0321E"/>
    <w:rsid w:val="00C03418"/>
    <w:rsid w:val="00C034AD"/>
    <w:rsid w:val="00C036A5"/>
    <w:rsid w:val="00C0382E"/>
    <w:rsid w:val="00C03995"/>
    <w:rsid w:val="00C03A57"/>
    <w:rsid w:val="00C03B79"/>
    <w:rsid w:val="00C03D31"/>
    <w:rsid w:val="00C03DB2"/>
    <w:rsid w:val="00C04530"/>
    <w:rsid w:val="00C047A4"/>
    <w:rsid w:val="00C04C56"/>
    <w:rsid w:val="00C04CD8"/>
    <w:rsid w:val="00C04CDA"/>
    <w:rsid w:val="00C051DA"/>
    <w:rsid w:val="00C05316"/>
    <w:rsid w:val="00C053E8"/>
    <w:rsid w:val="00C056E5"/>
    <w:rsid w:val="00C0588B"/>
    <w:rsid w:val="00C05AD0"/>
    <w:rsid w:val="00C05E76"/>
    <w:rsid w:val="00C05FDB"/>
    <w:rsid w:val="00C05FE7"/>
    <w:rsid w:val="00C060B3"/>
    <w:rsid w:val="00C061A7"/>
    <w:rsid w:val="00C061AF"/>
    <w:rsid w:val="00C062E8"/>
    <w:rsid w:val="00C06336"/>
    <w:rsid w:val="00C0669B"/>
    <w:rsid w:val="00C067F1"/>
    <w:rsid w:val="00C0693C"/>
    <w:rsid w:val="00C069FF"/>
    <w:rsid w:val="00C06ABF"/>
    <w:rsid w:val="00C06BC5"/>
    <w:rsid w:val="00C06DA2"/>
    <w:rsid w:val="00C06EB9"/>
    <w:rsid w:val="00C06EBF"/>
    <w:rsid w:val="00C06F9E"/>
    <w:rsid w:val="00C06FD2"/>
    <w:rsid w:val="00C07074"/>
    <w:rsid w:val="00C07103"/>
    <w:rsid w:val="00C07669"/>
    <w:rsid w:val="00C0778D"/>
    <w:rsid w:val="00C077FD"/>
    <w:rsid w:val="00C07889"/>
    <w:rsid w:val="00C078E5"/>
    <w:rsid w:val="00C07A85"/>
    <w:rsid w:val="00C07BDD"/>
    <w:rsid w:val="00C07CCA"/>
    <w:rsid w:val="00C07CF7"/>
    <w:rsid w:val="00C07DF7"/>
    <w:rsid w:val="00C07E74"/>
    <w:rsid w:val="00C07FE1"/>
    <w:rsid w:val="00C102EC"/>
    <w:rsid w:val="00C10353"/>
    <w:rsid w:val="00C10427"/>
    <w:rsid w:val="00C104C0"/>
    <w:rsid w:val="00C1055B"/>
    <w:rsid w:val="00C1071B"/>
    <w:rsid w:val="00C1072E"/>
    <w:rsid w:val="00C10967"/>
    <w:rsid w:val="00C10A0B"/>
    <w:rsid w:val="00C10AFB"/>
    <w:rsid w:val="00C10C18"/>
    <w:rsid w:val="00C10E69"/>
    <w:rsid w:val="00C11233"/>
    <w:rsid w:val="00C115CB"/>
    <w:rsid w:val="00C115CF"/>
    <w:rsid w:val="00C11767"/>
    <w:rsid w:val="00C11880"/>
    <w:rsid w:val="00C11AFA"/>
    <w:rsid w:val="00C11C18"/>
    <w:rsid w:val="00C11DFB"/>
    <w:rsid w:val="00C11E73"/>
    <w:rsid w:val="00C1202C"/>
    <w:rsid w:val="00C12074"/>
    <w:rsid w:val="00C12226"/>
    <w:rsid w:val="00C12321"/>
    <w:rsid w:val="00C12496"/>
    <w:rsid w:val="00C1249E"/>
    <w:rsid w:val="00C12591"/>
    <w:rsid w:val="00C12854"/>
    <w:rsid w:val="00C128ED"/>
    <w:rsid w:val="00C12AA1"/>
    <w:rsid w:val="00C12AE6"/>
    <w:rsid w:val="00C12C95"/>
    <w:rsid w:val="00C12CDF"/>
    <w:rsid w:val="00C12E3E"/>
    <w:rsid w:val="00C13020"/>
    <w:rsid w:val="00C130E6"/>
    <w:rsid w:val="00C13207"/>
    <w:rsid w:val="00C1356B"/>
    <w:rsid w:val="00C13588"/>
    <w:rsid w:val="00C13652"/>
    <w:rsid w:val="00C1375E"/>
    <w:rsid w:val="00C13913"/>
    <w:rsid w:val="00C13931"/>
    <w:rsid w:val="00C13E9D"/>
    <w:rsid w:val="00C13EC3"/>
    <w:rsid w:val="00C13EDD"/>
    <w:rsid w:val="00C13F46"/>
    <w:rsid w:val="00C141F0"/>
    <w:rsid w:val="00C144F6"/>
    <w:rsid w:val="00C14684"/>
    <w:rsid w:val="00C146B2"/>
    <w:rsid w:val="00C14934"/>
    <w:rsid w:val="00C149F1"/>
    <w:rsid w:val="00C14A79"/>
    <w:rsid w:val="00C14C92"/>
    <w:rsid w:val="00C14FA1"/>
    <w:rsid w:val="00C15013"/>
    <w:rsid w:val="00C1506E"/>
    <w:rsid w:val="00C15108"/>
    <w:rsid w:val="00C152C3"/>
    <w:rsid w:val="00C1537A"/>
    <w:rsid w:val="00C153DD"/>
    <w:rsid w:val="00C15411"/>
    <w:rsid w:val="00C1541A"/>
    <w:rsid w:val="00C155C0"/>
    <w:rsid w:val="00C15627"/>
    <w:rsid w:val="00C1577B"/>
    <w:rsid w:val="00C157DD"/>
    <w:rsid w:val="00C158B0"/>
    <w:rsid w:val="00C159D6"/>
    <w:rsid w:val="00C15A93"/>
    <w:rsid w:val="00C15AB9"/>
    <w:rsid w:val="00C15BA0"/>
    <w:rsid w:val="00C15BB8"/>
    <w:rsid w:val="00C15CB1"/>
    <w:rsid w:val="00C15D65"/>
    <w:rsid w:val="00C1632B"/>
    <w:rsid w:val="00C16330"/>
    <w:rsid w:val="00C16472"/>
    <w:rsid w:val="00C16574"/>
    <w:rsid w:val="00C166E5"/>
    <w:rsid w:val="00C1673C"/>
    <w:rsid w:val="00C1678F"/>
    <w:rsid w:val="00C16965"/>
    <w:rsid w:val="00C16C54"/>
    <w:rsid w:val="00C16ED5"/>
    <w:rsid w:val="00C1703F"/>
    <w:rsid w:val="00C17449"/>
    <w:rsid w:val="00C17564"/>
    <w:rsid w:val="00C17568"/>
    <w:rsid w:val="00C17571"/>
    <w:rsid w:val="00C1778A"/>
    <w:rsid w:val="00C17880"/>
    <w:rsid w:val="00C1788B"/>
    <w:rsid w:val="00C17949"/>
    <w:rsid w:val="00C17ABC"/>
    <w:rsid w:val="00C17B9A"/>
    <w:rsid w:val="00C17C60"/>
    <w:rsid w:val="00C17FDC"/>
    <w:rsid w:val="00C20170"/>
    <w:rsid w:val="00C20201"/>
    <w:rsid w:val="00C20363"/>
    <w:rsid w:val="00C20645"/>
    <w:rsid w:val="00C2076E"/>
    <w:rsid w:val="00C207B4"/>
    <w:rsid w:val="00C20995"/>
    <w:rsid w:val="00C20CA6"/>
    <w:rsid w:val="00C20E4F"/>
    <w:rsid w:val="00C20E56"/>
    <w:rsid w:val="00C20F4F"/>
    <w:rsid w:val="00C20F9B"/>
    <w:rsid w:val="00C2101F"/>
    <w:rsid w:val="00C21096"/>
    <w:rsid w:val="00C210FC"/>
    <w:rsid w:val="00C21267"/>
    <w:rsid w:val="00C21383"/>
    <w:rsid w:val="00C214EB"/>
    <w:rsid w:val="00C21549"/>
    <w:rsid w:val="00C215A9"/>
    <w:rsid w:val="00C217D2"/>
    <w:rsid w:val="00C21948"/>
    <w:rsid w:val="00C21A29"/>
    <w:rsid w:val="00C21BC2"/>
    <w:rsid w:val="00C21E7C"/>
    <w:rsid w:val="00C21F9A"/>
    <w:rsid w:val="00C22173"/>
    <w:rsid w:val="00C221E2"/>
    <w:rsid w:val="00C22505"/>
    <w:rsid w:val="00C22717"/>
    <w:rsid w:val="00C22C92"/>
    <w:rsid w:val="00C22FAB"/>
    <w:rsid w:val="00C23026"/>
    <w:rsid w:val="00C232E4"/>
    <w:rsid w:val="00C23389"/>
    <w:rsid w:val="00C234B8"/>
    <w:rsid w:val="00C237CE"/>
    <w:rsid w:val="00C237D9"/>
    <w:rsid w:val="00C237E2"/>
    <w:rsid w:val="00C2385D"/>
    <w:rsid w:val="00C23B21"/>
    <w:rsid w:val="00C23DF8"/>
    <w:rsid w:val="00C24091"/>
    <w:rsid w:val="00C24166"/>
    <w:rsid w:val="00C24269"/>
    <w:rsid w:val="00C243CC"/>
    <w:rsid w:val="00C24402"/>
    <w:rsid w:val="00C24692"/>
    <w:rsid w:val="00C2481E"/>
    <w:rsid w:val="00C24B2E"/>
    <w:rsid w:val="00C24C7F"/>
    <w:rsid w:val="00C24DD1"/>
    <w:rsid w:val="00C24E89"/>
    <w:rsid w:val="00C25156"/>
    <w:rsid w:val="00C25312"/>
    <w:rsid w:val="00C257FD"/>
    <w:rsid w:val="00C258BE"/>
    <w:rsid w:val="00C259A5"/>
    <w:rsid w:val="00C25BBA"/>
    <w:rsid w:val="00C25C5A"/>
    <w:rsid w:val="00C25EA3"/>
    <w:rsid w:val="00C2612E"/>
    <w:rsid w:val="00C26346"/>
    <w:rsid w:val="00C263F7"/>
    <w:rsid w:val="00C2646B"/>
    <w:rsid w:val="00C264DF"/>
    <w:rsid w:val="00C26729"/>
    <w:rsid w:val="00C26804"/>
    <w:rsid w:val="00C26916"/>
    <w:rsid w:val="00C26A2E"/>
    <w:rsid w:val="00C26AF9"/>
    <w:rsid w:val="00C26ECB"/>
    <w:rsid w:val="00C26F4C"/>
    <w:rsid w:val="00C270B0"/>
    <w:rsid w:val="00C2722E"/>
    <w:rsid w:val="00C2733E"/>
    <w:rsid w:val="00C27569"/>
    <w:rsid w:val="00C27586"/>
    <w:rsid w:val="00C279E9"/>
    <w:rsid w:val="00C27A5E"/>
    <w:rsid w:val="00C27C03"/>
    <w:rsid w:val="00C27CD1"/>
    <w:rsid w:val="00C30156"/>
    <w:rsid w:val="00C302F6"/>
    <w:rsid w:val="00C30406"/>
    <w:rsid w:val="00C30411"/>
    <w:rsid w:val="00C304A5"/>
    <w:rsid w:val="00C3073E"/>
    <w:rsid w:val="00C30796"/>
    <w:rsid w:val="00C30803"/>
    <w:rsid w:val="00C30832"/>
    <w:rsid w:val="00C308F4"/>
    <w:rsid w:val="00C3098C"/>
    <w:rsid w:val="00C309DB"/>
    <w:rsid w:val="00C309DC"/>
    <w:rsid w:val="00C30A87"/>
    <w:rsid w:val="00C30C2B"/>
    <w:rsid w:val="00C30CB8"/>
    <w:rsid w:val="00C310F8"/>
    <w:rsid w:val="00C31128"/>
    <w:rsid w:val="00C311AB"/>
    <w:rsid w:val="00C31826"/>
    <w:rsid w:val="00C31B45"/>
    <w:rsid w:val="00C31BD1"/>
    <w:rsid w:val="00C31C5C"/>
    <w:rsid w:val="00C31E82"/>
    <w:rsid w:val="00C32205"/>
    <w:rsid w:val="00C322C7"/>
    <w:rsid w:val="00C3240C"/>
    <w:rsid w:val="00C328C2"/>
    <w:rsid w:val="00C328FF"/>
    <w:rsid w:val="00C32A13"/>
    <w:rsid w:val="00C32A5A"/>
    <w:rsid w:val="00C32A5C"/>
    <w:rsid w:val="00C3335F"/>
    <w:rsid w:val="00C333D6"/>
    <w:rsid w:val="00C3349E"/>
    <w:rsid w:val="00C33717"/>
    <w:rsid w:val="00C3394C"/>
    <w:rsid w:val="00C33BED"/>
    <w:rsid w:val="00C33C4A"/>
    <w:rsid w:val="00C33D52"/>
    <w:rsid w:val="00C33ECC"/>
    <w:rsid w:val="00C34297"/>
    <w:rsid w:val="00C34305"/>
    <w:rsid w:val="00C343C2"/>
    <w:rsid w:val="00C34584"/>
    <w:rsid w:val="00C345E2"/>
    <w:rsid w:val="00C3463F"/>
    <w:rsid w:val="00C346AC"/>
    <w:rsid w:val="00C3470C"/>
    <w:rsid w:val="00C34A4C"/>
    <w:rsid w:val="00C34C13"/>
    <w:rsid w:val="00C34CBE"/>
    <w:rsid w:val="00C34E36"/>
    <w:rsid w:val="00C35001"/>
    <w:rsid w:val="00C35227"/>
    <w:rsid w:val="00C3527C"/>
    <w:rsid w:val="00C353E0"/>
    <w:rsid w:val="00C35468"/>
    <w:rsid w:val="00C35594"/>
    <w:rsid w:val="00C35922"/>
    <w:rsid w:val="00C35D50"/>
    <w:rsid w:val="00C35D51"/>
    <w:rsid w:val="00C35F1A"/>
    <w:rsid w:val="00C360A7"/>
    <w:rsid w:val="00C36472"/>
    <w:rsid w:val="00C365C4"/>
    <w:rsid w:val="00C3666E"/>
    <w:rsid w:val="00C367A2"/>
    <w:rsid w:val="00C3692B"/>
    <w:rsid w:val="00C36998"/>
    <w:rsid w:val="00C36B79"/>
    <w:rsid w:val="00C36C5F"/>
    <w:rsid w:val="00C36D49"/>
    <w:rsid w:val="00C36E12"/>
    <w:rsid w:val="00C36E27"/>
    <w:rsid w:val="00C36F51"/>
    <w:rsid w:val="00C36FC3"/>
    <w:rsid w:val="00C37125"/>
    <w:rsid w:val="00C374BE"/>
    <w:rsid w:val="00C37620"/>
    <w:rsid w:val="00C37748"/>
    <w:rsid w:val="00C37806"/>
    <w:rsid w:val="00C37835"/>
    <w:rsid w:val="00C379BA"/>
    <w:rsid w:val="00C37A4C"/>
    <w:rsid w:val="00C37B44"/>
    <w:rsid w:val="00C37E69"/>
    <w:rsid w:val="00C37F63"/>
    <w:rsid w:val="00C37FF6"/>
    <w:rsid w:val="00C4028A"/>
    <w:rsid w:val="00C403BB"/>
    <w:rsid w:val="00C4040C"/>
    <w:rsid w:val="00C404A0"/>
    <w:rsid w:val="00C40684"/>
    <w:rsid w:val="00C406D8"/>
    <w:rsid w:val="00C40831"/>
    <w:rsid w:val="00C408D5"/>
    <w:rsid w:val="00C40939"/>
    <w:rsid w:val="00C40941"/>
    <w:rsid w:val="00C40CCE"/>
    <w:rsid w:val="00C40DB6"/>
    <w:rsid w:val="00C40E8E"/>
    <w:rsid w:val="00C40F78"/>
    <w:rsid w:val="00C40FEA"/>
    <w:rsid w:val="00C413E6"/>
    <w:rsid w:val="00C413F6"/>
    <w:rsid w:val="00C41404"/>
    <w:rsid w:val="00C4150B"/>
    <w:rsid w:val="00C4165F"/>
    <w:rsid w:val="00C41BAE"/>
    <w:rsid w:val="00C420F9"/>
    <w:rsid w:val="00C4233E"/>
    <w:rsid w:val="00C423AE"/>
    <w:rsid w:val="00C42993"/>
    <w:rsid w:val="00C4299E"/>
    <w:rsid w:val="00C42C9D"/>
    <w:rsid w:val="00C42D3F"/>
    <w:rsid w:val="00C43285"/>
    <w:rsid w:val="00C432B8"/>
    <w:rsid w:val="00C4352F"/>
    <w:rsid w:val="00C43623"/>
    <w:rsid w:val="00C43E30"/>
    <w:rsid w:val="00C44099"/>
    <w:rsid w:val="00C44243"/>
    <w:rsid w:val="00C44474"/>
    <w:rsid w:val="00C446CC"/>
    <w:rsid w:val="00C448B4"/>
    <w:rsid w:val="00C4491D"/>
    <w:rsid w:val="00C449DE"/>
    <w:rsid w:val="00C44A21"/>
    <w:rsid w:val="00C44A31"/>
    <w:rsid w:val="00C44BC1"/>
    <w:rsid w:val="00C44C55"/>
    <w:rsid w:val="00C44D33"/>
    <w:rsid w:val="00C44DA9"/>
    <w:rsid w:val="00C44E48"/>
    <w:rsid w:val="00C44E84"/>
    <w:rsid w:val="00C450CD"/>
    <w:rsid w:val="00C4514C"/>
    <w:rsid w:val="00C45155"/>
    <w:rsid w:val="00C454B2"/>
    <w:rsid w:val="00C45661"/>
    <w:rsid w:val="00C456D4"/>
    <w:rsid w:val="00C45817"/>
    <w:rsid w:val="00C45A37"/>
    <w:rsid w:val="00C45B29"/>
    <w:rsid w:val="00C45D38"/>
    <w:rsid w:val="00C45D80"/>
    <w:rsid w:val="00C460BD"/>
    <w:rsid w:val="00C461C5"/>
    <w:rsid w:val="00C46359"/>
    <w:rsid w:val="00C46600"/>
    <w:rsid w:val="00C46639"/>
    <w:rsid w:val="00C46727"/>
    <w:rsid w:val="00C46917"/>
    <w:rsid w:val="00C46965"/>
    <w:rsid w:val="00C46BCF"/>
    <w:rsid w:val="00C46D50"/>
    <w:rsid w:val="00C4706F"/>
    <w:rsid w:val="00C47091"/>
    <w:rsid w:val="00C47261"/>
    <w:rsid w:val="00C473EA"/>
    <w:rsid w:val="00C478E2"/>
    <w:rsid w:val="00C479DF"/>
    <w:rsid w:val="00C47ACC"/>
    <w:rsid w:val="00C47ED7"/>
    <w:rsid w:val="00C50326"/>
    <w:rsid w:val="00C503CA"/>
    <w:rsid w:val="00C503DC"/>
    <w:rsid w:val="00C5065E"/>
    <w:rsid w:val="00C50872"/>
    <w:rsid w:val="00C5091D"/>
    <w:rsid w:val="00C50B39"/>
    <w:rsid w:val="00C50C8C"/>
    <w:rsid w:val="00C50E1F"/>
    <w:rsid w:val="00C5114B"/>
    <w:rsid w:val="00C5118D"/>
    <w:rsid w:val="00C513C2"/>
    <w:rsid w:val="00C513E7"/>
    <w:rsid w:val="00C513FC"/>
    <w:rsid w:val="00C517B9"/>
    <w:rsid w:val="00C51D12"/>
    <w:rsid w:val="00C51E8E"/>
    <w:rsid w:val="00C520DC"/>
    <w:rsid w:val="00C52232"/>
    <w:rsid w:val="00C522C7"/>
    <w:rsid w:val="00C5250D"/>
    <w:rsid w:val="00C525EF"/>
    <w:rsid w:val="00C526AD"/>
    <w:rsid w:val="00C526E2"/>
    <w:rsid w:val="00C52A6B"/>
    <w:rsid w:val="00C52AE7"/>
    <w:rsid w:val="00C52BC1"/>
    <w:rsid w:val="00C52C3E"/>
    <w:rsid w:val="00C52C67"/>
    <w:rsid w:val="00C52D9F"/>
    <w:rsid w:val="00C52DD5"/>
    <w:rsid w:val="00C52E49"/>
    <w:rsid w:val="00C531DE"/>
    <w:rsid w:val="00C5320C"/>
    <w:rsid w:val="00C532CD"/>
    <w:rsid w:val="00C53478"/>
    <w:rsid w:val="00C534B4"/>
    <w:rsid w:val="00C534C7"/>
    <w:rsid w:val="00C534CE"/>
    <w:rsid w:val="00C536B9"/>
    <w:rsid w:val="00C538D5"/>
    <w:rsid w:val="00C539A0"/>
    <w:rsid w:val="00C53A29"/>
    <w:rsid w:val="00C53BFB"/>
    <w:rsid w:val="00C53E86"/>
    <w:rsid w:val="00C53F45"/>
    <w:rsid w:val="00C5412C"/>
    <w:rsid w:val="00C541C2"/>
    <w:rsid w:val="00C541D6"/>
    <w:rsid w:val="00C54343"/>
    <w:rsid w:val="00C543D3"/>
    <w:rsid w:val="00C54492"/>
    <w:rsid w:val="00C54B20"/>
    <w:rsid w:val="00C54B37"/>
    <w:rsid w:val="00C54C0A"/>
    <w:rsid w:val="00C54D9C"/>
    <w:rsid w:val="00C54EAA"/>
    <w:rsid w:val="00C54EB9"/>
    <w:rsid w:val="00C54F75"/>
    <w:rsid w:val="00C54F91"/>
    <w:rsid w:val="00C55105"/>
    <w:rsid w:val="00C5531F"/>
    <w:rsid w:val="00C5558C"/>
    <w:rsid w:val="00C555D3"/>
    <w:rsid w:val="00C555F7"/>
    <w:rsid w:val="00C55668"/>
    <w:rsid w:val="00C5584B"/>
    <w:rsid w:val="00C55BCC"/>
    <w:rsid w:val="00C55DB7"/>
    <w:rsid w:val="00C55E02"/>
    <w:rsid w:val="00C55EB2"/>
    <w:rsid w:val="00C561A7"/>
    <w:rsid w:val="00C56270"/>
    <w:rsid w:val="00C563B1"/>
    <w:rsid w:val="00C56577"/>
    <w:rsid w:val="00C56644"/>
    <w:rsid w:val="00C567DC"/>
    <w:rsid w:val="00C56846"/>
    <w:rsid w:val="00C56875"/>
    <w:rsid w:val="00C569A4"/>
    <w:rsid w:val="00C569D3"/>
    <w:rsid w:val="00C56BAE"/>
    <w:rsid w:val="00C56BF3"/>
    <w:rsid w:val="00C56DA1"/>
    <w:rsid w:val="00C56DC6"/>
    <w:rsid w:val="00C56DDC"/>
    <w:rsid w:val="00C56EFC"/>
    <w:rsid w:val="00C56F14"/>
    <w:rsid w:val="00C56F51"/>
    <w:rsid w:val="00C56F9D"/>
    <w:rsid w:val="00C5704F"/>
    <w:rsid w:val="00C57180"/>
    <w:rsid w:val="00C5729A"/>
    <w:rsid w:val="00C574E9"/>
    <w:rsid w:val="00C575DE"/>
    <w:rsid w:val="00C578F9"/>
    <w:rsid w:val="00C57942"/>
    <w:rsid w:val="00C579A9"/>
    <w:rsid w:val="00C57A0D"/>
    <w:rsid w:val="00C57A29"/>
    <w:rsid w:val="00C57CC3"/>
    <w:rsid w:val="00C57E8E"/>
    <w:rsid w:val="00C606D8"/>
    <w:rsid w:val="00C60733"/>
    <w:rsid w:val="00C6087D"/>
    <w:rsid w:val="00C60CD4"/>
    <w:rsid w:val="00C60D61"/>
    <w:rsid w:val="00C60D6B"/>
    <w:rsid w:val="00C60EB8"/>
    <w:rsid w:val="00C61051"/>
    <w:rsid w:val="00C610DC"/>
    <w:rsid w:val="00C610EF"/>
    <w:rsid w:val="00C614B5"/>
    <w:rsid w:val="00C61681"/>
    <w:rsid w:val="00C616B3"/>
    <w:rsid w:val="00C61826"/>
    <w:rsid w:val="00C61B27"/>
    <w:rsid w:val="00C61B73"/>
    <w:rsid w:val="00C61B99"/>
    <w:rsid w:val="00C61D22"/>
    <w:rsid w:val="00C61D50"/>
    <w:rsid w:val="00C61DFF"/>
    <w:rsid w:val="00C61F50"/>
    <w:rsid w:val="00C62040"/>
    <w:rsid w:val="00C620A7"/>
    <w:rsid w:val="00C623FC"/>
    <w:rsid w:val="00C6250E"/>
    <w:rsid w:val="00C62583"/>
    <w:rsid w:val="00C626A8"/>
    <w:rsid w:val="00C62A4E"/>
    <w:rsid w:val="00C62AE2"/>
    <w:rsid w:val="00C62DFE"/>
    <w:rsid w:val="00C62F10"/>
    <w:rsid w:val="00C62F7A"/>
    <w:rsid w:val="00C63053"/>
    <w:rsid w:val="00C6312D"/>
    <w:rsid w:val="00C63330"/>
    <w:rsid w:val="00C633F7"/>
    <w:rsid w:val="00C634C7"/>
    <w:rsid w:val="00C635A4"/>
    <w:rsid w:val="00C6383E"/>
    <w:rsid w:val="00C6384A"/>
    <w:rsid w:val="00C63A64"/>
    <w:rsid w:val="00C63AFC"/>
    <w:rsid w:val="00C63BA6"/>
    <w:rsid w:val="00C63C1C"/>
    <w:rsid w:val="00C63D51"/>
    <w:rsid w:val="00C63F68"/>
    <w:rsid w:val="00C63FCA"/>
    <w:rsid w:val="00C640C9"/>
    <w:rsid w:val="00C641CE"/>
    <w:rsid w:val="00C64494"/>
    <w:rsid w:val="00C64544"/>
    <w:rsid w:val="00C6465B"/>
    <w:rsid w:val="00C64674"/>
    <w:rsid w:val="00C646BF"/>
    <w:rsid w:val="00C646F8"/>
    <w:rsid w:val="00C64838"/>
    <w:rsid w:val="00C648B8"/>
    <w:rsid w:val="00C6491B"/>
    <w:rsid w:val="00C649AE"/>
    <w:rsid w:val="00C64A76"/>
    <w:rsid w:val="00C65046"/>
    <w:rsid w:val="00C65117"/>
    <w:rsid w:val="00C65136"/>
    <w:rsid w:val="00C651F2"/>
    <w:rsid w:val="00C65367"/>
    <w:rsid w:val="00C6538C"/>
    <w:rsid w:val="00C6541D"/>
    <w:rsid w:val="00C654B0"/>
    <w:rsid w:val="00C655CE"/>
    <w:rsid w:val="00C6569B"/>
    <w:rsid w:val="00C658D8"/>
    <w:rsid w:val="00C65B0E"/>
    <w:rsid w:val="00C65B79"/>
    <w:rsid w:val="00C65BBD"/>
    <w:rsid w:val="00C65D89"/>
    <w:rsid w:val="00C66267"/>
    <w:rsid w:val="00C6626F"/>
    <w:rsid w:val="00C664C1"/>
    <w:rsid w:val="00C6652B"/>
    <w:rsid w:val="00C6665D"/>
    <w:rsid w:val="00C6669D"/>
    <w:rsid w:val="00C66898"/>
    <w:rsid w:val="00C668E4"/>
    <w:rsid w:val="00C66963"/>
    <w:rsid w:val="00C66B01"/>
    <w:rsid w:val="00C66B19"/>
    <w:rsid w:val="00C66B34"/>
    <w:rsid w:val="00C66DBA"/>
    <w:rsid w:val="00C66F3A"/>
    <w:rsid w:val="00C66F3D"/>
    <w:rsid w:val="00C66F89"/>
    <w:rsid w:val="00C678A4"/>
    <w:rsid w:val="00C678F8"/>
    <w:rsid w:val="00C6796E"/>
    <w:rsid w:val="00C67B3C"/>
    <w:rsid w:val="00C67B4E"/>
    <w:rsid w:val="00C67B9D"/>
    <w:rsid w:val="00C67D63"/>
    <w:rsid w:val="00C67E8C"/>
    <w:rsid w:val="00C67EB4"/>
    <w:rsid w:val="00C67F09"/>
    <w:rsid w:val="00C67F4A"/>
    <w:rsid w:val="00C7025A"/>
    <w:rsid w:val="00C703AD"/>
    <w:rsid w:val="00C706A0"/>
    <w:rsid w:val="00C7086D"/>
    <w:rsid w:val="00C708FA"/>
    <w:rsid w:val="00C708FD"/>
    <w:rsid w:val="00C70936"/>
    <w:rsid w:val="00C70984"/>
    <w:rsid w:val="00C70E3D"/>
    <w:rsid w:val="00C70F1B"/>
    <w:rsid w:val="00C70FF8"/>
    <w:rsid w:val="00C7111B"/>
    <w:rsid w:val="00C71154"/>
    <w:rsid w:val="00C7137C"/>
    <w:rsid w:val="00C71809"/>
    <w:rsid w:val="00C718C0"/>
    <w:rsid w:val="00C71A98"/>
    <w:rsid w:val="00C71DF2"/>
    <w:rsid w:val="00C71EC4"/>
    <w:rsid w:val="00C72033"/>
    <w:rsid w:val="00C72160"/>
    <w:rsid w:val="00C7220E"/>
    <w:rsid w:val="00C72291"/>
    <w:rsid w:val="00C72431"/>
    <w:rsid w:val="00C7250C"/>
    <w:rsid w:val="00C728DF"/>
    <w:rsid w:val="00C72CD4"/>
    <w:rsid w:val="00C72D53"/>
    <w:rsid w:val="00C72DEA"/>
    <w:rsid w:val="00C72E4B"/>
    <w:rsid w:val="00C72FFA"/>
    <w:rsid w:val="00C72FFD"/>
    <w:rsid w:val="00C730DC"/>
    <w:rsid w:val="00C731BA"/>
    <w:rsid w:val="00C731F7"/>
    <w:rsid w:val="00C73578"/>
    <w:rsid w:val="00C7385B"/>
    <w:rsid w:val="00C73A38"/>
    <w:rsid w:val="00C73B22"/>
    <w:rsid w:val="00C73B69"/>
    <w:rsid w:val="00C73BE1"/>
    <w:rsid w:val="00C73C30"/>
    <w:rsid w:val="00C73DAF"/>
    <w:rsid w:val="00C74084"/>
    <w:rsid w:val="00C742A1"/>
    <w:rsid w:val="00C745D1"/>
    <w:rsid w:val="00C7468D"/>
    <w:rsid w:val="00C74A2C"/>
    <w:rsid w:val="00C74BA2"/>
    <w:rsid w:val="00C74BED"/>
    <w:rsid w:val="00C74C4F"/>
    <w:rsid w:val="00C74CEE"/>
    <w:rsid w:val="00C74E80"/>
    <w:rsid w:val="00C74EC6"/>
    <w:rsid w:val="00C7530E"/>
    <w:rsid w:val="00C753C6"/>
    <w:rsid w:val="00C75614"/>
    <w:rsid w:val="00C75656"/>
    <w:rsid w:val="00C75677"/>
    <w:rsid w:val="00C7574B"/>
    <w:rsid w:val="00C75808"/>
    <w:rsid w:val="00C75FA9"/>
    <w:rsid w:val="00C76260"/>
    <w:rsid w:val="00C763DE"/>
    <w:rsid w:val="00C7650F"/>
    <w:rsid w:val="00C76648"/>
    <w:rsid w:val="00C76968"/>
    <w:rsid w:val="00C76A0A"/>
    <w:rsid w:val="00C76A7E"/>
    <w:rsid w:val="00C76ACD"/>
    <w:rsid w:val="00C76B78"/>
    <w:rsid w:val="00C76BC9"/>
    <w:rsid w:val="00C772EE"/>
    <w:rsid w:val="00C7737F"/>
    <w:rsid w:val="00C776C3"/>
    <w:rsid w:val="00C77700"/>
    <w:rsid w:val="00C7770F"/>
    <w:rsid w:val="00C777AC"/>
    <w:rsid w:val="00C777F7"/>
    <w:rsid w:val="00C77913"/>
    <w:rsid w:val="00C77921"/>
    <w:rsid w:val="00C77A08"/>
    <w:rsid w:val="00C77BA4"/>
    <w:rsid w:val="00C77CDA"/>
    <w:rsid w:val="00C77EAA"/>
    <w:rsid w:val="00C77EAC"/>
    <w:rsid w:val="00C77EDD"/>
    <w:rsid w:val="00C77F40"/>
    <w:rsid w:val="00C77F87"/>
    <w:rsid w:val="00C800F8"/>
    <w:rsid w:val="00C80285"/>
    <w:rsid w:val="00C80309"/>
    <w:rsid w:val="00C8034D"/>
    <w:rsid w:val="00C805E2"/>
    <w:rsid w:val="00C80695"/>
    <w:rsid w:val="00C8082D"/>
    <w:rsid w:val="00C80893"/>
    <w:rsid w:val="00C808E9"/>
    <w:rsid w:val="00C80B4A"/>
    <w:rsid w:val="00C80B79"/>
    <w:rsid w:val="00C80B85"/>
    <w:rsid w:val="00C8101D"/>
    <w:rsid w:val="00C81214"/>
    <w:rsid w:val="00C81319"/>
    <w:rsid w:val="00C814A0"/>
    <w:rsid w:val="00C814E1"/>
    <w:rsid w:val="00C8152D"/>
    <w:rsid w:val="00C81543"/>
    <w:rsid w:val="00C81721"/>
    <w:rsid w:val="00C8172E"/>
    <w:rsid w:val="00C8181B"/>
    <w:rsid w:val="00C818B2"/>
    <w:rsid w:val="00C818C2"/>
    <w:rsid w:val="00C81922"/>
    <w:rsid w:val="00C819C4"/>
    <w:rsid w:val="00C819D4"/>
    <w:rsid w:val="00C81BDC"/>
    <w:rsid w:val="00C81C1A"/>
    <w:rsid w:val="00C81CBF"/>
    <w:rsid w:val="00C81E2B"/>
    <w:rsid w:val="00C81F8A"/>
    <w:rsid w:val="00C8208C"/>
    <w:rsid w:val="00C82118"/>
    <w:rsid w:val="00C82221"/>
    <w:rsid w:val="00C8295A"/>
    <w:rsid w:val="00C82998"/>
    <w:rsid w:val="00C82C20"/>
    <w:rsid w:val="00C8302D"/>
    <w:rsid w:val="00C83486"/>
    <w:rsid w:val="00C83648"/>
    <w:rsid w:val="00C83761"/>
    <w:rsid w:val="00C838C2"/>
    <w:rsid w:val="00C83ACC"/>
    <w:rsid w:val="00C83C1D"/>
    <w:rsid w:val="00C83E10"/>
    <w:rsid w:val="00C83E4B"/>
    <w:rsid w:val="00C83FCF"/>
    <w:rsid w:val="00C8412D"/>
    <w:rsid w:val="00C8418D"/>
    <w:rsid w:val="00C84248"/>
    <w:rsid w:val="00C84266"/>
    <w:rsid w:val="00C842D0"/>
    <w:rsid w:val="00C84329"/>
    <w:rsid w:val="00C8437F"/>
    <w:rsid w:val="00C843E2"/>
    <w:rsid w:val="00C845A9"/>
    <w:rsid w:val="00C84649"/>
    <w:rsid w:val="00C84661"/>
    <w:rsid w:val="00C8497C"/>
    <w:rsid w:val="00C84AA0"/>
    <w:rsid w:val="00C84E43"/>
    <w:rsid w:val="00C8501B"/>
    <w:rsid w:val="00C85104"/>
    <w:rsid w:val="00C853BA"/>
    <w:rsid w:val="00C853D7"/>
    <w:rsid w:val="00C85669"/>
    <w:rsid w:val="00C85C2D"/>
    <w:rsid w:val="00C85C8D"/>
    <w:rsid w:val="00C85E1F"/>
    <w:rsid w:val="00C85E79"/>
    <w:rsid w:val="00C8600A"/>
    <w:rsid w:val="00C8610C"/>
    <w:rsid w:val="00C8614A"/>
    <w:rsid w:val="00C8630A"/>
    <w:rsid w:val="00C86421"/>
    <w:rsid w:val="00C8655E"/>
    <w:rsid w:val="00C86672"/>
    <w:rsid w:val="00C867F9"/>
    <w:rsid w:val="00C86869"/>
    <w:rsid w:val="00C86926"/>
    <w:rsid w:val="00C86929"/>
    <w:rsid w:val="00C869ED"/>
    <w:rsid w:val="00C86BC8"/>
    <w:rsid w:val="00C86ECE"/>
    <w:rsid w:val="00C86F63"/>
    <w:rsid w:val="00C8713E"/>
    <w:rsid w:val="00C871F2"/>
    <w:rsid w:val="00C8750C"/>
    <w:rsid w:val="00C87639"/>
    <w:rsid w:val="00C87697"/>
    <w:rsid w:val="00C87703"/>
    <w:rsid w:val="00C87B5B"/>
    <w:rsid w:val="00C90089"/>
    <w:rsid w:val="00C901DE"/>
    <w:rsid w:val="00C902DC"/>
    <w:rsid w:val="00C902EA"/>
    <w:rsid w:val="00C902F8"/>
    <w:rsid w:val="00C90342"/>
    <w:rsid w:val="00C905F1"/>
    <w:rsid w:val="00C906D0"/>
    <w:rsid w:val="00C90902"/>
    <w:rsid w:val="00C9091A"/>
    <w:rsid w:val="00C90A85"/>
    <w:rsid w:val="00C90B82"/>
    <w:rsid w:val="00C90C84"/>
    <w:rsid w:val="00C90E4F"/>
    <w:rsid w:val="00C91050"/>
    <w:rsid w:val="00C910FB"/>
    <w:rsid w:val="00C916A7"/>
    <w:rsid w:val="00C91709"/>
    <w:rsid w:val="00C91732"/>
    <w:rsid w:val="00C91766"/>
    <w:rsid w:val="00C91777"/>
    <w:rsid w:val="00C918C4"/>
    <w:rsid w:val="00C91910"/>
    <w:rsid w:val="00C91A56"/>
    <w:rsid w:val="00C91B32"/>
    <w:rsid w:val="00C91D33"/>
    <w:rsid w:val="00C91D53"/>
    <w:rsid w:val="00C91D9A"/>
    <w:rsid w:val="00C91EA6"/>
    <w:rsid w:val="00C91F4F"/>
    <w:rsid w:val="00C92342"/>
    <w:rsid w:val="00C9234B"/>
    <w:rsid w:val="00C9239C"/>
    <w:rsid w:val="00C926F0"/>
    <w:rsid w:val="00C92749"/>
    <w:rsid w:val="00C928A7"/>
    <w:rsid w:val="00C92C6D"/>
    <w:rsid w:val="00C92C70"/>
    <w:rsid w:val="00C933BC"/>
    <w:rsid w:val="00C93558"/>
    <w:rsid w:val="00C937FC"/>
    <w:rsid w:val="00C93CBE"/>
    <w:rsid w:val="00C93ECA"/>
    <w:rsid w:val="00C940B7"/>
    <w:rsid w:val="00C9413A"/>
    <w:rsid w:val="00C9431C"/>
    <w:rsid w:val="00C94630"/>
    <w:rsid w:val="00C94655"/>
    <w:rsid w:val="00C94851"/>
    <w:rsid w:val="00C94D19"/>
    <w:rsid w:val="00C94DA2"/>
    <w:rsid w:val="00C94DFB"/>
    <w:rsid w:val="00C94F29"/>
    <w:rsid w:val="00C94F34"/>
    <w:rsid w:val="00C94F35"/>
    <w:rsid w:val="00C95193"/>
    <w:rsid w:val="00C9533F"/>
    <w:rsid w:val="00C953E1"/>
    <w:rsid w:val="00C95452"/>
    <w:rsid w:val="00C95789"/>
    <w:rsid w:val="00C959B0"/>
    <w:rsid w:val="00C959F7"/>
    <w:rsid w:val="00C95B0E"/>
    <w:rsid w:val="00C95BC7"/>
    <w:rsid w:val="00C95D21"/>
    <w:rsid w:val="00C95D34"/>
    <w:rsid w:val="00C95E5D"/>
    <w:rsid w:val="00C95EE0"/>
    <w:rsid w:val="00C95EE1"/>
    <w:rsid w:val="00C95F30"/>
    <w:rsid w:val="00C960F5"/>
    <w:rsid w:val="00C96195"/>
    <w:rsid w:val="00C961C0"/>
    <w:rsid w:val="00C961F9"/>
    <w:rsid w:val="00C9630A"/>
    <w:rsid w:val="00C964DA"/>
    <w:rsid w:val="00C96623"/>
    <w:rsid w:val="00C96877"/>
    <w:rsid w:val="00C96988"/>
    <w:rsid w:val="00C96ADC"/>
    <w:rsid w:val="00C96E66"/>
    <w:rsid w:val="00C97275"/>
    <w:rsid w:val="00C9757A"/>
    <w:rsid w:val="00C97585"/>
    <w:rsid w:val="00C976E6"/>
    <w:rsid w:val="00C977D2"/>
    <w:rsid w:val="00C977E3"/>
    <w:rsid w:val="00C97AFA"/>
    <w:rsid w:val="00C97D8E"/>
    <w:rsid w:val="00C97E92"/>
    <w:rsid w:val="00CA0290"/>
    <w:rsid w:val="00CA0401"/>
    <w:rsid w:val="00CA0472"/>
    <w:rsid w:val="00CA04A2"/>
    <w:rsid w:val="00CA0B29"/>
    <w:rsid w:val="00CA0B87"/>
    <w:rsid w:val="00CA0CC6"/>
    <w:rsid w:val="00CA0F95"/>
    <w:rsid w:val="00CA0FD6"/>
    <w:rsid w:val="00CA138A"/>
    <w:rsid w:val="00CA1392"/>
    <w:rsid w:val="00CA155B"/>
    <w:rsid w:val="00CA1649"/>
    <w:rsid w:val="00CA173A"/>
    <w:rsid w:val="00CA17DE"/>
    <w:rsid w:val="00CA1863"/>
    <w:rsid w:val="00CA18D0"/>
    <w:rsid w:val="00CA1A5F"/>
    <w:rsid w:val="00CA1C43"/>
    <w:rsid w:val="00CA1D83"/>
    <w:rsid w:val="00CA1E4B"/>
    <w:rsid w:val="00CA1E96"/>
    <w:rsid w:val="00CA202E"/>
    <w:rsid w:val="00CA21B6"/>
    <w:rsid w:val="00CA2631"/>
    <w:rsid w:val="00CA2837"/>
    <w:rsid w:val="00CA293C"/>
    <w:rsid w:val="00CA2D9A"/>
    <w:rsid w:val="00CA2EFF"/>
    <w:rsid w:val="00CA2F1B"/>
    <w:rsid w:val="00CA2F93"/>
    <w:rsid w:val="00CA2FEC"/>
    <w:rsid w:val="00CA3104"/>
    <w:rsid w:val="00CA3189"/>
    <w:rsid w:val="00CA32BA"/>
    <w:rsid w:val="00CA345B"/>
    <w:rsid w:val="00CA3734"/>
    <w:rsid w:val="00CA399F"/>
    <w:rsid w:val="00CA40B3"/>
    <w:rsid w:val="00CA420A"/>
    <w:rsid w:val="00CA4900"/>
    <w:rsid w:val="00CA4910"/>
    <w:rsid w:val="00CA4AF3"/>
    <w:rsid w:val="00CA4C40"/>
    <w:rsid w:val="00CA4E52"/>
    <w:rsid w:val="00CA4F1F"/>
    <w:rsid w:val="00CA52D9"/>
    <w:rsid w:val="00CA52EC"/>
    <w:rsid w:val="00CA542B"/>
    <w:rsid w:val="00CA5469"/>
    <w:rsid w:val="00CA5A2D"/>
    <w:rsid w:val="00CA5B21"/>
    <w:rsid w:val="00CA5B2D"/>
    <w:rsid w:val="00CA5FCB"/>
    <w:rsid w:val="00CA60CE"/>
    <w:rsid w:val="00CA6171"/>
    <w:rsid w:val="00CA61DA"/>
    <w:rsid w:val="00CA62DE"/>
    <w:rsid w:val="00CA6398"/>
    <w:rsid w:val="00CA6470"/>
    <w:rsid w:val="00CA66E6"/>
    <w:rsid w:val="00CA66E9"/>
    <w:rsid w:val="00CA6A80"/>
    <w:rsid w:val="00CA6C3D"/>
    <w:rsid w:val="00CA6CB6"/>
    <w:rsid w:val="00CA6EF4"/>
    <w:rsid w:val="00CA6F81"/>
    <w:rsid w:val="00CA6FE4"/>
    <w:rsid w:val="00CA7166"/>
    <w:rsid w:val="00CA716A"/>
    <w:rsid w:val="00CA725B"/>
    <w:rsid w:val="00CA737D"/>
    <w:rsid w:val="00CA741F"/>
    <w:rsid w:val="00CA7485"/>
    <w:rsid w:val="00CA7541"/>
    <w:rsid w:val="00CA7653"/>
    <w:rsid w:val="00CA7963"/>
    <w:rsid w:val="00CA7A1D"/>
    <w:rsid w:val="00CA7A5C"/>
    <w:rsid w:val="00CA7C7C"/>
    <w:rsid w:val="00CA7FDA"/>
    <w:rsid w:val="00CB033B"/>
    <w:rsid w:val="00CB0364"/>
    <w:rsid w:val="00CB044B"/>
    <w:rsid w:val="00CB0531"/>
    <w:rsid w:val="00CB07BB"/>
    <w:rsid w:val="00CB0823"/>
    <w:rsid w:val="00CB0AFA"/>
    <w:rsid w:val="00CB0CBC"/>
    <w:rsid w:val="00CB0D15"/>
    <w:rsid w:val="00CB12F3"/>
    <w:rsid w:val="00CB13A9"/>
    <w:rsid w:val="00CB13FF"/>
    <w:rsid w:val="00CB1476"/>
    <w:rsid w:val="00CB15CB"/>
    <w:rsid w:val="00CB15F5"/>
    <w:rsid w:val="00CB1691"/>
    <w:rsid w:val="00CB1792"/>
    <w:rsid w:val="00CB182C"/>
    <w:rsid w:val="00CB1A6D"/>
    <w:rsid w:val="00CB1C5E"/>
    <w:rsid w:val="00CB2133"/>
    <w:rsid w:val="00CB2229"/>
    <w:rsid w:val="00CB258F"/>
    <w:rsid w:val="00CB25DE"/>
    <w:rsid w:val="00CB2790"/>
    <w:rsid w:val="00CB2802"/>
    <w:rsid w:val="00CB2A47"/>
    <w:rsid w:val="00CB2AC2"/>
    <w:rsid w:val="00CB2AC9"/>
    <w:rsid w:val="00CB2ACC"/>
    <w:rsid w:val="00CB2C49"/>
    <w:rsid w:val="00CB2D9F"/>
    <w:rsid w:val="00CB2DB7"/>
    <w:rsid w:val="00CB2F16"/>
    <w:rsid w:val="00CB2F3A"/>
    <w:rsid w:val="00CB302B"/>
    <w:rsid w:val="00CB305D"/>
    <w:rsid w:val="00CB338F"/>
    <w:rsid w:val="00CB361A"/>
    <w:rsid w:val="00CB36A7"/>
    <w:rsid w:val="00CB36B2"/>
    <w:rsid w:val="00CB38A2"/>
    <w:rsid w:val="00CB3900"/>
    <w:rsid w:val="00CB39A8"/>
    <w:rsid w:val="00CB39BB"/>
    <w:rsid w:val="00CB3C8A"/>
    <w:rsid w:val="00CB3CCE"/>
    <w:rsid w:val="00CB4207"/>
    <w:rsid w:val="00CB434C"/>
    <w:rsid w:val="00CB435D"/>
    <w:rsid w:val="00CB46A6"/>
    <w:rsid w:val="00CB48A7"/>
    <w:rsid w:val="00CB49EE"/>
    <w:rsid w:val="00CB49FE"/>
    <w:rsid w:val="00CB4A07"/>
    <w:rsid w:val="00CB4A2F"/>
    <w:rsid w:val="00CB4BA6"/>
    <w:rsid w:val="00CB4C03"/>
    <w:rsid w:val="00CB4D2C"/>
    <w:rsid w:val="00CB4F63"/>
    <w:rsid w:val="00CB5077"/>
    <w:rsid w:val="00CB50C8"/>
    <w:rsid w:val="00CB511B"/>
    <w:rsid w:val="00CB5140"/>
    <w:rsid w:val="00CB51EB"/>
    <w:rsid w:val="00CB5364"/>
    <w:rsid w:val="00CB553B"/>
    <w:rsid w:val="00CB558F"/>
    <w:rsid w:val="00CB5780"/>
    <w:rsid w:val="00CB57CB"/>
    <w:rsid w:val="00CB58CF"/>
    <w:rsid w:val="00CB59CD"/>
    <w:rsid w:val="00CB5C0D"/>
    <w:rsid w:val="00CB5D04"/>
    <w:rsid w:val="00CB605D"/>
    <w:rsid w:val="00CB628F"/>
    <w:rsid w:val="00CB6734"/>
    <w:rsid w:val="00CB6802"/>
    <w:rsid w:val="00CB6C6A"/>
    <w:rsid w:val="00CB6DED"/>
    <w:rsid w:val="00CB6DF7"/>
    <w:rsid w:val="00CB6F19"/>
    <w:rsid w:val="00CB729F"/>
    <w:rsid w:val="00CB74DB"/>
    <w:rsid w:val="00CB75B3"/>
    <w:rsid w:val="00CB76E4"/>
    <w:rsid w:val="00CB78C7"/>
    <w:rsid w:val="00CB79E8"/>
    <w:rsid w:val="00CB7B08"/>
    <w:rsid w:val="00CB7C3D"/>
    <w:rsid w:val="00CC004A"/>
    <w:rsid w:val="00CC027D"/>
    <w:rsid w:val="00CC048F"/>
    <w:rsid w:val="00CC05EF"/>
    <w:rsid w:val="00CC05F9"/>
    <w:rsid w:val="00CC061B"/>
    <w:rsid w:val="00CC0931"/>
    <w:rsid w:val="00CC09B9"/>
    <w:rsid w:val="00CC0A0A"/>
    <w:rsid w:val="00CC0A1A"/>
    <w:rsid w:val="00CC0AAA"/>
    <w:rsid w:val="00CC0BB7"/>
    <w:rsid w:val="00CC0C0F"/>
    <w:rsid w:val="00CC0C24"/>
    <w:rsid w:val="00CC0C52"/>
    <w:rsid w:val="00CC0C56"/>
    <w:rsid w:val="00CC0ECD"/>
    <w:rsid w:val="00CC1435"/>
    <w:rsid w:val="00CC14F3"/>
    <w:rsid w:val="00CC164A"/>
    <w:rsid w:val="00CC182D"/>
    <w:rsid w:val="00CC1B3E"/>
    <w:rsid w:val="00CC1B94"/>
    <w:rsid w:val="00CC1BAA"/>
    <w:rsid w:val="00CC1C11"/>
    <w:rsid w:val="00CC1D87"/>
    <w:rsid w:val="00CC2035"/>
    <w:rsid w:val="00CC20FE"/>
    <w:rsid w:val="00CC21A1"/>
    <w:rsid w:val="00CC228F"/>
    <w:rsid w:val="00CC2423"/>
    <w:rsid w:val="00CC245A"/>
    <w:rsid w:val="00CC24B4"/>
    <w:rsid w:val="00CC25E5"/>
    <w:rsid w:val="00CC264B"/>
    <w:rsid w:val="00CC27D0"/>
    <w:rsid w:val="00CC2AE7"/>
    <w:rsid w:val="00CC2E29"/>
    <w:rsid w:val="00CC2FCE"/>
    <w:rsid w:val="00CC2FF6"/>
    <w:rsid w:val="00CC31A8"/>
    <w:rsid w:val="00CC325A"/>
    <w:rsid w:val="00CC3367"/>
    <w:rsid w:val="00CC3381"/>
    <w:rsid w:val="00CC3505"/>
    <w:rsid w:val="00CC35BD"/>
    <w:rsid w:val="00CC3680"/>
    <w:rsid w:val="00CC3769"/>
    <w:rsid w:val="00CC393F"/>
    <w:rsid w:val="00CC399C"/>
    <w:rsid w:val="00CC3B8B"/>
    <w:rsid w:val="00CC4095"/>
    <w:rsid w:val="00CC41D0"/>
    <w:rsid w:val="00CC4541"/>
    <w:rsid w:val="00CC4592"/>
    <w:rsid w:val="00CC4754"/>
    <w:rsid w:val="00CC490F"/>
    <w:rsid w:val="00CC49C0"/>
    <w:rsid w:val="00CC4CB6"/>
    <w:rsid w:val="00CC4CDB"/>
    <w:rsid w:val="00CC4E01"/>
    <w:rsid w:val="00CC54DD"/>
    <w:rsid w:val="00CC59CB"/>
    <w:rsid w:val="00CC5A28"/>
    <w:rsid w:val="00CC5A87"/>
    <w:rsid w:val="00CC5B1D"/>
    <w:rsid w:val="00CC5B82"/>
    <w:rsid w:val="00CC5DEF"/>
    <w:rsid w:val="00CC5EA8"/>
    <w:rsid w:val="00CC5F39"/>
    <w:rsid w:val="00CC5F6B"/>
    <w:rsid w:val="00CC6009"/>
    <w:rsid w:val="00CC60C2"/>
    <w:rsid w:val="00CC60CF"/>
    <w:rsid w:val="00CC61D2"/>
    <w:rsid w:val="00CC6660"/>
    <w:rsid w:val="00CC6773"/>
    <w:rsid w:val="00CC69D5"/>
    <w:rsid w:val="00CC6C87"/>
    <w:rsid w:val="00CC6E74"/>
    <w:rsid w:val="00CC6F35"/>
    <w:rsid w:val="00CC6FE0"/>
    <w:rsid w:val="00CC70FF"/>
    <w:rsid w:val="00CC718B"/>
    <w:rsid w:val="00CC72A0"/>
    <w:rsid w:val="00CC75CD"/>
    <w:rsid w:val="00CC7941"/>
    <w:rsid w:val="00CC79AC"/>
    <w:rsid w:val="00CC7A4C"/>
    <w:rsid w:val="00CC7B4B"/>
    <w:rsid w:val="00CC7BD2"/>
    <w:rsid w:val="00CC7C54"/>
    <w:rsid w:val="00CC7D09"/>
    <w:rsid w:val="00CC7DCD"/>
    <w:rsid w:val="00CC7E34"/>
    <w:rsid w:val="00CC7EB8"/>
    <w:rsid w:val="00CC7EC1"/>
    <w:rsid w:val="00CC7FA3"/>
    <w:rsid w:val="00CD01EE"/>
    <w:rsid w:val="00CD0274"/>
    <w:rsid w:val="00CD069E"/>
    <w:rsid w:val="00CD0AA6"/>
    <w:rsid w:val="00CD0D10"/>
    <w:rsid w:val="00CD0F72"/>
    <w:rsid w:val="00CD0FF1"/>
    <w:rsid w:val="00CD10F1"/>
    <w:rsid w:val="00CD1165"/>
    <w:rsid w:val="00CD119B"/>
    <w:rsid w:val="00CD1208"/>
    <w:rsid w:val="00CD1247"/>
    <w:rsid w:val="00CD12A9"/>
    <w:rsid w:val="00CD14DB"/>
    <w:rsid w:val="00CD1590"/>
    <w:rsid w:val="00CD17F1"/>
    <w:rsid w:val="00CD1968"/>
    <w:rsid w:val="00CD19D2"/>
    <w:rsid w:val="00CD1CB5"/>
    <w:rsid w:val="00CD1DAF"/>
    <w:rsid w:val="00CD1DC2"/>
    <w:rsid w:val="00CD1DF5"/>
    <w:rsid w:val="00CD2114"/>
    <w:rsid w:val="00CD221A"/>
    <w:rsid w:val="00CD22DF"/>
    <w:rsid w:val="00CD2306"/>
    <w:rsid w:val="00CD2381"/>
    <w:rsid w:val="00CD250E"/>
    <w:rsid w:val="00CD252B"/>
    <w:rsid w:val="00CD258E"/>
    <w:rsid w:val="00CD2722"/>
    <w:rsid w:val="00CD2822"/>
    <w:rsid w:val="00CD28E2"/>
    <w:rsid w:val="00CD2986"/>
    <w:rsid w:val="00CD2B77"/>
    <w:rsid w:val="00CD2BCE"/>
    <w:rsid w:val="00CD2D03"/>
    <w:rsid w:val="00CD2D82"/>
    <w:rsid w:val="00CD3177"/>
    <w:rsid w:val="00CD32F4"/>
    <w:rsid w:val="00CD3524"/>
    <w:rsid w:val="00CD354D"/>
    <w:rsid w:val="00CD3680"/>
    <w:rsid w:val="00CD3684"/>
    <w:rsid w:val="00CD3754"/>
    <w:rsid w:val="00CD3B63"/>
    <w:rsid w:val="00CD3B94"/>
    <w:rsid w:val="00CD3D91"/>
    <w:rsid w:val="00CD3F4D"/>
    <w:rsid w:val="00CD42A3"/>
    <w:rsid w:val="00CD45AB"/>
    <w:rsid w:val="00CD471D"/>
    <w:rsid w:val="00CD472A"/>
    <w:rsid w:val="00CD487C"/>
    <w:rsid w:val="00CD4892"/>
    <w:rsid w:val="00CD48D1"/>
    <w:rsid w:val="00CD4AF4"/>
    <w:rsid w:val="00CD4CFA"/>
    <w:rsid w:val="00CD4F9F"/>
    <w:rsid w:val="00CD5262"/>
    <w:rsid w:val="00CD52A8"/>
    <w:rsid w:val="00CD547E"/>
    <w:rsid w:val="00CD5704"/>
    <w:rsid w:val="00CD5736"/>
    <w:rsid w:val="00CD57DA"/>
    <w:rsid w:val="00CD5953"/>
    <w:rsid w:val="00CD59DB"/>
    <w:rsid w:val="00CD5C97"/>
    <w:rsid w:val="00CD5DE1"/>
    <w:rsid w:val="00CD61F4"/>
    <w:rsid w:val="00CD638D"/>
    <w:rsid w:val="00CD6443"/>
    <w:rsid w:val="00CD645E"/>
    <w:rsid w:val="00CD64E8"/>
    <w:rsid w:val="00CD6649"/>
    <w:rsid w:val="00CD6653"/>
    <w:rsid w:val="00CD66ED"/>
    <w:rsid w:val="00CD6885"/>
    <w:rsid w:val="00CD689A"/>
    <w:rsid w:val="00CD68D2"/>
    <w:rsid w:val="00CD6A7F"/>
    <w:rsid w:val="00CD6AA9"/>
    <w:rsid w:val="00CD6ACF"/>
    <w:rsid w:val="00CD6DF9"/>
    <w:rsid w:val="00CD6ECA"/>
    <w:rsid w:val="00CD70D1"/>
    <w:rsid w:val="00CD72C7"/>
    <w:rsid w:val="00CD72E9"/>
    <w:rsid w:val="00CD7310"/>
    <w:rsid w:val="00CD7613"/>
    <w:rsid w:val="00CD7620"/>
    <w:rsid w:val="00CD77DE"/>
    <w:rsid w:val="00CD78AA"/>
    <w:rsid w:val="00CD79A0"/>
    <w:rsid w:val="00CD7A2A"/>
    <w:rsid w:val="00CD7B63"/>
    <w:rsid w:val="00CD7BA3"/>
    <w:rsid w:val="00CD7C86"/>
    <w:rsid w:val="00CD7CC5"/>
    <w:rsid w:val="00CD7D59"/>
    <w:rsid w:val="00CD7D67"/>
    <w:rsid w:val="00CE01FC"/>
    <w:rsid w:val="00CE0208"/>
    <w:rsid w:val="00CE0253"/>
    <w:rsid w:val="00CE02BC"/>
    <w:rsid w:val="00CE04AC"/>
    <w:rsid w:val="00CE04AE"/>
    <w:rsid w:val="00CE071B"/>
    <w:rsid w:val="00CE0A93"/>
    <w:rsid w:val="00CE0AA1"/>
    <w:rsid w:val="00CE0B32"/>
    <w:rsid w:val="00CE0B55"/>
    <w:rsid w:val="00CE0C21"/>
    <w:rsid w:val="00CE0C7E"/>
    <w:rsid w:val="00CE0D6A"/>
    <w:rsid w:val="00CE0DBA"/>
    <w:rsid w:val="00CE0E0B"/>
    <w:rsid w:val="00CE1006"/>
    <w:rsid w:val="00CE10CB"/>
    <w:rsid w:val="00CE1102"/>
    <w:rsid w:val="00CE11FE"/>
    <w:rsid w:val="00CE126F"/>
    <w:rsid w:val="00CE1299"/>
    <w:rsid w:val="00CE1529"/>
    <w:rsid w:val="00CE16B5"/>
    <w:rsid w:val="00CE17D6"/>
    <w:rsid w:val="00CE1839"/>
    <w:rsid w:val="00CE18C7"/>
    <w:rsid w:val="00CE19D2"/>
    <w:rsid w:val="00CE19E0"/>
    <w:rsid w:val="00CE1A49"/>
    <w:rsid w:val="00CE1AD6"/>
    <w:rsid w:val="00CE1BAE"/>
    <w:rsid w:val="00CE1BB6"/>
    <w:rsid w:val="00CE1CF1"/>
    <w:rsid w:val="00CE1D1A"/>
    <w:rsid w:val="00CE1DD8"/>
    <w:rsid w:val="00CE2022"/>
    <w:rsid w:val="00CE220C"/>
    <w:rsid w:val="00CE2269"/>
    <w:rsid w:val="00CE2298"/>
    <w:rsid w:val="00CE22D3"/>
    <w:rsid w:val="00CE2427"/>
    <w:rsid w:val="00CE26EB"/>
    <w:rsid w:val="00CE279D"/>
    <w:rsid w:val="00CE2803"/>
    <w:rsid w:val="00CE2A11"/>
    <w:rsid w:val="00CE2AEA"/>
    <w:rsid w:val="00CE2C7D"/>
    <w:rsid w:val="00CE2DA2"/>
    <w:rsid w:val="00CE2EC8"/>
    <w:rsid w:val="00CE3169"/>
    <w:rsid w:val="00CE3431"/>
    <w:rsid w:val="00CE35EB"/>
    <w:rsid w:val="00CE361D"/>
    <w:rsid w:val="00CE3A56"/>
    <w:rsid w:val="00CE3AEF"/>
    <w:rsid w:val="00CE3BA2"/>
    <w:rsid w:val="00CE3C1F"/>
    <w:rsid w:val="00CE3D58"/>
    <w:rsid w:val="00CE3DBB"/>
    <w:rsid w:val="00CE3FB1"/>
    <w:rsid w:val="00CE423C"/>
    <w:rsid w:val="00CE42ED"/>
    <w:rsid w:val="00CE4304"/>
    <w:rsid w:val="00CE4452"/>
    <w:rsid w:val="00CE4470"/>
    <w:rsid w:val="00CE4604"/>
    <w:rsid w:val="00CE4616"/>
    <w:rsid w:val="00CE4B1C"/>
    <w:rsid w:val="00CE4CFF"/>
    <w:rsid w:val="00CE4D5A"/>
    <w:rsid w:val="00CE4D69"/>
    <w:rsid w:val="00CE4F33"/>
    <w:rsid w:val="00CE4F4D"/>
    <w:rsid w:val="00CE500D"/>
    <w:rsid w:val="00CE504A"/>
    <w:rsid w:val="00CE5105"/>
    <w:rsid w:val="00CE536C"/>
    <w:rsid w:val="00CE5399"/>
    <w:rsid w:val="00CE5735"/>
    <w:rsid w:val="00CE5783"/>
    <w:rsid w:val="00CE5E0F"/>
    <w:rsid w:val="00CE5E4B"/>
    <w:rsid w:val="00CE5E6E"/>
    <w:rsid w:val="00CE5E92"/>
    <w:rsid w:val="00CE5FCD"/>
    <w:rsid w:val="00CE6044"/>
    <w:rsid w:val="00CE6056"/>
    <w:rsid w:val="00CE6133"/>
    <w:rsid w:val="00CE61D9"/>
    <w:rsid w:val="00CE624B"/>
    <w:rsid w:val="00CE63B1"/>
    <w:rsid w:val="00CE65BC"/>
    <w:rsid w:val="00CE685E"/>
    <w:rsid w:val="00CE68F1"/>
    <w:rsid w:val="00CE69ED"/>
    <w:rsid w:val="00CE6A2F"/>
    <w:rsid w:val="00CE6B41"/>
    <w:rsid w:val="00CE6C5C"/>
    <w:rsid w:val="00CE6C66"/>
    <w:rsid w:val="00CE6C8A"/>
    <w:rsid w:val="00CE6CA1"/>
    <w:rsid w:val="00CE6D7F"/>
    <w:rsid w:val="00CE6DD3"/>
    <w:rsid w:val="00CE6E6B"/>
    <w:rsid w:val="00CE6EA9"/>
    <w:rsid w:val="00CE6ECD"/>
    <w:rsid w:val="00CE6EDE"/>
    <w:rsid w:val="00CE6FE1"/>
    <w:rsid w:val="00CE7045"/>
    <w:rsid w:val="00CE70B3"/>
    <w:rsid w:val="00CE713C"/>
    <w:rsid w:val="00CE724F"/>
    <w:rsid w:val="00CE72E2"/>
    <w:rsid w:val="00CE74D3"/>
    <w:rsid w:val="00CE76A3"/>
    <w:rsid w:val="00CE76F7"/>
    <w:rsid w:val="00CE77A5"/>
    <w:rsid w:val="00CE7A90"/>
    <w:rsid w:val="00CE7CE1"/>
    <w:rsid w:val="00CE7D7D"/>
    <w:rsid w:val="00CE7E3F"/>
    <w:rsid w:val="00CE7E86"/>
    <w:rsid w:val="00CE7F6C"/>
    <w:rsid w:val="00CE7FED"/>
    <w:rsid w:val="00CF023A"/>
    <w:rsid w:val="00CF0278"/>
    <w:rsid w:val="00CF02AF"/>
    <w:rsid w:val="00CF03A0"/>
    <w:rsid w:val="00CF085E"/>
    <w:rsid w:val="00CF0D39"/>
    <w:rsid w:val="00CF0D60"/>
    <w:rsid w:val="00CF0F57"/>
    <w:rsid w:val="00CF131D"/>
    <w:rsid w:val="00CF1488"/>
    <w:rsid w:val="00CF161F"/>
    <w:rsid w:val="00CF1793"/>
    <w:rsid w:val="00CF1B63"/>
    <w:rsid w:val="00CF1CBC"/>
    <w:rsid w:val="00CF1D4C"/>
    <w:rsid w:val="00CF1FE6"/>
    <w:rsid w:val="00CF2079"/>
    <w:rsid w:val="00CF209F"/>
    <w:rsid w:val="00CF2225"/>
    <w:rsid w:val="00CF23D3"/>
    <w:rsid w:val="00CF31FD"/>
    <w:rsid w:val="00CF3569"/>
    <w:rsid w:val="00CF35E8"/>
    <w:rsid w:val="00CF362F"/>
    <w:rsid w:val="00CF3956"/>
    <w:rsid w:val="00CF3967"/>
    <w:rsid w:val="00CF3B75"/>
    <w:rsid w:val="00CF3C35"/>
    <w:rsid w:val="00CF3C6A"/>
    <w:rsid w:val="00CF3D92"/>
    <w:rsid w:val="00CF3E7E"/>
    <w:rsid w:val="00CF3E91"/>
    <w:rsid w:val="00CF3EE8"/>
    <w:rsid w:val="00CF3F21"/>
    <w:rsid w:val="00CF41DE"/>
    <w:rsid w:val="00CF423B"/>
    <w:rsid w:val="00CF4305"/>
    <w:rsid w:val="00CF4390"/>
    <w:rsid w:val="00CF442D"/>
    <w:rsid w:val="00CF4599"/>
    <w:rsid w:val="00CF476C"/>
    <w:rsid w:val="00CF485F"/>
    <w:rsid w:val="00CF4BCA"/>
    <w:rsid w:val="00CF4D5E"/>
    <w:rsid w:val="00CF4F96"/>
    <w:rsid w:val="00CF4FA5"/>
    <w:rsid w:val="00CF4FB3"/>
    <w:rsid w:val="00CF50D7"/>
    <w:rsid w:val="00CF52C5"/>
    <w:rsid w:val="00CF55FA"/>
    <w:rsid w:val="00CF5611"/>
    <w:rsid w:val="00CF5751"/>
    <w:rsid w:val="00CF575B"/>
    <w:rsid w:val="00CF5776"/>
    <w:rsid w:val="00CF594C"/>
    <w:rsid w:val="00CF5CFA"/>
    <w:rsid w:val="00CF5F18"/>
    <w:rsid w:val="00CF5FE1"/>
    <w:rsid w:val="00CF6203"/>
    <w:rsid w:val="00CF62BB"/>
    <w:rsid w:val="00CF62BD"/>
    <w:rsid w:val="00CF6307"/>
    <w:rsid w:val="00CF6326"/>
    <w:rsid w:val="00CF6350"/>
    <w:rsid w:val="00CF6440"/>
    <w:rsid w:val="00CF68D8"/>
    <w:rsid w:val="00CF6A2F"/>
    <w:rsid w:val="00CF6CCC"/>
    <w:rsid w:val="00CF6E8E"/>
    <w:rsid w:val="00CF6F2C"/>
    <w:rsid w:val="00CF7129"/>
    <w:rsid w:val="00CF7347"/>
    <w:rsid w:val="00CF7425"/>
    <w:rsid w:val="00CF7502"/>
    <w:rsid w:val="00CF7508"/>
    <w:rsid w:val="00CF77B1"/>
    <w:rsid w:val="00CF7839"/>
    <w:rsid w:val="00CF7966"/>
    <w:rsid w:val="00CF7D3C"/>
    <w:rsid w:val="00CF7D6C"/>
    <w:rsid w:val="00CF7EF9"/>
    <w:rsid w:val="00CF7FFD"/>
    <w:rsid w:val="00D0018A"/>
    <w:rsid w:val="00D002D7"/>
    <w:rsid w:val="00D004B8"/>
    <w:rsid w:val="00D0057A"/>
    <w:rsid w:val="00D00719"/>
    <w:rsid w:val="00D00755"/>
    <w:rsid w:val="00D00937"/>
    <w:rsid w:val="00D00D9F"/>
    <w:rsid w:val="00D00E0F"/>
    <w:rsid w:val="00D00EC2"/>
    <w:rsid w:val="00D00FDA"/>
    <w:rsid w:val="00D010BD"/>
    <w:rsid w:val="00D01243"/>
    <w:rsid w:val="00D01716"/>
    <w:rsid w:val="00D017F9"/>
    <w:rsid w:val="00D018FD"/>
    <w:rsid w:val="00D01951"/>
    <w:rsid w:val="00D01A39"/>
    <w:rsid w:val="00D01B16"/>
    <w:rsid w:val="00D01C0A"/>
    <w:rsid w:val="00D01D5A"/>
    <w:rsid w:val="00D01E48"/>
    <w:rsid w:val="00D01F95"/>
    <w:rsid w:val="00D01FBB"/>
    <w:rsid w:val="00D02087"/>
    <w:rsid w:val="00D021EC"/>
    <w:rsid w:val="00D02487"/>
    <w:rsid w:val="00D02605"/>
    <w:rsid w:val="00D02A7E"/>
    <w:rsid w:val="00D02BAE"/>
    <w:rsid w:val="00D02CB4"/>
    <w:rsid w:val="00D0303F"/>
    <w:rsid w:val="00D031D7"/>
    <w:rsid w:val="00D032E1"/>
    <w:rsid w:val="00D0349C"/>
    <w:rsid w:val="00D03875"/>
    <w:rsid w:val="00D0391B"/>
    <w:rsid w:val="00D03AAF"/>
    <w:rsid w:val="00D03B30"/>
    <w:rsid w:val="00D03CD2"/>
    <w:rsid w:val="00D03EF9"/>
    <w:rsid w:val="00D03FAD"/>
    <w:rsid w:val="00D04008"/>
    <w:rsid w:val="00D040F8"/>
    <w:rsid w:val="00D043C0"/>
    <w:rsid w:val="00D04433"/>
    <w:rsid w:val="00D04572"/>
    <w:rsid w:val="00D048D6"/>
    <w:rsid w:val="00D04970"/>
    <w:rsid w:val="00D05044"/>
    <w:rsid w:val="00D0525F"/>
    <w:rsid w:val="00D0539E"/>
    <w:rsid w:val="00D05447"/>
    <w:rsid w:val="00D056C7"/>
    <w:rsid w:val="00D05794"/>
    <w:rsid w:val="00D057E5"/>
    <w:rsid w:val="00D059D9"/>
    <w:rsid w:val="00D05C02"/>
    <w:rsid w:val="00D05C95"/>
    <w:rsid w:val="00D05D15"/>
    <w:rsid w:val="00D05EAF"/>
    <w:rsid w:val="00D05EB5"/>
    <w:rsid w:val="00D05FA6"/>
    <w:rsid w:val="00D06004"/>
    <w:rsid w:val="00D06238"/>
    <w:rsid w:val="00D06269"/>
    <w:rsid w:val="00D062CE"/>
    <w:rsid w:val="00D062FF"/>
    <w:rsid w:val="00D0634E"/>
    <w:rsid w:val="00D066CC"/>
    <w:rsid w:val="00D066E9"/>
    <w:rsid w:val="00D067A1"/>
    <w:rsid w:val="00D06937"/>
    <w:rsid w:val="00D06C85"/>
    <w:rsid w:val="00D06E65"/>
    <w:rsid w:val="00D06F8D"/>
    <w:rsid w:val="00D06FDA"/>
    <w:rsid w:val="00D0736F"/>
    <w:rsid w:val="00D073B2"/>
    <w:rsid w:val="00D073B3"/>
    <w:rsid w:val="00D074EB"/>
    <w:rsid w:val="00D07837"/>
    <w:rsid w:val="00D07A63"/>
    <w:rsid w:val="00D07BDC"/>
    <w:rsid w:val="00D07E41"/>
    <w:rsid w:val="00D10142"/>
    <w:rsid w:val="00D10221"/>
    <w:rsid w:val="00D10288"/>
    <w:rsid w:val="00D10356"/>
    <w:rsid w:val="00D104F6"/>
    <w:rsid w:val="00D10548"/>
    <w:rsid w:val="00D106DA"/>
    <w:rsid w:val="00D108D3"/>
    <w:rsid w:val="00D10A91"/>
    <w:rsid w:val="00D10C89"/>
    <w:rsid w:val="00D10F22"/>
    <w:rsid w:val="00D10FE9"/>
    <w:rsid w:val="00D11458"/>
    <w:rsid w:val="00D115C3"/>
    <w:rsid w:val="00D119EE"/>
    <w:rsid w:val="00D11C7D"/>
    <w:rsid w:val="00D121D6"/>
    <w:rsid w:val="00D12594"/>
    <w:rsid w:val="00D12712"/>
    <w:rsid w:val="00D12719"/>
    <w:rsid w:val="00D128AB"/>
    <w:rsid w:val="00D128B0"/>
    <w:rsid w:val="00D12AD3"/>
    <w:rsid w:val="00D12C01"/>
    <w:rsid w:val="00D12DC2"/>
    <w:rsid w:val="00D12DC4"/>
    <w:rsid w:val="00D12E11"/>
    <w:rsid w:val="00D12EB0"/>
    <w:rsid w:val="00D12F24"/>
    <w:rsid w:val="00D13117"/>
    <w:rsid w:val="00D132E1"/>
    <w:rsid w:val="00D1332C"/>
    <w:rsid w:val="00D134F8"/>
    <w:rsid w:val="00D136EF"/>
    <w:rsid w:val="00D13704"/>
    <w:rsid w:val="00D138BE"/>
    <w:rsid w:val="00D1392B"/>
    <w:rsid w:val="00D13E59"/>
    <w:rsid w:val="00D13F83"/>
    <w:rsid w:val="00D1428A"/>
    <w:rsid w:val="00D142FE"/>
    <w:rsid w:val="00D14321"/>
    <w:rsid w:val="00D14354"/>
    <w:rsid w:val="00D143E0"/>
    <w:rsid w:val="00D144CE"/>
    <w:rsid w:val="00D14532"/>
    <w:rsid w:val="00D1476B"/>
    <w:rsid w:val="00D1479C"/>
    <w:rsid w:val="00D148E7"/>
    <w:rsid w:val="00D14950"/>
    <w:rsid w:val="00D149F6"/>
    <w:rsid w:val="00D14B01"/>
    <w:rsid w:val="00D14B0B"/>
    <w:rsid w:val="00D14C03"/>
    <w:rsid w:val="00D14C25"/>
    <w:rsid w:val="00D14C62"/>
    <w:rsid w:val="00D14E25"/>
    <w:rsid w:val="00D15047"/>
    <w:rsid w:val="00D1550B"/>
    <w:rsid w:val="00D15AD5"/>
    <w:rsid w:val="00D15DDF"/>
    <w:rsid w:val="00D15EBC"/>
    <w:rsid w:val="00D16816"/>
    <w:rsid w:val="00D168B3"/>
    <w:rsid w:val="00D16A1B"/>
    <w:rsid w:val="00D16F62"/>
    <w:rsid w:val="00D170A2"/>
    <w:rsid w:val="00D1712B"/>
    <w:rsid w:val="00D173F7"/>
    <w:rsid w:val="00D17593"/>
    <w:rsid w:val="00D17C3B"/>
    <w:rsid w:val="00D17CF1"/>
    <w:rsid w:val="00D17F95"/>
    <w:rsid w:val="00D17FE3"/>
    <w:rsid w:val="00D20010"/>
    <w:rsid w:val="00D20042"/>
    <w:rsid w:val="00D200E4"/>
    <w:rsid w:val="00D2035F"/>
    <w:rsid w:val="00D203CC"/>
    <w:rsid w:val="00D203FC"/>
    <w:rsid w:val="00D20420"/>
    <w:rsid w:val="00D2051A"/>
    <w:rsid w:val="00D205DB"/>
    <w:rsid w:val="00D209B9"/>
    <w:rsid w:val="00D20A29"/>
    <w:rsid w:val="00D20A81"/>
    <w:rsid w:val="00D20B17"/>
    <w:rsid w:val="00D20B62"/>
    <w:rsid w:val="00D20B92"/>
    <w:rsid w:val="00D20BB1"/>
    <w:rsid w:val="00D20E81"/>
    <w:rsid w:val="00D20F37"/>
    <w:rsid w:val="00D210A0"/>
    <w:rsid w:val="00D210FE"/>
    <w:rsid w:val="00D21194"/>
    <w:rsid w:val="00D211D9"/>
    <w:rsid w:val="00D212D4"/>
    <w:rsid w:val="00D21665"/>
    <w:rsid w:val="00D2166B"/>
    <w:rsid w:val="00D2193D"/>
    <w:rsid w:val="00D21B81"/>
    <w:rsid w:val="00D21D4C"/>
    <w:rsid w:val="00D21D8E"/>
    <w:rsid w:val="00D21DE3"/>
    <w:rsid w:val="00D22102"/>
    <w:rsid w:val="00D22135"/>
    <w:rsid w:val="00D22223"/>
    <w:rsid w:val="00D22238"/>
    <w:rsid w:val="00D223A3"/>
    <w:rsid w:val="00D223E7"/>
    <w:rsid w:val="00D2241C"/>
    <w:rsid w:val="00D2251D"/>
    <w:rsid w:val="00D22713"/>
    <w:rsid w:val="00D227D7"/>
    <w:rsid w:val="00D22834"/>
    <w:rsid w:val="00D2292F"/>
    <w:rsid w:val="00D22A01"/>
    <w:rsid w:val="00D22BB6"/>
    <w:rsid w:val="00D23023"/>
    <w:rsid w:val="00D233CB"/>
    <w:rsid w:val="00D23417"/>
    <w:rsid w:val="00D2342B"/>
    <w:rsid w:val="00D236CF"/>
    <w:rsid w:val="00D238B0"/>
    <w:rsid w:val="00D23B4B"/>
    <w:rsid w:val="00D24160"/>
    <w:rsid w:val="00D2418E"/>
    <w:rsid w:val="00D24289"/>
    <w:rsid w:val="00D2470A"/>
    <w:rsid w:val="00D248F7"/>
    <w:rsid w:val="00D2493F"/>
    <w:rsid w:val="00D24B35"/>
    <w:rsid w:val="00D24BBA"/>
    <w:rsid w:val="00D24E1B"/>
    <w:rsid w:val="00D24E65"/>
    <w:rsid w:val="00D24E7F"/>
    <w:rsid w:val="00D25018"/>
    <w:rsid w:val="00D25227"/>
    <w:rsid w:val="00D252A1"/>
    <w:rsid w:val="00D256FF"/>
    <w:rsid w:val="00D2572F"/>
    <w:rsid w:val="00D257E0"/>
    <w:rsid w:val="00D25AD4"/>
    <w:rsid w:val="00D25D26"/>
    <w:rsid w:val="00D26073"/>
    <w:rsid w:val="00D261E1"/>
    <w:rsid w:val="00D26459"/>
    <w:rsid w:val="00D265CC"/>
    <w:rsid w:val="00D2679B"/>
    <w:rsid w:val="00D267AA"/>
    <w:rsid w:val="00D268C6"/>
    <w:rsid w:val="00D26A2F"/>
    <w:rsid w:val="00D26C07"/>
    <w:rsid w:val="00D26D28"/>
    <w:rsid w:val="00D26D3D"/>
    <w:rsid w:val="00D26DF4"/>
    <w:rsid w:val="00D26DFD"/>
    <w:rsid w:val="00D26E8B"/>
    <w:rsid w:val="00D26EDC"/>
    <w:rsid w:val="00D26EED"/>
    <w:rsid w:val="00D26EEE"/>
    <w:rsid w:val="00D26EF0"/>
    <w:rsid w:val="00D270CF"/>
    <w:rsid w:val="00D27462"/>
    <w:rsid w:val="00D275FE"/>
    <w:rsid w:val="00D2771A"/>
    <w:rsid w:val="00D278D0"/>
    <w:rsid w:val="00D279BF"/>
    <w:rsid w:val="00D27A8C"/>
    <w:rsid w:val="00D27AF8"/>
    <w:rsid w:val="00D27DD8"/>
    <w:rsid w:val="00D27F74"/>
    <w:rsid w:val="00D30015"/>
    <w:rsid w:val="00D30045"/>
    <w:rsid w:val="00D301CA"/>
    <w:rsid w:val="00D302DE"/>
    <w:rsid w:val="00D30331"/>
    <w:rsid w:val="00D307F9"/>
    <w:rsid w:val="00D309DE"/>
    <w:rsid w:val="00D30A73"/>
    <w:rsid w:val="00D30B2B"/>
    <w:rsid w:val="00D30F07"/>
    <w:rsid w:val="00D31032"/>
    <w:rsid w:val="00D310F4"/>
    <w:rsid w:val="00D3134E"/>
    <w:rsid w:val="00D313C3"/>
    <w:rsid w:val="00D31713"/>
    <w:rsid w:val="00D319DD"/>
    <w:rsid w:val="00D31A48"/>
    <w:rsid w:val="00D31B12"/>
    <w:rsid w:val="00D31BCF"/>
    <w:rsid w:val="00D31F16"/>
    <w:rsid w:val="00D323B2"/>
    <w:rsid w:val="00D325D1"/>
    <w:rsid w:val="00D32AE2"/>
    <w:rsid w:val="00D32B73"/>
    <w:rsid w:val="00D32BAF"/>
    <w:rsid w:val="00D32BCC"/>
    <w:rsid w:val="00D32D32"/>
    <w:rsid w:val="00D32F3F"/>
    <w:rsid w:val="00D32FDD"/>
    <w:rsid w:val="00D3303D"/>
    <w:rsid w:val="00D330DA"/>
    <w:rsid w:val="00D33110"/>
    <w:rsid w:val="00D33119"/>
    <w:rsid w:val="00D3322A"/>
    <w:rsid w:val="00D332AF"/>
    <w:rsid w:val="00D3338F"/>
    <w:rsid w:val="00D334FE"/>
    <w:rsid w:val="00D335B2"/>
    <w:rsid w:val="00D33667"/>
    <w:rsid w:val="00D338DC"/>
    <w:rsid w:val="00D338EF"/>
    <w:rsid w:val="00D33A07"/>
    <w:rsid w:val="00D33B05"/>
    <w:rsid w:val="00D33B28"/>
    <w:rsid w:val="00D33C8D"/>
    <w:rsid w:val="00D33CC7"/>
    <w:rsid w:val="00D33EFC"/>
    <w:rsid w:val="00D33F0D"/>
    <w:rsid w:val="00D33F7C"/>
    <w:rsid w:val="00D33FE1"/>
    <w:rsid w:val="00D342BC"/>
    <w:rsid w:val="00D3447F"/>
    <w:rsid w:val="00D345AA"/>
    <w:rsid w:val="00D346A8"/>
    <w:rsid w:val="00D34999"/>
    <w:rsid w:val="00D34C8F"/>
    <w:rsid w:val="00D34E8A"/>
    <w:rsid w:val="00D35160"/>
    <w:rsid w:val="00D3518E"/>
    <w:rsid w:val="00D35214"/>
    <w:rsid w:val="00D352C6"/>
    <w:rsid w:val="00D352E9"/>
    <w:rsid w:val="00D353B9"/>
    <w:rsid w:val="00D354A9"/>
    <w:rsid w:val="00D354CD"/>
    <w:rsid w:val="00D355D4"/>
    <w:rsid w:val="00D3595B"/>
    <w:rsid w:val="00D35A83"/>
    <w:rsid w:val="00D35AC6"/>
    <w:rsid w:val="00D35C24"/>
    <w:rsid w:val="00D35D06"/>
    <w:rsid w:val="00D35DBE"/>
    <w:rsid w:val="00D35ED2"/>
    <w:rsid w:val="00D35FC3"/>
    <w:rsid w:val="00D35FC4"/>
    <w:rsid w:val="00D360AA"/>
    <w:rsid w:val="00D36164"/>
    <w:rsid w:val="00D36226"/>
    <w:rsid w:val="00D3625C"/>
    <w:rsid w:val="00D36352"/>
    <w:rsid w:val="00D36527"/>
    <w:rsid w:val="00D365FB"/>
    <w:rsid w:val="00D36614"/>
    <w:rsid w:val="00D36695"/>
    <w:rsid w:val="00D366AD"/>
    <w:rsid w:val="00D369E0"/>
    <w:rsid w:val="00D36AC9"/>
    <w:rsid w:val="00D36B89"/>
    <w:rsid w:val="00D36C1E"/>
    <w:rsid w:val="00D36D1F"/>
    <w:rsid w:val="00D36D62"/>
    <w:rsid w:val="00D372F1"/>
    <w:rsid w:val="00D373F0"/>
    <w:rsid w:val="00D3740C"/>
    <w:rsid w:val="00D37487"/>
    <w:rsid w:val="00D379E2"/>
    <w:rsid w:val="00D37AE5"/>
    <w:rsid w:val="00D37CB1"/>
    <w:rsid w:val="00D37DB0"/>
    <w:rsid w:val="00D37DB9"/>
    <w:rsid w:val="00D37DDB"/>
    <w:rsid w:val="00D40260"/>
    <w:rsid w:val="00D402C9"/>
    <w:rsid w:val="00D404FF"/>
    <w:rsid w:val="00D405BD"/>
    <w:rsid w:val="00D405CA"/>
    <w:rsid w:val="00D405F2"/>
    <w:rsid w:val="00D406AD"/>
    <w:rsid w:val="00D40A18"/>
    <w:rsid w:val="00D40A95"/>
    <w:rsid w:val="00D40CD1"/>
    <w:rsid w:val="00D40CEA"/>
    <w:rsid w:val="00D40D25"/>
    <w:rsid w:val="00D40EB1"/>
    <w:rsid w:val="00D40F8B"/>
    <w:rsid w:val="00D41133"/>
    <w:rsid w:val="00D4122C"/>
    <w:rsid w:val="00D4128F"/>
    <w:rsid w:val="00D41333"/>
    <w:rsid w:val="00D4139E"/>
    <w:rsid w:val="00D4141E"/>
    <w:rsid w:val="00D415CC"/>
    <w:rsid w:val="00D419D8"/>
    <w:rsid w:val="00D41A65"/>
    <w:rsid w:val="00D41B6D"/>
    <w:rsid w:val="00D41B73"/>
    <w:rsid w:val="00D41BB3"/>
    <w:rsid w:val="00D41C9A"/>
    <w:rsid w:val="00D41E95"/>
    <w:rsid w:val="00D42098"/>
    <w:rsid w:val="00D421CB"/>
    <w:rsid w:val="00D422EB"/>
    <w:rsid w:val="00D42622"/>
    <w:rsid w:val="00D4270C"/>
    <w:rsid w:val="00D427A7"/>
    <w:rsid w:val="00D4292B"/>
    <w:rsid w:val="00D42A8E"/>
    <w:rsid w:val="00D42AA1"/>
    <w:rsid w:val="00D42D7C"/>
    <w:rsid w:val="00D43074"/>
    <w:rsid w:val="00D433E9"/>
    <w:rsid w:val="00D435EA"/>
    <w:rsid w:val="00D438EB"/>
    <w:rsid w:val="00D438EF"/>
    <w:rsid w:val="00D4399B"/>
    <w:rsid w:val="00D43A3E"/>
    <w:rsid w:val="00D43BCA"/>
    <w:rsid w:val="00D43DA9"/>
    <w:rsid w:val="00D43E95"/>
    <w:rsid w:val="00D44026"/>
    <w:rsid w:val="00D440E3"/>
    <w:rsid w:val="00D441DB"/>
    <w:rsid w:val="00D44248"/>
    <w:rsid w:val="00D4438C"/>
    <w:rsid w:val="00D44719"/>
    <w:rsid w:val="00D4473C"/>
    <w:rsid w:val="00D44808"/>
    <w:rsid w:val="00D44875"/>
    <w:rsid w:val="00D4491B"/>
    <w:rsid w:val="00D44947"/>
    <w:rsid w:val="00D44995"/>
    <w:rsid w:val="00D449B9"/>
    <w:rsid w:val="00D449DA"/>
    <w:rsid w:val="00D449E7"/>
    <w:rsid w:val="00D449FD"/>
    <w:rsid w:val="00D44A26"/>
    <w:rsid w:val="00D44C65"/>
    <w:rsid w:val="00D44C98"/>
    <w:rsid w:val="00D44E05"/>
    <w:rsid w:val="00D44E1C"/>
    <w:rsid w:val="00D44E21"/>
    <w:rsid w:val="00D4509C"/>
    <w:rsid w:val="00D4525C"/>
    <w:rsid w:val="00D4540E"/>
    <w:rsid w:val="00D45488"/>
    <w:rsid w:val="00D454BA"/>
    <w:rsid w:val="00D45A29"/>
    <w:rsid w:val="00D45B7D"/>
    <w:rsid w:val="00D45C14"/>
    <w:rsid w:val="00D45D38"/>
    <w:rsid w:val="00D45D3E"/>
    <w:rsid w:val="00D45E28"/>
    <w:rsid w:val="00D45E37"/>
    <w:rsid w:val="00D45E76"/>
    <w:rsid w:val="00D462FB"/>
    <w:rsid w:val="00D4644C"/>
    <w:rsid w:val="00D4677A"/>
    <w:rsid w:val="00D46B6B"/>
    <w:rsid w:val="00D46BEF"/>
    <w:rsid w:val="00D471A7"/>
    <w:rsid w:val="00D47410"/>
    <w:rsid w:val="00D47546"/>
    <w:rsid w:val="00D478CB"/>
    <w:rsid w:val="00D47A95"/>
    <w:rsid w:val="00D47AC9"/>
    <w:rsid w:val="00D47C1E"/>
    <w:rsid w:val="00D47DDD"/>
    <w:rsid w:val="00D47FC4"/>
    <w:rsid w:val="00D5017D"/>
    <w:rsid w:val="00D503DD"/>
    <w:rsid w:val="00D504AE"/>
    <w:rsid w:val="00D50554"/>
    <w:rsid w:val="00D505B4"/>
    <w:rsid w:val="00D50656"/>
    <w:rsid w:val="00D5076B"/>
    <w:rsid w:val="00D508B8"/>
    <w:rsid w:val="00D50998"/>
    <w:rsid w:val="00D50AD5"/>
    <w:rsid w:val="00D50B63"/>
    <w:rsid w:val="00D510DD"/>
    <w:rsid w:val="00D51345"/>
    <w:rsid w:val="00D5134F"/>
    <w:rsid w:val="00D513D1"/>
    <w:rsid w:val="00D513D7"/>
    <w:rsid w:val="00D51480"/>
    <w:rsid w:val="00D51488"/>
    <w:rsid w:val="00D519CC"/>
    <w:rsid w:val="00D51B24"/>
    <w:rsid w:val="00D51DB1"/>
    <w:rsid w:val="00D51DF2"/>
    <w:rsid w:val="00D52088"/>
    <w:rsid w:val="00D520A2"/>
    <w:rsid w:val="00D522B8"/>
    <w:rsid w:val="00D5259B"/>
    <w:rsid w:val="00D5269E"/>
    <w:rsid w:val="00D528E5"/>
    <w:rsid w:val="00D529ED"/>
    <w:rsid w:val="00D52CD6"/>
    <w:rsid w:val="00D52EA9"/>
    <w:rsid w:val="00D52F64"/>
    <w:rsid w:val="00D536BA"/>
    <w:rsid w:val="00D536FD"/>
    <w:rsid w:val="00D538EE"/>
    <w:rsid w:val="00D53979"/>
    <w:rsid w:val="00D53CDD"/>
    <w:rsid w:val="00D53E18"/>
    <w:rsid w:val="00D542A0"/>
    <w:rsid w:val="00D542B5"/>
    <w:rsid w:val="00D5483F"/>
    <w:rsid w:val="00D54ADB"/>
    <w:rsid w:val="00D54AE0"/>
    <w:rsid w:val="00D54B2F"/>
    <w:rsid w:val="00D54BAB"/>
    <w:rsid w:val="00D54CB2"/>
    <w:rsid w:val="00D54D0F"/>
    <w:rsid w:val="00D54E46"/>
    <w:rsid w:val="00D54E89"/>
    <w:rsid w:val="00D54F7B"/>
    <w:rsid w:val="00D550CE"/>
    <w:rsid w:val="00D550D2"/>
    <w:rsid w:val="00D550DF"/>
    <w:rsid w:val="00D5516A"/>
    <w:rsid w:val="00D55233"/>
    <w:rsid w:val="00D552C6"/>
    <w:rsid w:val="00D552D7"/>
    <w:rsid w:val="00D55389"/>
    <w:rsid w:val="00D553BB"/>
    <w:rsid w:val="00D55848"/>
    <w:rsid w:val="00D55C5E"/>
    <w:rsid w:val="00D55D1E"/>
    <w:rsid w:val="00D55F71"/>
    <w:rsid w:val="00D5607C"/>
    <w:rsid w:val="00D56642"/>
    <w:rsid w:val="00D56726"/>
    <w:rsid w:val="00D56744"/>
    <w:rsid w:val="00D5693B"/>
    <w:rsid w:val="00D56C0F"/>
    <w:rsid w:val="00D56C86"/>
    <w:rsid w:val="00D56CDB"/>
    <w:rsid w:val="00D56D7E"/>
    <w:rsid w:val="00D56E94"/>
    <w:rsid w:val="00D56EEB"/>
    <w:rsid w:val="00D56FDC"/>
    <w:rsid w:val="00D570B3"/>
    <w:rsid w:val="00D57181"/>
    <w:rsid w:val="00D5725B"/>
    <w:rsid w:val="00D5734F"/>
    <w:rsid w:val="00D5737E"/>
    <w:rsid w:val="00D5739A"/>
    <w:rsid w:val="00D57445"/>
    <w:rsid w:val="00D574F3"/>
    <w:rsid w:val="00D575F5"/>
    <w:rsid w:val="00D57789"/>
    <w:rsid w:val="00D578EB"/>
    <w:rsid w:val="00D579B5"/>
    <w:rsid w:val="00D57E0E"/>
    <w:rsid w:val="00D6013A"/>
    <w:rsid w:val="00D603A8"/>
    <w:rsid w:val="00D6049E"/>
    <w:rsid w:val="00D60656"/>
    <w:rsid w:val="00D608B2"/>
    <w:rsid w:val="00D608C0"/>
    <w:rsid w:val="00D60B69"/>
    <w:rsid w:val="00D60E09"/>
    <w:rsid w:val="00D60E37"/>
    <w:rsid w:val="00D60F6B"/>
    <w:rsid w:val="00D610F4"/>
    <w:rsid w:val="00D6138F"/>
    <w:rsid w:val="00D613EB"/>
    <w:rsid w:val="00D61476"/>
    <w:rsid w:val="00D61480"/>
    <w:rsid w:val="00D61670"/>
    <w:rsid w:val="00D61690"/>
    <w:rsid w:val="00D61717"/>
    <w:rsid w:val="00D61849"/>
    <w:rsid w:val="00D61939"/>
    <w:rsid w:val="00D61A31"/>
    <w:rsid w:val="00D61AA5"/>
    <w:rsid w:val="00D61B3F"/>
    <w:rsid w:val="00D61C8C"/>
    <w:rsid w:val="00D61D44"/>
    <w:rsid w:val="00D61EED"/>
    <w:rsid w:val="00D61EFB"/>
    <w:rsid w:val="00D62136"/>
    <w:rsid w:val="00D62535"/>
    <w:rsid w:val="00D62627"/>
    <w:rsid w:val="00D627D1"/>
    <w:rsid w:val="00D627DC"/>
    <w:rsid w:val="00D6291F"/>
    <w:rsid w:val="00D62996"/>
    <w:rsid w:val="00D62C76"/>
    <w:rsid w:val="00D62E1E"/>
    <w:rsid w:val="00D62E44"/>
    <w:rsid w:val="00D633F6"/>
    <w:rsid w:val="00D6345F"/>
    <w:rsid w:val="00D635D0"/>
    <w:rsid w:val="00D63602"/>
    <w:rsid w:val="00D636AC"/>
    <w:rsid w:val="00D63853"/>
    <w:rsid w:val="00D63A3C"/>
    <w:rsid w:val="00D63C10"/>
    <w:rsid w:val="00D63C1E"/>
    <w:rsid w:val="00D63C4C"/>
    <w:rsid w:val="00D640F2"/>
    <w:rsid w:val="00D64230"/>
    <w:rsid w:val="00D64470"/>
    <w:rsid w:val="00D644EA"/>
    <w:rsid w:val="00D64631"/>
    <w:rsid w:val="00D64645"/>
    <w:rsid w:val="00D646AC"/>
    <w:rsid w:val="00D6492B"/>
    <w:rsid w:val="00D64AEA"/>
    <w:rsid w:val="00D64CF3"/>
    <w:rsid w:val="00D64D8A"/>
    <w:rsid w:val="00D64D93"/>
    <w:rsid w:val="00D64E7F"/>
    <w:rsid w:val="00D64FD2"/>
    <w:rsid w:val="00D651A1"/>
    <w:rsid w:val="00D65724"/>
    <w:rsid w:val="00D65791"/>
    <w:rsid w:val="00D65827"/>
    <w:rsid w:val="00D65A54"/>
    <w:rsid w:val="00D660E8"/>
    <w:rsid w:val="00D66367"/>
    <w:rsid w:val="00D663C4"/>
    <w:rsid w:val="00D66444"/>
    <w:rsid w:val="00D66501"/>
    <w:rsid w:val="00D668D0"/>
    <w:rsid w:val="00D66ABC"/>
    <w:rsid w:val="00D66DFD"/>
    <w:rsid w:val="00D66E30"/>
    <w:rsid w:val="00D67172"/>
    <w:rsid w:val="00D67266"/>
    <w:rsid w:val="00D67293"/>
    <w:rsid w:val="00D674F4"/>
    <w:rsid w:val="00D67518"/>
    <w:rsid w:val="00D67565"/>
    <w:rsid w:val="00D6761F"/>
    <w:rsid w:val="00D676A0"/>
    <w:rsid w:val="00D676D5"/>
    <w:rsid w:val="00D677A0"/>
    <w:rsid w:val="00D678C4"/>
    <w:rsid w:val="00D67966"/>
    <w:rsid w:val="00D679D4"/>
    <w:rsid w:val="00D67F27"/>
    <w:rsid w:val="00D67FC7"/>
    <w:rsid w:val="00D70151"/>
    <w:rsid w:val="00D701D7"/>
    <w:rsid w:val="00D7020D"/>
    <w:rsid w:val="00D7061E"/>
    <w:rsid w:val="00D7071F"/>
    <w:rsid w:val="00D70797"/>
    <w:rsid w:val="00D707C7"/>
    <w:rsid w:val="00D70831"/>
    <w:rsid w:val="00D70904"/>
    <w:rsid w:val="00D7093B"/>
    <w:rsid w:val="00D70A23"/>
    <w:rsid w:val="00D70B69"/>
    <w:rsid w:val="00D70CFA"/>
    <w:rsid w:val="00D70F7A"/>
    <w:rsid w:val="00D712DF"/>
    <w:rsid w:val="00D714B4"/>
    <w:rsid w:val="00D715A2"/>
    <w:rsid w:val="00D715BB"/>
    <w:rsid w:val="00D71708"/>
    <w:rsid w:val="00D71745"/>
    <w:rsid w:val="00D71DBB"/>
    <w:rsid w:val="00D71DDE"/>
    <w:rsid w:val="00D71E1A"/>
    <w:rsid w:val="00D71FAC"/>
    <w:rsid w:val="00D722E9"/>
    <w:rsid w:val="00D723C9"/>
    <w:rsid w:val="00D72426"/>
    <w:rsid w:val="00D724CC"/>
    <w:rsid w:val="00D7279A"/>
    <w:rsid w:val="00D7285A"/>
    <w:rsid w:val="00D72C23"/>
    <w:rsid w:val="00D73068"/>
    <w:rsid w:val="00D73278"/>
    <w:rsid w:val="00D7356D"/>
    <w:rsid w:val="00D73642"/>
    <w:rsid w:val="00D73730"/>
    <w:rsid w:val="00D73813"/>
    <w:rsid w:val="00D738A5"/>
    <w:rsid w:val="00D738DF"/>
    <w:rsid w:val="00D73983"/>
    <w:rsid w:val="00D739B3"/>
    <w:rsid w:val="00D739FA"/>
    <w:rsid w:val="00D73B6B"/>
    <w:rsid w:val="00D73C0E"/>
    <w:rsid w:val="00D73C53"/>
    <w:rsid w:val="00D73F3B"/>
    <w:rsid w:val="00D74049"/>
    <w:rsid w:val="00D7417F"/>
    <w:rsid w:val="00D7423A"/>
    <w:rsid w:val="00D7427A"/>
    <w:rsid w:val="00D74316"/>
    <w:rsid w:val="00D743AB"/>
    <w:rsid w:val="00D74652"/>
    <w:rsid w:val="00D74715"/>
    <w:rsid w:val="00D7489E"/>
    <w:rsid w:val="00D749A8"/>
    <w:rsid w:val="00D74B09"/>
    <w:rsid w:val="00D74B48"/>
    <w:rsid w:val="00D74D44"/>
    <w:rsid w:val="00D74D61"/>
    <w:rsid w:val="00D74F63"/>
    <w:rsid w:val="00D74FAC"/>
    <w:rsid w:val="00D75135"/>
    <w:rsid w:val="00D753AD"/>
    <w:rsid w:val="00D7542D"/>
    <w:rsid w:val="00D7546D"/>
    <w:rsid w:val="00D75AD9"/>
    <w:rsid w:val="00D75CBA"/>
    <w:rsid w:val="00D75D18"/>
    <w:rsid w:val="00D75DBE"/>
    <w:rsid w:val="00D75F77"/>
    <w:rsid w:val="00D75FD0"/>
    <w:rsid w:val="00D75FF6"/>
    <w:rsid w:val="00D7624C"/>
    <w:rsid w:val="00D763D3"/>
    <w:rsid w:val="00D764B3"/>
    <w:rsid w:val="00D764B4"/>
    <w:rsid w:val="00D7651E"/>
    <w:rsid w:val="00D76757"/>
    <w:rsid w:val="00D767AA"/>
    <w:rsid w:val="00D76A38"/>
    <w:rsid w:val="00D76BCB"/>
    <w:rsid w:val="00D76E68"/>
    <w:rsid w:val="00D772F1"/>
    <w:rsid w:val="00D77329"/>
    <w:rsid w:val="00D773D2"/>
    <w:rsid w:val="00D77432"/>
    <w:rsid w:val="00D77483"/>
    <w:rsid w:val="00D77586"/>
    <w:rsid w:val="00D775A2"/>
    <w:rsid w:val="00D77830"/>
    <w:rsid w:val="00D77837"/>
    <w:rsid w:val="00D778B1"/>
    <w:rsid w:val="00D77A63"/>
    <w:rsid w:val="00D77C32"/>
    <w:rsid w:val="00D80054"/>
    <w:rsid w:val="00D800D3"/>
    <w:rsid w:val="00D80135"/>
    <w:rsid w:val="00D80706"/>
    <w:rsid w:val="00D8084A"/>
    <w:rsid w:val="00D80890"/>
    <w:rsid w:val="00D80AD1"/>
    <w:rsid w:val="00D80AF4"/>
    <w:rsid w:val="00D80E21"/>
    <w:rsid w:val="00D80F69"/>
    <w:rsid w:val="00D81061"/>
    <w:rsid w:val="00D81208"/>
    <w:rsid w:val="00D81469"/>
    <w:rsid w:val="00D81511"/>
    <w:rsid w:val="00D816A1"/>
    <w:rsid w:val="00D816BE"/>
    <w:rsid w:val="00D81901"/>
    <w:rsid w:val="00D81ACF"/>
    <w:rsid w:val="00D81DDC"/>
    <w:rsid w:val="00D81E03"/>
    <w:rsid w:val="00D81F57"/>
    <w:rsid w:val="00D820E5"/>
    <w:rsid w:val="00D82152"/>
    <w:rsid w:val="00D825AA"/>
    <w:rsid w:val="00D82602"/>
    <w:rsid w:val="00D8273D"/>
    <w:rsid w:val="00D827FE"/>
    <w:rsid w:val="00D82CF7"/>
    <w:rsid w:val="00D82E1A"/>
    <w:rsid w:val="00D832E2"/>
    <w:rsid w:val="00D8339A"/>
    <w:rsid w:val="00D83454"/>
    <w:rsid w:val="00D8374B"/>
    <w:rsid w:val="00D8381F"/>
    <w:rsid w:val="00D8400E"/>
    <w:rsid w:val="00D84342"/>
    <w:rsid w:val="00D8436C"/>
    <w:rsid w:val="00D846E7"/>
    <w:rsid w:val="00D84799"/>
    <w:rsid w:val="00D847C0"/>
    <w:rsid w:val="00D847EC"/>
    <w:rsid w:val="00D84838"/>
    <w:rsid w:val="00D84C2A"/>
    <w:rsid w:val="00D84C48"/>
    <w:rsid w:val="00D84C55"/>
    <w:rsid w:val="00D84CA2"/>
    <w:rsid w:val="00D84E30"/>
    <w:rsid w:val="00D84E8A"/>
    <w:rsid w:val="00D84F67"/>
    <w:rsid w:val="00D84F78"/>
    <w:rsid w:val="00D85244"/>
    <w:rsid w:val="00D85264"/>
    <w:rsid w:val="00D853A2"/>
    <w:rsid w:val="00D8551A"/>
    <w:rsid w:val="00D859C5"/>
    <w:rsid w:val="00D85E2C"/>
    <w:rsid w:val="00D85FDD"/>
    <w:rsid w:val="00D86037"/>
    <w:rsid w:val="00D86159"/>
    <w:rsid w:val="00D86462"/>
    <w:rsid w:val="00D8647D"/>
    <w:rsid w:val="00D8679A"/>
    <w:rsid w:val="00D86837"/>
    <w:rsid w:val="00D86898"/>
    <w:rsid w:val="00D86934"/>
    <w:rsid w:val="00D8697A"/>
    <w:rsid w:val="00D869F8"/>
    <w:rsid w:val="00D86A47"/>
    <w:rsid w:val="00D86BB6"/>
    <w:rsid w:val="00D86CA4"/>
    <w:rsid w:val="00D86CD3"/>
    <w:rsid w:val="00D86E80"/>
    <w:rsid w:val="00D86FF1"/>
    <w:rsid w:val="00D870CC"/>
    <w:rsid w:val="00D871A3"/>
    <w:rsid w:val="00D874B6"/>
    <w:rsid w:val="00D876C1"/>
    <w:rsid w:val="00D87906"/>
    <w:rsid w:val="00D87C43"/>
    <w:rsid w:val="00D87CA2"/>
    <w:rsid w:val="00D87D68"/>
    <w:rsid w:val="00D87F6C"/>
    <w:rsid w:val="00D9002D"/>
    <w:rsid w:val="00D90142"/>
    <w:rsid w:val="00D9021C"/>
    <w:rsid w:val="00D9044B"/>
    <w:rsid w:val="00D90544"/>
    <w:rsid w:val="00D90558"/>
    <w:rsid w:val="00D9061A"/>
    <w:rsid w:val="00D906F7"/>
    <w:rsid w:val="00D90A86"/>
    <w:rsid w:val="00D90B27"/>
    <w:rsid w:val="00D90C41"/>
    <w:rsid w:val="00D90D79"/>
    <w:rsid w:val="00D90DF7"/>
    <w:rsid w:val="00D910E9"/>
    <w:rsid w:val="00D91389"/>
    <w:rsid w:val="00D913A2"/>
    <w:rsid w:val="00D9166F"/>
    <w:rsid w:val="00D91756"/>
    <w:rsid w:val="00D9184B"/>
    <w:rsid w:val="00D91A2F"/>
    <w:rsid w:val="00D91CE1"/>
    <w:rsid w:val="00D91D31"/>
    <w:rsid w:val="00D91E22"/>
    <w:rsid w:val="00D91F4C"/>
    <w:rsid w:val="00D9218A"/>
    <w:rsid w:val="00D923B5"/>
    <w:rsid w:val="00D923DC"/>
    <w:rsid w:val="00D925C3"/>
    <w:rsid w:val="00D92728"/>
    <w:rsid w:val="00D92755"/>
    <w:rsid w:val="00D92A50"/>
    <w:rsid w:val="00D92D5B"/>
    <w:rsid w:val="00D92EEB"/>
    <w:rsid w:val="00D9316B"/>
    <w:rsid w:val="00D931E4"/>
    <w:rsid w:val="00D9345A"/>
    <w:rsid w:val="00D934D5"/>
    <w:rsid w:val="00D936ED"/>
    <w:rsid w:val="00D9372B"/>
    <w:rsid w:val="00D9385F"/>
    <w:rsid w:val="00D939AC"/>
    <w:rsid w:val="00D93B3E"/>
    <w:rsid w:val="00D93B58"/>
    <w:rsid w:val="00D93D59"/>
    <w:rsid w:val="00D93E09"/>
    <w:rsid w:val="00D93F45"/>
    <w:rsid w:val="00D94060"/>
    <w:rsid w:val="00D9408F"/>
    <w:rsid w:val="00D940F5"/>
    <w:rsid w:val="00D94160"/>
    <w:rsid w:val="00D9418E"/>
    <w:rsid w:val="00D942D7"/>
    <w:rsid w:val="00D94479"/>
    <w:rsid w:val="00D94965"/>
    <w:rsid w:val="00D94BB8"/>
    <w:rsid w:val="00D94BBC"/>
    <w:rsid w:val="00D94BDC"/>
    <w:rsid w:val="00D94D76"/>
    <w:rsid w:val="00D94DC1"/>
    <w:rsid w:val="00D94F10"/>
    <w:rsid w:val="00D95087"/>
    <w:rsid w:val="00D951E3"/>
    <w:rsid w:val="00D95219"/>
    <w:rsid w:val="00D953D6"/>
    <w:rsid w:val="00D9543B"/>
    <w:rsid w:val="00D954F1"/>
    <w:rsid w:val="00D9570F"/>
    <w:rsid w:val="00D9573E"/>
    <w:rsid w:val="00D9588B"/>
    <w:rsid w:val="00D9597B"/>
    <w:rsid w:val="00D95B84"/>
    <w:rsid w:val="00D95BED"/>
    <w:rsid w:val="00D96072"/>
    <w:rsid w:val="00D960FA"/>
    <w:rsid w:val="00D9668E"/>
    <w:rsid w:val="00D96956"/>
    <w:rsid w:val="00D969E9"/>
    <w:rsid w:val="00D96AE4"/>
    <w:rsid w:val="00D96BB5"/>
    <w:rsid w:val="00D96BC1"/>
    <w:rsid w:val="00D96CE0"/>
    <w:rsid w:val="00D96CF7"/>
    <w:rsid w:val="00D96D9F"/>
    <w:rsid w:val="00D96E14"/>
    <w:rsid w:val="00D9722C"/>
    <w:rsid w:val="00D97271"/>
    <w:rsid w:val="00D972BC"/>
    <w:rsid w:val="00D973F2"/>
    <w:rsid w:val="00D9748D"/>
    <w:rsid w:val="00D975FE"/>
    <w:rsid w:val="00D97791"/>
    <w:rsid w:val="00D978AD"/>
    <w:rsid w:val="00D978BE"/>
    <w:rsid w:val="00D97AA6"/>
    <w:rsid w:val="00D97AB2"/>
    <w:rsid w:val="00D97C42"/>
    <w:rsid w:val="00D97CF9"/>
    <w:rsid w:val="00DA01A5"/>
    <w:rsid w:val="00DA090A"/>
    <w:rsid w:val="00DA0A5F"/>
    <w:rsid w:val="00DA0A95"/>
    <w:rsid w:val="00DA0B54"/>
    <w:rsid w:val="00DA0B5F"/>
    <w:rsid w:val="00DA0C9E"/>
    <w:rsid w:val="00DA0D27"/>
    <w:rsid w:val="00DA0DA9"/>
    <w:rsid w:val="00DA0F6C"/>
    <w:rsid w:val="00DA100E"/>
    <w:rsid w:val="00DA135D"/>
    <w:rsid w:val="00DA161D"/>
    <w:rsid w:val="00DA1653"/>
    <w:rsid w:val="00DA1742"/>
    <w:rsid w:val="00DA189D"/>
    <w:rsid w:val="00DA193E"/>
    <w:rsid w:val="00DA1AA3"/>
    <w:rsid w:val="00DA1ADB"/>
    <w:rsid w:val="00DA1C4A"/>
    <w:rsid w:val="00DA1FEC"/>
    <w:rsid w:val="00DA2189"/>
    <w:rsid w:val="00DA222E"/>
    <w:rsid w:val="00DA2304"/>
    <w:rsid w:val="00DA253E"/>
    <w:rsid w:val="00DA2551"/>
    <w:rsid w:val="00DA2960"/>
    <w:rsid w:val="00DA2AB8"/>
    <w:rsid w:val="00DA2BB4"/>
    <w:rsid w:val="00DA2CB6"/>
    <w:rsid w:val="00DA2CC0"/>
    <w:rsid w:val="00DA2CCA"/>
    <w:rsid w:val="00DA2DFD"/>
    <w:rsid w:val="00DA2E8A"/>
    <w:rsid w:val="00DA2F1C"/>
    <w:rsid w:val="00DA31E3"/>
    <w:rsid w:val="00DA33DD"/>
    <w:rsid w:val="00DA33FB"/>
    <w:rsid w:val="00DA34FA"/>
    <w:rsid w:val="00DA35A9"/>
    <w:rsid w:val="00DA378E"/>
    <w:rsid w:val="00DA38B3"/>
    <w:rsid w:val="00DA394D"/>
    <w:rsid w:val="00DA3CBF"/>
    <w:rsid w:val="00DA3CE5"/>
    <w:rsid w:val="00DA3D0D"/>
    <w:rsid w:val="00DA3E58"/>
    <w:rsid w:val="00DA3FA0"/>
    <w:rsid w:val="00DA408A"/>
    <w:rsid w:val="00DA40F6"/>
    <w:rsid w:val="00DA412E"/>
    <w:rsid w:val="00DA416B"/>
    <w:rsid w:val="00DA4255"/>
    <w:rsid w:val="00DA4362"/>
    <w:rsid w:val="00DA43D2"/>
    <w:rsid w:val="00DA4469"/>
    <w:rsid w:val="00DA4549"/>
    <w:rsid w:val="00DA45AC"/>
    <w:rsid w:val="00DA4672"/>
    <w:rsid w:val="00DA4A21"/>
    <w:rsid w:val="00DA4D97"/>
    <w:rsid w:val="00DA4DC1"/>
    <w:rsid w:val="00DA4ED1"/>
    <w:rsid w:val="00DA4F36"/>
    <w:rsid w:val="00DA4F59"/>
    <w:rsid w:val="00DA5058"/>
    <w:rsid w:val="00DA513C"/>
    <w:rsid w:val="00DA51AB"/>
    <w:rsid w:val="00DA5206"/>
    <w:rsid w:val="00DA522B"/>
    <w:rsid w:val="00DA5400"/>
    <w:rsid w:val="00DA56FB"/>
    <w:rsid w:val="00DA5769"/>
    <w:rsid w:val="00DA57D4"/>
    <w:rsid w:val="00DA59A4"/>
    <w:rsid w:val="00DA5B83"/>
    <w:rsid w:val="00DA5BAD"/>
    <w:rsid w:val="00DA5BF3"/>
    <w:rsid w:val="00DA5CF8"/>
    <w:rsid w:val="00DA5E33"/>
    <w:rsid w:val="00DA5F78"/>
    <w:rsid w:val="00DA5FE7"/>
    <w:rsid w:val="00DA6033"/>
    <w:rsid w:val="00DA6049"/>
    <w:rsid w:val="00DA60CA"/>
    <w:rsid w:val="00DA629D"/>
    <w:rsid w:val="00DA634F"/>
    <w:rsid w:val="00DA6516"/>
    <w:rsid w:val="00DA6588"/>
    <w:rsid w:val="00DA65CD"/>
    <w:rsid w:val="00DA6900"/>
    <w:rsid w:val="00DA6A81"/>
    <w:rsid w:val="00DA6CA5"/>
    <w:rsid w:val="00DA6CEC"/>
    <w:rsid w:val="00DA6E40"/>
    <w:rsid w:val="00DA72C4"/>
    <w:rsid w:val="00DA742B"/>
    <w:rsid w:val="00DA76A5"/>
    <w:rsid w:val="00DA7829"/>
    <w:rsid w:val="00DA788D"/>
    <w:rsid w:val="00DA7A83"/>
    <w:rsid w:val="00DA7AD1"/>
    <w:rsid w:val="00DA7B33"/>
    <w:rsid w:val="00DA7C54"/>
    <w:rsid w:val="00DA7C92"/>
    <w:rsid w:val="00DA7DFB"/>
    <w:rsid w:val="00DA7F24"/>
    <w:rsid w:val="00DA7FF6"/>
    <w:rsid w:val="00DB00ED"/>
    <w:rsid w:val="00DB0302"/>
    <w:rsid w:val="00DB032B"/>
    <w:rsid w:val="00DB07A9"/>
    <w:rsid w:val="00DB07AE"/>
    <w:rsid w:val="00DB09B5"/>
    <w:rsid w:val="00DB0B1F"/>
    <w:rsid w:val="00DB0BEA"/>
    <w:rsid w:val="00DB0E41"/>
    <w:rsid w:val="00DB0EE3"/>
    <w:rsid w:val="00DB0FB6"/>
    <w:rsid w:val="00DB1010"/>
    <w:rsid w:val="00DB11E7"/>
    <w:rsid w:val="00DB147C"/>
    <w:rsid w:val="00DB1538"/>
    <w:rsid w:val="00DB1751"/>
    <w:rsid w:val="00DB197C"/>
    <w:rsid w:val="00DB1C1B"/>
    <w:rsid w:val="00DB1CDD"/>
    <w:rsid w:val="00DB1CDF"/>
    <w:rsid w:val="00DB1F27"/>
    <w:rsid w:val="00DB1FBE"/>
    <w:rsid w:val="00DB2053"/>
    <w:rsid w:val="00DB2088"/>
    <w:rsid w:val="00DB22E0"/>
    <w:rsid w:val="00DB2554"/>
    <w:rsid w:val="00DB258A"/>
    <w:rsid w:val="00DB2929"/>
    <w:rsid w:val="00DB292D"/>
    <w:rsid w:val="00DB2955"/>
    <w:rsid w:val="00DB2A41"/>
    <w:rsid w:val="00DB2C2D"/>
    <w:rsid w:val="00DB2D79"/>
    <w:rsid w:val="00DB2E09"/>
    <w:rsid w:val="00DB2F5F"/>
    <w:rsid w:val="00DB30D2"/>
    <w:rsid w:val="00DB327C"/>
    <w:rsid w:val="00DB3366"/>
    <w:rsid w:val="00DB374B"/>
    <w:rsid w:val="00DB37DE"/>
    <w:rsid w:val="00DB3B3D"/>
    <w:rsid w:val="00DB3C10"/>
    <w:rsid w:val="00DB3E5F"/>
    <w:rsid w:val="00DB3F65"/>
    <w:rsid w:val="00DB40AC"/>
    <w:rsid w:val="00DB4200"/>
    <w:rsid w:val="00DB42B5"/>
    <w:rsid w:val="00DB42E0"/>
    <w:rsid w:val="00DB4391"/>
    <w:rsid w:val="00DB482B"/>
    <w:rsid w:val="00DB483F"/>
    <w:rsid w:val="00DB48AF"/>
    <w:rsid w:val="00DB48C6"/>
    <w:rsid w:val="00DB4AE1"/>
    <w:rsid w:val="00DB4BBD"/>
    <w:rsid w:val="00DB4E63"/>
    <w:rsid w:val="00DB5183"/>
    <w:rsid w:val="00DB5231"/>
    <w:rsid w:val="00DB52E8"/>
    <w:rsid w:val="00DB5361"/>
    <w:rsid w:val="00DB53DD"/>
    <w:rsid w:val="00DB548C"/>
    <w:rsid w:val="00DB558D"/>
    <w:rsid w:val="00DB5653"/>
    <w:rsid w:val="00DB5A51"/>
    <w:rsid w:val="00DB5DA6"/>
    <w:rsid w:val="00DB60AE"/>
    <w:rsid w:val="00DB62B0"/>
    <w:rsid w:val="00DB641B"/>
    <w:rsid w:val="00DB6A60"/>
    <w:rsid w:val="00DB6A71"/>
    <w:rsid w:val="00DB6CED"/>
    <w:rsid w:val="00DB6D0D"/>
    <w:rsid w:val="00DB7002"/>
    <w:rsid w:val="00DB7432"/>
    <w:rsid w:val="00DB74C1"/>
    <w:rsid w:val="00DB752B"/>
    <w:rsid w:val="00DB7642"/>
    <w:rsid w:val="00DB7764"/>
    <w:rsid w:val="00DB78F9"/>
    <w:rsid w:val="00DB7995"/>
    <w:rsid w:val="00DB7B8C"/>
    <w:rsid w:val="00DB7C1D"/>
    <w:rsid w:val="00DB7C4A"/>
    <w:rsid w:val="00DB7CE6"/>
    <w:rsid w:val="00DB7E56"/>
    <w:rsid w:val="00DB7E8D"/>
    <w:rsid w:val="00DC00DE"/>
    <w:rsid w:val="00DC00FF"/>
    <w:rsid w:val="00DC023E"/>
    <w:rsid w:val="00DC06DA"/>
    <w:rsid w:val="00DC06F1"/>
    <w:rsid w:val="00DC08F8"/>
    <w:rsid w:val="00DC09C7"/>
    <w:rsid w:val="00DC0A32"/>
    <w:rsid w:val="00DC0AB0"/>
    <w:rsid w:val="00DC0AC2"/>
    <w:rsid w:val="00DC0DD7"/>
    <w:rsid w:val="00DC0F7F"/>
    <w:rsid w:val="00DC0F9C"/>
    <w:rsid w:val="00DC1024"/>
    <w:rsid w:val="00DC114D"/>
    <w:rsid w:val="00DC130E"/>
    <w:rsid w:val="00DC14CF"/>
    <w:rsid w:val="00DC150C"/>
    <w:rsid w:val="00DC15CF"/>
    <w:rsid w:val="00DC15F0"/>
    <w:rsid w:val="00DC1612"/>
    <w:rsid w:val="00DC193E"/>
    <w:rsid w:val="00DC1A58"/>
    <w:rsid w:val="00DC1B5E"/>
    <w:rsid w:val="00DC1C3E"/>
    <w:rsid w:val="00DC1E64"/>
    <w:rsid w:val="00DC2130"/>
    <w:rsid w:val="00DC21FD"/>
    <w:rsid w:val="00DC2304"/>
    <w:rsid w:val="00DC23BB"/>
    <w:rsid w:val="00DC267D"/>
    <w:rsid w:val="00DC26E2"/>
    <w:rsid w:val="00DC276E"/>
    <w:rsid w:val="00DC28EF"/>
    <w:rsid w:val="00DC2FE4"/>
    <w:rsid w:val="00DC3045"/>
    <w:rsid w:val="00DC3359"/>
    <w:rsid w:val="00DC3583"/>
    <w:rsid w:val="00DC3689"/>
    <w:rsid w:val="00DC3692"/>
    <w:rsid w:val="00DC3718"/>
    <w:rsid w:val="00DC39F1"/>
    <w:rsid w:val="00DC3D74"/>
    <w:rsid w:val="00DC3DBD"/>
    <w:rsid w:val="00DC3E8C"/>
    <w:rsid w:val="00DC3E93"/>
    <w:rsid w:val="00DC408B"/>
    <w:rsid w:val="00DC40E8"/>
    <w:rsid w:val="00DC40FE"/>
    <w:rsid w:val="00DC41C4"/>
    <w:rsid w:val="00DC4255"/>
    <w:rsid w:val="00DC43AF"/>
    <w:rsid w:val="00DC451C"/>
    <w:rsid w:val="00DC4563"/>
    <w:rsid w:val="00DC47D2"/>
    <w:rsid w:val="00DC4CC6"/>
    <w:rsid w:val="00DC4D2D"/>
    <w:rsid w:val="00DC4F0A"/>
    <w:rsid w:val="00DC4FA9"/>
    <w:rsid w:val="00DC5082"/>
    <w:rsid w:val="00DC5093"/>
    <w:rsid w:val="00DC5175"/>
    <w:rsid w:val="00DC51B0"/>
    <w:rsid w:val="00DC5273"/>
    <w:rsid w:val="00DC56EB"/>
    <w:rsid w:val="00DC57D2"/>
    <w:rsid w:val="00DC57DF"/>
    <w:rsid w:val="00DC5819"/>
    <w:rsid w:val="00DC5A29"/>
    <w:rsid w:val="00DC5B25"/>
    <w:rsid w:val="00DC5BBB"/>
    <w:rsid w:val="00DC5C35"/>
    <w:rsid w:val="00DC5E4D"/>
    <w:rsid w:val="00DC5E90"/>
    <w:rsid w:val="00DC6308"/>
    <w:rsid w:val="00DC65A6"/>
    <w:rsid w:val="00DC68BD"/>
    <w:rsid w:val="00DC6956"/>
    <w:rsid w:val="00DC6A44"/>
    <w:rsid w:val="00DC6AC3"/>
    <w:rsid w:val="00DC6AC4"/>
    <w:rsid w:val="00DC6BA9"/>
    <w:rsid w:val="00DC6CCD"/>
    <w:rsid w:val="00DC6D8C"/>
    <w:rsid w:val="00DC6E3F"/>
    <w:rsid w:val="00DC6FC7"/>
    <w:rsid w:val="00DC7097"/>
    <w:rsid w:val="00DC74F4"/>
    <w:rsid w:val="00DC7738"/>
    <w:rsid w:val="00DC773E"/>
    <w:rsid w:val="00DC7EB7"/>
    <w:rsid w:val="00DD0270"/>
    <w:rsid w:val="00DD0426"/>
    <w:rsid w:val="00DD05BB"/>
    <w:rsid w:val="00DD08EF"/>
    <w:rsid w:val="00DD0962"/>
    <w:rsid w:val="00DD099B"/>
    <w:rsid w:val="00DD0A41"/>
    <w:rsid w:val="00DD0A72"/>
    <w:rsid w:val="00DD0B5B"/>
    <w:rsid w:val="00DD0C57"/>
    <w:rsid w:val="00DD0D3D"/>
    <w:rsid w:val="00DD10F5"/>
    <w:rsid w:val="00DD11BC"/>
    <w:rsid w:val="00DD11ED"/>
    <w:rsid w:val="00DD122E"/>
    <w:rsid w:val="00DD1342"/>
    <w:rsid w:val="00DD13B7"/>
    <w:rsid w:val="00DD13C5"/>
    <w:rsid w:val="00DD1531"/>
    <w:rsid w:val="00DD1596"/>
    <w:rsid w:val="00DD1676"/>
    <w:rsid w:val="00DD16F7"/>
    <w:rsid w:val="00DD192D"/>
    <w:rsid w:val="00DD1BEC"/>
    <w:rsid w:val="00DD1C64"/>
    <w:rsid w:val="00DD1D77"/>
    <w:rsid w:val="00DD1DD2"/>
    <w:rsid w:val="00DD1E28"/>
    <w:rsid w:val="00DD1E32"/>
    <w:rsid w:val="00DD1E3A"/>
    <w:rsid w:val="00DD1F85"/>
    <w:rsid w:val="00DD20A4"/>
    <w:rsid w:val="00DD2223"/>
    <w:rsid w:val="00DD249E"/>
    <w:rsid w:val="00DD24A1"/>
    <w:rsid w:val="00DD2D11"/>
    <w:rsid w:val="00DD2D3A"/>
    <w:rsid w:val="00DD30D5"/>
    <w:rsid w:val="00DD314D"/>
    <w:rsid w:val="00DD3306"/>
    <w:rsid w:val="00DD35E2"/>
    <w:rsid w:val="00DD3847"/>
    <w:rsid w:val="00DD3886"/>
    <w:rsid w:val="00DD3970"/>
    <w:rsid w:val="00DD3A1F"/>
    <w:rsid w:val="00DD3A6D"/>
    <w:rsid w:val="00DD3A9F"/>
    <w:rsid w:val="00DD3AB1"/>
    <w:rsid w:val="00DD3B98"/>
    <w:rsid w:val="00DD3C7A"/>
    <w:rsid w:val="00DD3F0E"/>
    <w:rsid w:val="00DD3F3A"/>
    <w:rsid w:val="00DD3F5B"/>
    <w:rsid w:val="00DD3FF9"/>
    <w:rsid w:val="00DD4214"/>
    <w:rsid w:val="00DD423A"/>
    <w:rsid w:val="00DD436B"/>
    <w:rsid w:val="00DD46CE"/>
    <w:rsid w:val="00DD4833"/>
    <w:rsid w:val="00DD48AF"/>
    <w:rsid w:val="00DD4BAF"/>
    <w:rsid w:val="00DD4D27"/>
    <w:rsid w:val="00DD4DF6"/>
    <w:rsid w:val="00DD4E9F"/>
    <w:rsid w:val="00DD5025"/>
    <w:rsid w:val="00DD5079"/>
    <w:rsid w:val="00DD510E"/>
    <w:rsid w:val="00DD5587"/>
    <w:rsid w:val="00DD56EB"/>
    <w:rsid w:val="00DD574A"/>
    <w:rsid w:val="00DD57DD"/>
    <w:rsid w:val="00DD5B41"/>
    <w:rsid w:val="00DD5B4D"/>
    <w:rsid w:val="00DD5C07"/>
    <w:rsid w:val="00DD5EA2"/>
    <w:rsid w:val="00DD5FBD"/>
    <w:rsid w:val="00DD610B"/>
    <w:rsid w:val="00DD6309"/>
    <w:rsid w:val="00DD636F"/>
    <w:rsid w:val="00DD6460"/>
    <w:rsid w:val="00DD66D8"/>
    <w:rsid w:val="00DD67CB"/>
    <w:rsid w:val="00DD6E16"/>
    <w:rsid w:val="00DD70C2"/>
    <w:rsid w:val="00DD718E"/>
    <w:rsid w:val="00DD71E0"/>
    <w:rsid w:val="00DD7284"/>
    <w:rsid w:val="00DD750E"/>
    <w:rsid w:val="00DD7528"/>
    <w:rsid w:val="00DD7673"/>
    <w:rsid w:val="00DD7696"/>
    <w:rsid w:val="00DD7706"/>
    <w:rsid w:val="00DD7974"/>
    <w:rsid w:val="00DD799D"/>
    <w:rsid w:val="00DD7B65"/>
    <w:rsid w:val="00DD7C17"/>
    <w:rsid w:val="00DD7C2D"/>
    <w:rsid w:val="00DD7F76"/>
    <w:rsid w:val="00DE01F1"/>
    <w:rsid w:val="00DE023B"/>
    <w:rsid w:val="00DE05B9"/>
    <w:rsid w:val="00DE05C6"/>
    <w:rsid w:val="00DE0A16"/>
    <w:rsid w:val="00DE0BD2"/>
    <w:rsid w:val="00DE0D33"/>
    <w:rsid w:val="00DE0DF2"/>
    <w:rsid w:val="00DE0E14"/>
    <w:rsid w:val="00DE0F26"/>
    <w:rsid w:val="00DE123F"/>
    <w:rsid w:val="00DE1242"/>
    <w:rsid w:val="00DE12F1"/>
    <w:rsid w:val="00DE1374"/>
    <w:rsid w:val="00DE169E"/>
    <w:rsid w:val="00DE1802"/>
    <w:rsid w:val="00DE1B52"/>
    <w:rsid w:val="00DE1CBA"/>
    <w:rsid w:val="00DE1D98"/>
    <w:rsid w:val="00DE1E6F"/>
    <w:rsid w:val="00DE1F3E"/>
    <w:rsid w:val="00DE1FB4"/>
    <w:rsid w:val="00DE200C"/>
    <w:rsid w:val="00DE204A"/>
    <w:rsid w:val="00DE20F4"/>
    <w:rsid w:val="00DE255F"/>
    <w:rsid w:val="00DE25C5"/>
    <w:rsid w:val="00DE2603"/>
    <w:rsid w:val="00DE2605"/>
    <w:rsid w:val="00DE2649"/>
    <w:rsid w:val="00DE285A"/>
    <w:rsid w:val="00DE2A62"/>
    <w:rsid w:val="00DE2ADA"/>
    <w:rsid w:val="00DE2AE7"/>
    <w:rsid w:val="00DE2C1A"/>
    <w:rsid w:val="00DE2C96"/>
    <w:rsid w:val="00DE2D35"/>
    <w:rsid w:val="00DE2F80"/>
    <w:rsid w:val="00DE2F8A"/>
    <w:rsid w:val="00DE30F6"/>
    <w:rsid w:val="00DE30F9"/>
    <w:rsid w:val="00DE339B"/>
    <w:rsid w:val="00DE3594"/>
    <w:rsid w:val="00DE361B"/>
    <w:rsid w:val="00DE3702"/>
    <w:rsid w:val="00DE39A0"/>
    <w:rsid w:val="00DE3B5A"/>
    <w:rsid w:val="00DE3B65"/>
    <w:rsid w:val="00DE3EC0"/>
    <w:rsid w:val="00DE3FBA"/>
    <w:rsid w:val="00DE44CC"/>
    <w:rsid w:val="00DE469B"/>
    <w:rsid w:val="00DE46AF"/>
    <w:rsid w:val="00DE4C72"/>
    <w:rsid w:val="00DE4E8C"/>
    <w:rsid w:val="00DE5069"/>
    <w:rsid w:val="00DE50B3"/>
    <w:rsid w:val="00DE510B"/>
    <w:rsid w:val="00DE528B"/>
    <w:rsid w:val="00DE5330"/>
    <w:rsid w:val="00DE53A8"/>
    <w:rsid w:val="00DE53B4"/>
    <w:rsid w:val="00DE55E7"/>
    <w:rsid w:val="00DE56E5"/>
    <w:rsid w:val="00DE580A"/>
    <w:rsid w:val="00DE5830"/>
    <w:rsid w:val="00DE5F93"/>
    <w:rsid w:val="00DE607E"/>
    <w:rsid w:val="00DE627C"/>
    <w:rsid w:val="00DE6775"/>
    <w:rsid w:val="00DE67CC"/>
    <w:rsid w:val="00DE67D3"/>
    <w:rsid w:val="00DE68B9"/>
    <w:rsid w:val="00DE6A65"/>
    <w:rsid w:val="00DE6C2D"/>
    <w:rsid w:val="00DE70DB"/>
    <w:rsid w:val="00DE7268"/>
    <w:rsid w:val="00DE738D"/>
    <w:rsid w:val="00DE73AC"/>
    <w:rsid w:val="00DE75D7"/>
    <w:rsid w:val="00DE7600"/>
    <w:rsid w:val="00DE7625"/>
    <w:rsid w:val="00DE7652"/>
    <w:rsid w:val="00DE76AB"/>
    <w:rsid w:val="00DE7716"/>
    <w:rsid w:val="00DE7A61"/>
    <w:rsid w:val="00DE7A64"/>
    <w:rsid w:val="00DE7AE1"/>
    <w:rsid w:val="00DE7D61"/>
    <w:rsid w:val="00DE7D96"/>
    <w:rsid w:val="00DE7EEF"/>
    <w:rsid w:val="00DF0181"/>
    <w:rsid w:val="00DF0B64"/>
    <w:rsid w:val="00DF0B7A"/>
    <w:rsid w:val="00DF0C12"/>
    <w:rsid w:val="00DF0CFD"/>
    <w:rsid w:val="00DF0D3B"/>
    <w:rsid w:val="00DF0E5F"/>
    <w:rsid w:val="00DF0E89"/>
    <w:rsid w:val="00DF13C5"/>
    <w:rsid w:val="00DF1542"/>
    <w:rsid w:val="00DF1650"/>
    <w:rsid w:val="00DF177D"/>
    <w:rsid w:val="00DF18F9"/>
    <w:rsid w:val="00DF19EA"/>
    <w:rsid w:val="00DF1B05"/>
    <w:rsid w:val="00DF1B49"/>
    <w:rsid w:val="00DF1C27"/>
    <w:rsid w:val="00DF1D6C"/>
    <w:rsid w:val="00DF1F2A"/>
    <w:rsid w:val="00DF1FA1"/>
    <w:rsid w:val="00DF2407"/>
    <w:rsid w:val="00DF256F"/>
    <w:rsid w:val="00DF2722"/>
    <w:rsid w:val="00DF278B"/>
    <w:rsid w:val="00DF28AC"/>
    <w:rsid w:val="00DF296B"/>
    <w:rsid w:val="00DF2A3A"/>
    <w:rsid w:val="00DF2CC7"/>
    <w:rsid w:val="00DF3210"/>
    <w:rsid w:val="00DF3358"/>
    <w:rsid w:val="00DF3385"/>
    <w:rsid w:val="00DF34A6"/>
    <w:rsid w:val="00DF3602"/>
    <w:rsid w:val="00DF369D"/>
    <w:rsid w:val="00DF37AF"/>
    <w:rsid w:val="00DF3814"/>
    <w:rsid w:val="00DF38A0"/>
    <w:rsid w:val="00DF38B9"/>
    <w:rsid w:val="00DF38ED"/>
    <w:rsid w:val="00DF3B9F"/>
    <w:rsid w:val="00DF3BFA"/>
    <w:rsid w:val="00DF3D06"/>
    <w:rsid w:val="00DF413F"/>
    <w:rsid w:val="00DF4178"/>
    <w:rsid w:val="00DF4260"/>
    <w:rsid w:val="00DF43CF"/>
    <w:rsid w:val="00DF450C"/>
    <w:rsid w:val="00DF461D"/>
    <w:rsid w:val="00DF4697"/>
    <w:rsid w:val="00DF46E9"/>
    <w:rsid w:val="00DF494F"/>
    <w:rsid w:val="00DF4990"/>
    <w:rsid w:val="00DF4A23"/>
    <w:rsid w:val="00DF4EA9"/>
    <w:rsid w:val="00DF518A"/>
    <w:rsid w:val="00DF51F0"/>
    <w:rsid w:val="00DF5921"/>
    <w:rsid w:val="00DF5972"/>
    <w:rsid w:val="00DF5A40"/>
    <w:rsid w:val="00DF5B0E"/>
    <w:rsid w:val="00DF5BE0"/>
    <w:rsid w:val="00DF5CA9"/>
    <w:rsid w:val="00DF5E9C"/>
    <w:rsid w:val="00DF623C"/>
    <w:rsid w:val="00DF6351"/>
    <w:rsid w:val="00DF6651"/>
    <w:rsid w:val="00DF6821"/>
    <w:rsid w:val="00DF687F"/>
    <w:rsid w:val="00DF68B8"/>
    <w:rsid w:val="00DF6923"/>
    <w:rsid w:val="00DF6A2D"/>
    <w:rsid w:val="00DF6B50"/>
    <w:rsid w:val="00DF6BCD"/>
    <w:rsid w:val="00DF6BEE"/>
    <w:rsid w:val="00DF6E83"/>
    <w:rsid w:val="00DF6FB9"/>
    <w:rsid w:val="00DF7108"/>
    <w:rsid w:val="00DF712E"/>
    <w:rsid w:val="00DF71F7"/>
    <w:rsid w:val="00DF728E"/>
    <w:rsid w:val="00DF72AD"/>
    <w:rsid w:val="00DF7754"/>
    <w:rsid w:val="00DF77D8"/>
    <w:rsid w:val="00DF77E8"/>
    <w:rsid w:val="00DF7814"/>
    <w:rsid w:val="00DF795C"/>
    <w:rsid w:val="00DF7A16"/>
    <w:rsid w:val="00DF7BCE"/>
    <w:rsid w:val="00DF7D8B"/>
    <w:rsid w:val="00E00038"/>
    <w:rsid w:val="00E001C5"/>
    <w:rsid w:val="00E002EC"/>
    <w:rsid w:val="00E0042D"/>
    <w:rsid w:val="00E00508"/>
    <w:rsid w:val="00E00540"/>
    <w:rsid w:val="00E00595"/>
    <w:rsid w:val="00E00954"/>
    <w:rsid w:val="00E00C86"/>
    <w:rsid w:val="00E00CFC"/>
    <w:rsid w:val="00E00D77"/>
    <w:rsid w:val="00E01089"/>
    <w:rsid w:val="00E012B7"/>
    <w:rsid w:val="00E0134A"/>
    <w:rsid w:val="00E0138E"/>
    <w:rsid w:val="00E018AC"/>
    <w:rsid w:val="00E018F0"/>
    <w:rsid w:val="00E01A6A"/>
    <w:rsid w:val="00E01B6E"/>
    <w:rsid w:val="00E0211C"/>
    <w:rsid w:val="00E02259"/>
    <w:rsid w:val="00E02361"/>
    <w:rsid w:val="00E0255E"/>
    <w:rsid w:val="00E026EF"/>
    <w:rsid w:val="00E026F0"/>
    <w:rsid w:val="00E027F8"/>
    <w:rsid w:val="00E02ABD"/>
    <w:rsid w:val="00E02C74"/>
    <w:rsid w:val="00E02D1D"/>
    <w:rsid w:val="00E02D65"/>
    <w:rsid w:val="00E02F4E"/>
    <w:rsid w:val="00E03017"/>
    <w:rsid w:val="00E030ED"/>
    <w:rsid w:val="00E0319C"/>
    <w:rsid w:val="00E031B9"/>
    <w:rsid w:val="00E036FC"/>
    <w:rsid w:val="00E037DA"/>
    <w:rsid w:val="00E038DC"/>
    <w:rsid w:val="00E03B2C"/>
    <w:rsid w:val="00E03C41"/>
    <w:rsid w:val="00E03CA7"/>
    <w:rsid w:val="00E03E1F"/>
    <w:rsid w:val="00E0405A"/>
    <w:rsid w:val="00E04062"/>
    <w:rsid w:val="00E04243"/>
    <w:rsid w:val="00E0429D"/>
    <w:rsid w:val="00E042DE"/>
    <w:rsid w:val="00E04562"/>
    <w:rsid w:val="00E045CB"/>
    <w:rsid w:val="00E046C5"/>
    <w:rsid w:val="00E047A7"/>
    <w:rsid w:val="00E04B19"/>
    <w:rsid w:val="00E04E31"/>
    <w:rsid w:val="00E052BF"/>
    <w:rsid w:val="00E053C9"/>
    <w:rsid w:val="00E0547A"/>
    <w:rsid w:val="00E0552C"/>
    <w:rsid w:val="00E05651"/>
    <w:rsid w:val="00E05BF2"/>
    <w:rsid w:val="00E05F66"/>
    <w:rsid w:val="00E06066"/>
    <w:rsid w:val="00E06075"/>
    <w:rsid w:val="00E06175"/>
    <w:rsid w:val="00E061DB"/>
    <w:rsid w:val="00E0630A"/>
    <w:rsid w:val="00E06775"/>
    <w:rsid w:val="00E068AE"/>
    <w:rsid w:val="00E06A12"/>
    <w:rsid w:val="00E06A61"/>
    <w:rsid w:val="00E06B5B"/>
    <w:rsid w:val="00E06C84"/>
    <w:rsid w:val="00E06CBE"/>
    <w:rsid w:val="00E06D06"/>
    <w:rsid w:val="00E06E46"/>
    <w:rsid w:val="00E06F8D"/>
    <w:rsid w:val="00E07058"/>
    <w:rsid w:val="00E07326"/>
    <w:rsid w:val="00E07327"/>
    <w:rsid w:val="00E0749C"/>
    <w:rsid w:val="00E0767A"/>
    <w:rsid w:val="00E07713"/>
    <w:rsid w:val="00E077A4"/>
    <w:rsid w:val="00E078A2"/>
    <w:rsid w:val="00E07F11"/>
    <w:rsid w:val="00E07FFA"/>
    <w:rsid w:val="00E1008A"/>
    <w:rsid w:val="00E1013D"/>
    <w:rsid w:val="00E101DE"/>
    <w:rsid w:val="00E1020C"/>
    <w:rsid w:val="00E10293"/>
    <w:rsid w:val="00E10380"/>
    <w:rsid w:val="00E10520"/>
    <w:rsid w:val="00E10636"/>
    <w:rsid w:val="00E1070F"/>
    <w:rsid w:val="00E10916"/>
    <w:rsid w:val="00E10B31"/>
    <w:rsid w:val="00E10E38"/>
    <w:rsid w:val="00E10E79"/>
    <w:rsid w:val="00E10EF8"/>
    <w:rsid w:val="00E10F6F"/>
    <w:rsid w:val="00E11084"/>
    <w:rsid w:val="00E11164"/>
    <w:rsid w:val="00E111EC"/>
    <w:rsid w:val="00E11346"/>
    <w:rsid w:val="00E113D3"/>
    <w:rsid w:val="00E116DB"/>
    <w:rsid w:val="00E11758"/>
    <w:rsid w:val="00E11907"/>
    <w:rsid w:val="00E11928"/>
    <w:rsid w:val="00E11AD0"/>
    <w:rsid w:val="00E11B07"/>
    <w:rsid w:val="00E11B19"/>
    <w:rsid w:val="00E11C27"/>
    <w:rsid w:val="00E11CC4"/>
    <w:rsid w:val="00E11D0A"/>
    <w:rsid w:val="00E11EDD"/>
    <w:rsid w:val="00E11F4C"/>
    <w:rsid w:val="00E12028"/>
    <w:rsid w:val="00E1225C"/>
    <w:rsid w:val="00E1230C"/>
    <w:rsid w:val="00E124D1"/>
    <w:rsid w:val="00E125A7"/>
    <w:rsid w:val="00E127E2"/>
    <w:rsid w:val="00E127E3"/>
    <w:rsid w:val="00E1299A"/>
    <w:rsid w:val="00E12B31"/>
    <w:rsid w:val="00E12B8F"/>
    <w:rsid w:val="00E12D46"/>
    <w:rsid w:val="00E12D9A"/>
    <w:rsid w:val="00E13117"/>
    <w:rsid w:val="00E1342B"/>
    <w:rsid w:val="00E1354F"/>
    <w:rsid w:val="00E136AB"/>
    <w:rsid w:val="00E137FD"/>
    <w:rsid w:val="00E1382C"/>
    <w:rsid w:val="00E139E7"/>
    <w:rsid w:val="00E13A60"/>
    <w:rsid w:val="00E13AE6"/>
    <w:rsid w:val="00E13B57"/>
    <w:rsid w:val="00E13CE7"/>
    <w:rsid w:val="00E1421E"/>
    <w:rsid w:val="00E14313"/>
    <w:rsid w:val="00E1450C"/>
    <w:rsid w:val="00E14701"/>
    <w:rsid w:val="00E148F1"/>
    <w:rsid w:val="00E149CE"/>
    <w:rsid w:val="00E14A02"/>
    <w:rsid w:val="00E14D0F"/>
    <w:rsid w:val="00E14E3C"/>
    <w:rsid w:val="00E14E8B"/>
    <w:rsid w:val="00E152FB"/>
    <w:rsid w:val="00E15578"/>
    <w:rsid w:val="00E15917"/>
    <w:rsid w:val="00E159DC"/>
    <w:rsid w:val="00E15C79"/>
    <w:rsid w:val="00E15D79"/>
    <w:rsid w:val="00E161BB"/>
    <w:rsid w:val="00E1642B"/>
    <w:rsid w:val="00E1643A"/>
    <w:rsid w:val="00E165A2"/>
    <w:rsid w:val="00E165B7"/>
    <w:rsid w:val="00E168F9"/>
    <w:rsid w:val="00E169F6"/>
    <w:rsid w:val="00E16A0D"/>
    <w:rsid w:val="00E170BE"/>
    <w:rsid w:val="00E17547"/>
    <w:rsid w:val="00E17549"/>
    <w:rsid w:val="00E17B68"/>
    <w:rsid w:val="00E17C84"/>
    <w:rsid w:val="00E17D86"/>
    <w:rsid w:val="00E17EE7"/>
    <w:rsid w:val="00E17FC0"/>
    <w:rsid w:val="00E20036"/>
    <w:rsid w:val="00E200B1"/>
    <w:rsid w:val="00E20123"/>
    <w:rsid w:val="00E201F1"/>
    <w:rsid w:val="00E2024C"/>
    <w:rsid w:val="00E20321"/>
    <w:rsid w:val="00E203C8"/>
    <w:rsid w:val="00E203EA"/>
    <w:rsid w:val="00E20425"/>
    <w:rsid w:val="00E20590"/>
    <w:rsid w:val="00E20598"/>
    <w:rsid w:val="00E205BB"/>
    <w:rsid w:val="00E207AB"/>
    <w:rsid w:val="00E20BFF"/>
    <w:rsid w:val="00E20CE9"/>
    <w:rsid w:val="00E20D7E"/>
    <w:rsid w:val="00E20F1E"/>
    <w:rsid w:val="00E211B3"/>
    <w:rsid w:val="00E21536"/>
    <w:rsid w:val="00E2156E"/>
    <w:rsid w:val="00E21590"/>
    <w:rsid w:val="00E21676"/>
    <w:rsid w:val="00E21866"/>
    <w:rsid w:val="00E2191F"/>
    <w:rsid w:val="00E2199E"/>
    <w:rsid w:val="00E2199F"/>
    <w:rsid w:val="00E21B54"/>
    <w:rsid w:val="00E21D06"/>
    <w:rsid w:val="00E21D4A"/>
    <w:rsid w:val="00E21EDC"/>
    <w:rsid w:val="00E2216D"/>
    <w:rsid w:val="00E222A6"/>
    <w:rsid w:val="00E223A8"/>
    <w:rsid w:val="00E224F2"/>
    <w:rsid w:val="00E22519"/>
    <w:rsid w:val="00E22544"/>
    <w:rsid w:val="00E226B2"/>
    <w:rsid w:val="00E22759"/>
    <w:rsid w:val="00E227C0"/>
    <w:rsid w:val="00E22942"/>
    <w:rsid w:val="00E22AB4"/>
    <w:rsid w:val="00E231A1"/>
    <w:rsid w:val="00E2322C"/>
    <w:rsid w:val="00E234FC"/>
    <w:rsid w:val="00E23649"/>
    <w:rsid w:val="00E2369E"/>
    <w:rsid w:val="00E2371B"/>
    <w:rsid w:val="00E239C7"/>
    <w:rsid w:val="00E23BD3"/>
    <w:rsid w:val="00E23C54"/>
    <w:rsid w:val="00E23CC1"/>
    <w:rsid w:val="00E23F62"/>
    <w:rsid w:val="00E2408B"/>
    <w:rsid w:val="00E24113"/>
    <w:rsid w:val="00E244E1"/>
    <w:rsid w:val="00E244F5"/>
    <w:rsid w:val="00E245E1"/>
    <w:rsid w:val="00E24669"/>
    <w:rsid w:val="00E2474E"/>
    <w:rsid w:val="00E249DD"/>
    <w:rsid w:val="00E24C73"/>
    <w:rsid w:val="00E24E4F"/>
    <w:rsid w:val="00E24EAE"/>
    <w:rsid w:val="00E24ECB"/>
    <w:rsid w:val="00E24FCB"/>
    <w:rsid w:val="00E253A5"/>
    <w:rsid w:val="00E254AE"/>
    <w:rsid w:val="00E25864"/>
    <w:rsid w:val="00E25A2A"/>
    <w:rsid w:val="00E25F13"/>
    <w:rsid w:val="00E2633C"/>
    <w:rsid w:val="00E26363"/>
    <w:rsid w:val="00E26710"/>
    <w:rsid w:val="00E267FE"/>
    <w:rsid w:val="00E2681B"/>
    <w:rsid w:val="00E26931"/>
    <w:rsid w:val="00E26A14"/>
    <w:rsid w:val="00E26B41"/>
    <w:rsid w:val="00E26D39"/>
    <w:rsid w:val="00E26E2C"/>
    <w:rsid w:val="00E26EE7"/>
    <w:rsid w:val="00E27028"/>
    <w:rsid w:val="00E2703A"/>
    <w:rsid w:val="00E27187"/>
    <w:rsid w:val="00E27448"/>
    <w:rsid w:val="00E27459"/>
    <w:rsid w:val="00E27584"/>
    <w:rsid w:val="00E27642"/>
    <w:rsid w:val="00E276A2"/>
    <w:rsid w:val="00E276E7"/>
    <w:rsid w:val="00E27779"/>
    <w:rsid w:val="00E278AB"/>
    <w:rsid w:val="00E27939"/>
    <w:rsid w:val="00E27B05"/>
    <w:rsid w:val="00E27EEC"/>
    <w:rsid w:val="00E30374"/>
    <w:rsid w:val="00E3058C"/>
    <w:rsid w:val="00E305B4"/>
    <w:rsid w:val="00E305CB"/>
    <w:rsid w:val="00E306F9"/>
    <w:rsid w:val="00E30A92"/>
    <w:rsid w:val="00E30B54"/>
    <w:rsid w:val="00E30BAF"/>
    <w:rsid w:val="00E30C17"/>
    <w:rsid w:val="00E30CD7"/>
    <w:rsid w:val="00E30E00"/>
    <w:rsid w:val="00E31172"/>
    <w:rsid w:val="00E31173"/>
    <w:rsid w:val="00E313F3"/>
    <w:rsid w:val="00E314CF"/>
    <w:rsid w:val="00E315E2"/>
    <w:rsid w:val="00E31712"/>
    <w:rsid w:val="00E31746"/>
    <w:rsid w:val="00E3179E"/>
    <w:rsid w:val="00E319E8"/>
    <w:rsid w:val="00E31A12"/>
    <w:rsid w:val="00E31B3B"/>
    <w:rsid w:val="00E31B9E"/>
    <w:rsid w:val="00E31D45"/>
    <w:rsid w:val="00E31EC2"/>
    <w:rsid w:val="00E31FCB"/>
    <w:rsid w:val="00E32133"/>
    <w:rsid w:val="00E32334"/>
    <w:rsid w:val="00E32750"/>
    <w:rsid w:val="00E3282F"/>
    <w:rsid w:val="00E32A02"/>
    <w:rsid w:val="00E32A3A"/>
    <w:rsid w:val="00E32B11"/>
    <w:rsid w:val="00E32B5E"/>
    <w:rsid w:val="00E32BC6"/>
    <w:rsid w:val="00E32D52"/>
    <w:rsid w:val="00E32F03"/>
    <w:rsid w:val="00E32F38"/>
    <w:rsid w:val="00E32FC5"/>
    <w:rsid w:val="00E33089"/>
    <w:rsid w:val="00E3308F"/>
    <w:rsid w:val="00E33140"/>
    <w:rsid w:val="00E334EE"/>
    <w:rsid w:val="00E334FD"/>
    <w:rsid w:val="00E336AA"/>
    <w:rsid w:val="00E33859"/>
    <w:rsid w:val="00E33AB5"/>
    <w:rsid w:val="00E33C4B"/>
    <w:rsid w:val="00E33CEF"/>
    <w:rsid w:val="00E341F8"/>
    <w:rsid w:val="00E34209"/>
    <w:rsid w:val="00E3422A"/>
    <w:rsid w:val="00E343A5"/>
    <w:rsid w:val="00E34452"/>
    <w:rsid w:val="00E3449B"/>
    <w:rsid w:val="00E34698"/>
    <w:rsid w:val="00E346CE"/>
    <w:rsid w:val="00E34732"/>
    <w:rsid w:val="00E34779"/>
    <w:rsid w:val="00E347A7"/>
    <w:rsid w:val="00E34886"/>
    <w:rsid w:val="00E34982"/>
    <w:rsid w:val="00E34A7A"/>
    <w:rsid w:val="00E34BB5"/>
    <w:rsid w:val="00E34CBF"/>
    <w:rsid w:val="00E34D86"/>
    <w:rsid w:val="00E34F10"/>
    <w:rsid w:val="00E3503E"/>
    <w:rsid w:val="00E35323"/>
    <w:rsid w:val="00E353CD"/>
    <w:rsid w:val="00E354AE"/>
    <w:rsid w:val="00E355D8"/>
    <w:rsid w:val="00E3565C"/>
    <w:rsid w:val="00E356E3"/>
    <w:rsid w:val="00E358E9"/>
    <w:rsid w:val="00E3599E"/>
    <w:rsid w:val="00E35A71"/>
    <w:rsid w:val="00E35AE3"/>
    <w:rsid w:val="00E35DCA"/>
    <w:rsid w:val="00E35F8C"/>
    <w:rsid w:val="00E361C6"/>
    <w:rsid w:val="00E365EF"/>
    <w:rsid w:val="00E36621"/>
    <w:rsid w:val="00E3673F"/>
    <w:rsid w:val="00E36776"/>
    <w:rsid w:val="00E367CC"/>
    <w:rsid w:val="00E36E24"/>
    <w:rsid w:val="00E36E76"/>
    <w:rsid w:val="00E36FFB"/>
    <w:rsid w:val="00E37125"/>
    <w:rsid w:val="00E37251"/>
    <w:rsid w:val="00E373F2"/>
    <w:rsid w:val="00E377FB"/>
    <w:rsid w:val="00E37804"/>
    <w:rsid w:val="00E378AC"/>
    <w:rsid w:val="00E378B7"/>
    <w:rsid w:val="00E37A42"/>
    <w:rsid w:val="00E37AFD"/>
    <w:rsid w:val="00E37BED"/>
    <w:rsid w:val="00E37D92"/>
    <w:rsid w:val="00E37E3B"/>
    <w:rsid w:val="00E37EC0"/>
    <w:rsid w:val="00E37F4D"/>
    <w:rsid w:val="00E4015A"/>
    <w:rsid w:val="00E401B0"/>
    <w:rsid w:val="00E401E9"/>
    <w:rsid w:val="00E4031B"/>
    <w:rsid w:val="00E405E1"/>
    <w:rsid w:val="00E40B56"/>
    <w:rsid w:val="00E40B6E"/>
    <w:rsid w:val="00E40CCE"/>
    <w:rsid w:val="00E40E8C"/>
    <w:rsid w:val="00E40E9D"/>
    <w:rsid w:val="00E41162"/>
    <w:rsid w:val="00E413D0"/>
    <w:rsid w:val="00E414AE"/>
    <w:rsid w:val="00E41620"/>
    <w:rsid w:val="00E416D8"/>
    <w:rsid w:val="00E417F2"/>
    <w:rsid w:val="00E41AC6"/>
    <w:rsid w:val="00E41AD8"/>
    <w:rsid w:val="00E41B0A"/>
    <w:rsid w:val="00E42041"/>
    <w:rsid w:val="00E420D6"/>
    <w:rsid w:val="00E42244"/>
    <w:rsid w:val="00E4225B"/>
    <w:rsid w:val="00E423AA"/>
    <w:rsid w:val="00E42427"/>
    <w:rsid w:val="00E4242E"/>
    <w:rsid w:val="00E425D8"/>
    <w:rsid w:val="00E42698"/>
    <w:rsid w:val="00E42AB1"/>
    <w:rsid w:val="00E42AD5"/>
    <w:rsid w:val="00E42B75"/>
    <w:rsid w:val="00E42CF9"/>
    <w:rsid w:val="00E42D69"/>
    <w:rsid w:val="00E43020"/>
    <w:rsid w:val="00E4308D"/>
    <w:rsid w:val="00E4319E"/>
    <w:rsid w:val="00E437A8"/>
    <w:rsid w:val="00E43A56"/>
    <w:rsid w:val="00E43AF1"/>
    <w:rsid w:val="00E43B41"/>
    <w:rsid w:val="00E43B42"/>
    <w:rsid w:val="00E43C6D"/>
    <w:rsid w:val="00E43CC7"/>
    <w:rsid w:val="00E43D4E"/>
    <w:rsid w:val="00E43E75"/>
    <w:rsid w:val="00E43F0D"/>
    <w:rsid w:val="00E43F62"/>
    <w:rsid w:val="00E43FA1"/>
    <w:rsid w:val="00E440C5"/>
    <w:rsid w:val="00E441D3"/>
    <w:rsid w:val="00E44497"/>
    <w:rsid w:val="00E444F4"/>
    <w:rsid w:val="00E4478E"/>
    <w:rsid w:val="00E44CA6"/>
    <w:rsid w:val="00E44CFF"/>
    <w:rsid w:val="00E44F4F"/>
    <w:rsid w:val="00E45109"/>
    <w:rsid w:val="00E451C5"/>
    <w:rsid w:val="00E453BD"/>
    <w:rsid w:val="00E45694"/>
    <w:rsid w:val="00E456C3"/>
    <w:rsid w:val="00E457DA"/>
    <w:rsid w:val="00E457E1"/>
    <w:rsid w:val="00E4583E"/>
    <w:rsid w:val="00E45916"/>
    <w:rsid w:val="00E45D9F"/>
    <w:rsid w:val="00E45E6F"/>
    <w:rsid w:val="00E45E80"/>
    <w:rsid w:val="00E45F56"/>
    <w:rsid w:val="00E460CD"/>
    <w:rsid w:val="00E460D1"/>
    <w:rsid w:val="00E46131"/>
    <w:rsid w:val="00E4615D"/>
    <w:rsid w:val="00E46565"/>
    <w:rsid w:val="00E4684D"/>
    <w:rsid w:val="00E46C94"/>
    <w:rsid w:val="00E46D0B"/>
    <w:rsid w:val="00E46FCE"/>
    <w:rsid w:val="00E47078"/>
    <w:rsid w:val="00E47145"/>
    <w:rsid w:val="00E47160"/>
    <w:rsid w:val="00E4721B"/>
    <w:rsid w:val="00E472C1"/>
    <w:rsid w:val="00E472CB"/>
    <w:rsid w:val="00E4769A"/>
    <w:rsid w:val="00E47729"/>
    <w:rsid w:val="00E477F6"/>
    <w:rsid w:val="00E478C5"/>
    <w:rsid w:val="00E4791B"/>
    <w:rsid w:val="00E47A96"/>
    <w:rsid w:val="00E47B31"/>
    <w:rsid w:val="00E47BA6"/>
    <w:rsid w:val="00E47C6E"/>
    <w:rsid w:val="00E47DB8"/>
    <w:rsid w:val="00E47EF5"/>
    <w:rsid w:val="00E47F3D"/>
    <w:rsid w:val="00E500E3"/>
    <w:rsid w:val="00E504B4"/>
    <w:rsid w:val="00E505A4"/>
    <w:rsid w:val="00E50799"/>
    <w:rsid w:val="00E50804"/>
    <w:rsid w:val="00E50A5E"/>
    <w:rsid w:val="00E50A7E"/>
    <w:rsid w:val="00E50AC6"/>
    <w:rsid w:val="00E50B65"/>
    <w:rsid w:val="00E50B6E"/>
    <w:rsid w:val="00E50D1F"/>
    <w:rsid w:val="00E50DA7"/>
    <w:rsid w:val="00E510B8"/>
    <w:rsid w:val="00E51173"/>
    <w:rsid w:val="00E513FC"/>
    <w:rsid w:val="00E514A0"/>
    <w:rsid w:val="00E514BF"/>
    <w:rsid w:val="00E515DB"/>
    <w:rsid w:val="00E51731"/>
    <w:rsid w:val="00E517D8"/>
    <w:rsid w:val="00E5183E"/>
    <w:rsid w:val="00E518E2"/>
    <w:rsid w:val="00E51B9E"/>
    <w:rsid w:val="00E51CA4"/>
    <w:rsid w:val="00E51CFC"/>
    <w:rsid w:val="00E51DC4"/>
    <w:rsid w:val="00E51E8E"/>
    <w:rsid w:val="00E51EE3"/>
    <w:rsid w:val="00E52040"/>
    <w:rsid w:val="00E52052"/>
    <w:rsid w:val="00E5213C"/>
    <w:rsid w:val="00E52562"/>
    <w:rsid w:val="00E52647"/>
    <w:rsid w:val="00E52924"/>
    <w:rsid w:val="00E52B94"/>
    <w:rsid w:val="00E52C1D"/>
    <w:rsid w:val="00E52E68"/>
    <w:rsid w:val="00E53089"/>
    <w:rsid w:val="00E5308E"/>
    <w:rsid w:val="00E53233"/>
    <w:rsid w:val="00E53403"/>
    <w:rsid w:val="00E53483"/>
    <w:rsid w:val="00E53580"/>
    <w:rsid w:val="00E53CB8"/>
    <w:rsid w:val="00E53DF9"/>
    <w:rsid w:val="00E53E5A"/>
    <w:rsid w:val="00E54015"/>
    <w:rsid w:val="00E540E3"/>
    <w:rsid w:val="00E54215"/>
    <w:rsid w:val="00E54483"/>
    <w:rsid w:val="00E54667"/>
    <w:rsid w:val="00E547B6"/>
    <w:rsid w:val="00E54899"/>
    <w:rsid w:val="00E548C6"/>
    <w:rsid w:val="00E549BC"/>
    <w:rsid w:val="00E54B6B"/>
    <w:rsid w:val="00E54B91"/>
    <w:rsid w:val="00E54DE1"/>
    <w:rsid w:val="00E55099"/>
    <w:rsid w:val="00E5509E"/>
    <w:rsid w:val="00E5515A"/>
    <w:rsid w:val="00E5515C"/>
    <w:rsid w:val="00E55396"/>
    <w:rsid w:val="00E55609"/>
    <w:rsid w:val="00E55A46"/>
    <w:rsid w:val="00E55B83"/>
    <w:rsid w:val="00E55C4D"/>
    <w:rsid w:val="00E55E30"/>
    <w:rsid w:val="00E55E3D"/>
    <w:rsid w:val="00E5604F"/>
    <w:rsid w:val="00E5610C"/>
    <w:rsid w:val="00E5611C"/>
    <w:rsid w:val="00E561BF"/>
    <w:rsid w:val="00E56253"/>
    <w:rsid w:val="00E564B2"/>
    <w:rsid w:val="00E56DA9"/>
    <w:rsid w:val="00E56EE6"/>
    <w:rsid w:val="00E57087"/>
    <w:rsid w:val="00E5756E"/>
    <w:rsid w:val="00E5758B"/>
    <w:rsid w:val="00E575DC"/>
    <w:rsid w:val="00E57812"/>
    <w:rsid w:val="00E5785C"/>
    <w:rsid w:val="00E57906"/>
    <w:rsid w:val="00E579F9"/>
    <w:rsid w:val="00E57A8C"/>
    <w:rsid w:val="00E57C23"/>
    <w:rsid w:val="00E57CA5"/>
    <w:rsid w:val="00E57DA3"/>
    <w:rsid w:val="00E60033"/>
    <w:rsid w:val="00E60065"/>
    <w:rsid w:val="00E6006D"/>
    <w:rsid w:val="00E60124"/>
    <w:rsid w:val="00E605C7"/>
    <w:rsid w:val="00E605F5"/>
    <w:rsid w:val="00E6089C"/>
    <w:rsid w:val="00E608C8"/>
    <w:rsid w:val="00E60B33"/>
    <w:rsid w:val="00E60BC4"/>
    <w:rsid w:val="00E60CFE"/>
    <w:rsid w:val="00E60D0B"/>
    <w:rsid w:val="00E60D74"/>
    <w:rsid w:val="00E60E32"/>
    <w:rsid w:val="00E60E9D"/>
    <w:rsid w:val="00E61093"/>
    <w:rsid w:val="00E610A7"/>
    <w:rsid w:val="00E610DD"/>
    <w:rsid w:val="00E6121F"/>
    <w:rsid w:val="00E61231"/>
    <w:rsid w:val="00E6124B"/>
    <w:rsid w:val="00E61532"/>
    <w:rsid w:val="00E6163F"/>
    <w:rsid w:val="00E61826"/>
    <w:rsid w:val="00E61BEE"/>
    <w:rsid w:val="00E61C3A"/>
    <w:rsid w:val="00E61CBC"/>
    <w:rsid w:val="00E61CEA"/>
    <w:rsid w:val="00E61D4E"/>
    <w:rsid w:val="00E61E89"/>
    <w:rsid w:val="00E62038"/>
    <w:rsid w:val="00E621B1"/>
    <w:rsid w:val="00E62241"/>
    <w:rsid w:val="00E624D7"/>
    <w:rsid w:val="00E62AD6"/>
    <w:rsid w:val="00E62BCF"/>
    <w:rsid w:val="00E62C4E"/>
    <w:rsid w:val="00E62D65"/>
    <w:rsid w:val="00E62FB1"/>
    <w:rsid w:val="00E62FC6"/>
    <w:rsid w:val="00E6307A"/>
    <w:rsid w:val="00E6326F"/>
    <w:rsid w:val="00E6356C"/>
    <w:rsid w:val="00E638C8"/>
    <w:rsid w:val="00E63C4A"/>
    <w:rsid w:val="00E64045"/>
    <w:rsid w:val="00E640EC"/>
    <w:rsid w:val="00E64401"/>
    <w:rsid w:val="00E64422"/>
    <w:rsid w:val="00E6488B"/>
    <w:rsid w:val="00E64B0B"/>
    <w:rsid w:val="00E64C5B"/>
    <w:rsid w:val="00E64C6D"/>
    <w:rsid w:val="00E64DA8"/>
    <w:rsid w:val="00E64EA6"/>
    <w:rsid w:val="00E651F8"/>
    <w:rsid w:val="00E653C2"/>
    <w:rsid w:val="00E653C3"/>
    <w:rsid w:val="00E655F9"/>
    <w:rsid w:val="00E6562C"/>
    <w:rsid w:val="00E65844"/>
    <w:rsid w:val="00E65956"/>
    <w:rsid w:val="00E65997"/>
    <w:rsid w:val="00E659E6"/>
    <w:rsid w:val="00E659F2"/>
    <w:rsid w:val="00E65C98"/>
    <w:rsid w:val="00E65CB0"/>
    <w:rsid w:val="00E65D2E"/>
    <w:rsid w:val="00E65DEF"/>
    <w:rsid w:val="00E66136"/>
    <w:rsid w:val="00E662C5"/>
    <w:rsid w:val="00E66319"/>
    <w:rsid w:val="00E6631F"/>
    <w:rsid w:val="00E663C4"/>
    <w:rsid w:val="00E66449"/>
    <w:rsid w:val="00E66475"/>
    <w:rsid w:val="00E664CF"/>
    <w:rsid w:val="00E666E7"/>
    <w:rsid w:val="00E667E3"/>
    <w:rsid w:val="00E668AD"/>
    <w:rsid w:val="00E66A02"/>
    <w:rsid w:val="00E66A7A"/>
    <w:rsid w:val="00E66AFE"/>
    <w:rsid w:val="00E66BDE"/>
    <w:rsid w:val="00E66C89"/>
    <w:rsid w:val="00E66F41"/>
    <w:rsid w:val="00E6707E"/>
    <w:rsid w:val="00E67107"/>
    <w:rsid w:val="00E6717F"/>
    <w:rsid w:val="00E671FA"/>
    <w:rsid w:val="00E6737A"/>
    <w:rsid w:val="00E67399"/>
    <w:rsid w:val="00E674B3"/>
    <w:rsid w:val="00E675B7"/>
    <w:rsid w:val="00E676A3"/>
    <w:rsid w:val="00E67A01"/>
    <w:rsid w:val="00E67BD1"/>
    <w:rsid w:val="00E67DB9"/>
    <w:rsid w:val="00E67EC4"/>
    <w:rsid w:val="00E67F27"/>
    <w:rsid w:val="00E701A0"/>
    <w:rsid w:val="00E70268"/>
    <w:rsid w:val="00E705D6"/>
    <w:rsid w:val="00E70774"/>
    <w:rsid w:val="00E708DD"/>
    <w:rsid w:val="00E70E9B"/>
    <w:rsid w:val="00E71144"/>
    <w:rsid w:val="00E71233"/>
    <w:rsid w:val="00E71424"/>
    <w:rsid w:val="00E71427"/>
    <w:rsid w:val="00E71536"/>
    <w:rsid w:val="00E71736"/>
    <w:rsid w:val="00E717CA"/>
    <w:rsid w:val="00E71B27"/>
    <w:rsid w:val="00E71B32"/>
    <w:rsid w:val="00E71D66"/>
    <w:rsid w:val="00E71E49"/>
    <w:rsid w:val="00E71EFA"/>
    <w:rsid w:val="00E7203E"/>
    <w:rsid w:val="00E72120"/>
    <w:rsid w:val="00E721DE"/>
    <w:rsid w:val="00E72203"/>
    <w:rsid w:val="00E72232"/>
    <w:rsid w:val="00E7234C"/>
    <w:rsid w:val="00E72382"/>
    <w:rsid w:val="00E728F1"/>
    <w:rsid w:val="00E729DC"/>
    <w:rsid w:val="00E72AEC"/>
    <w:rsid w:val="00E72D19"/>
    <w:rsid w:val="00E72D2A"/>
    <w:rsid w:val="00E72D55"/>
    <w:rsid w:val="00E72F29"/>
    <w:rsid w:val="00E72F98"/>
    <w:rsid w:val="00E7310A"/>
    <w:rsid w:val="00E732E0"/>
    <w:rsid w:val="00E7333B"/>
    <w:rsid w:val="00E7337F"/>
    <w:rsid w:val="00E737DD"/>
    <w:rsid w:val="00E738AB"/>
    <w:rsid w:val="00E7399B"/>
    <w:rsid w:val="00E73B7F"/>
    <w:rsid w:val="00E73DC3"/>
    <w:rsid w:val="00E73E3C"/>
    <w:rsid w:val="00E7418D"/>
    <w:rsid w:val="00E743EE"/>
    <w:rsid w:val="00E7441A"/>
    <w:rsid w:val="00E74668"/>
    <w:rsid w:val="00E74721"/>
    <w:rsid w:val="00E74927"/>
    <w:rsid w:val="00E749F2"/>
    <w:rsid w:val="00E74A26"/>
    <w:rsid w:val="00E74B74"/>
    <w:rsid w:val="00E74CC5"/>
    <w:rsid w:val="00E74DC7"/>
    <w:rsid w:val="00E74F39"/>
    <w:rsid w:val="00E74F74"/>
    <w:rsid w:val="00E7511F"/>
    <w:rsid w:val="00E751FB"/>
    <w:rsid w:val="00E7527B"/>
    <w:rsid w:val="00E75553"/>
    <w:rsid w:val="00E75671"/>
    <w:rsid w:val="00E7576E"/>
    <w:rsid w:val="00E75849"/>
    <w:rsid w:val="00E75862"/>
    <w:rsid w:val="00E75A5B"/>
    <w:rsid w:val="00E75BEF"/>
    <w:rsid w:val="00E75D77"/>
    <w:rsid w:val="00E76050"/>
    <w:rsid w:val="00E76128"/>
    <w:rsid w:val="00E76242"/>
    <w:rsid w:val="00E76587"/>
    <w:rsid w:val="00E7662A"/>
    <w:rsid w:val="00E76851"/>
    <w:rsid w:val="00E76977"/>
    <w:rsid w:val="00E769F4"/>
    <w:rsid w:val="00E76A07"/>
    <w:rsid w:val="00E76AFD"/>
    <w:rsid w:val="00E76B5F"/>
    <w:rsid w:val="00E76C9B"/>
    <w:rsid w:val="00E76E38"/>
    <w:rsid w:val="00E76F88"/>
    <w:rsid w:val="00E76FB6"/>
    <w:rsid w:val="00E771F0"/>
    <w:rsid w:val="00E776C0"/>
    <w:rsid w:val="00E777A5"/>
    <w:rsid w:val="00E77946"/>
    <w:rsid w:val="00E77962"/>
    <w:rsid w:val="00E7798A"/>
    <w:rsid w:val="00E779D3"/>
    <w:rsid w:val="00E77ACA"/>
    <w:rsid w:val="00E77C94"/>
    <w:rsid w:val="00E77F72"/>
    <w:rsid w:val="00E80050"/>
    <w:rsid w:val="00E80072"/>
    <w:rsid w:val="00E802C7"/>
    <w:rsid w:val="00E802DA"/>
    <w:rsid w:val="00E8042C"/>
    <w:rsid w:val="00E80749"/>
    <w:rsid w:val="00E811BB"/>
    <w:rsid w:val="00E811D1"/>
    <w:rsid w:val="00E81256"/>
    <w:rsid w:val="00E812D1"/>
    <w:rsid w:val="00E814B0"/>
    <w:rsid w:val="00E8191B"/>
    <w:rsid w:val="00E81A17"/>
    <w:rsid w:val="00E8212D"/>
    <w:rsid w:val="00E82266"/>
    <w:rsid w:val="00E823AA"/>
    <w:rsid w:val="00E8241C"/>
    <w:rsid w:val="00E82426"/>
    <w:rsid w:val="00E8247C"/>
    <w:rsid w:val="00E824F9"/>
    <w:rsid w:val="00E82603"/>
    <w:rsid w:val="00E82672"/>
    <w:rsid w:val="00E826E3"/>
    <w:rsid w:val="00E82726"/>
    <w:rsid w:val="00E8284C"/>
    <w:rsid w:val="00E82918"/>
    <w:rsid w:val="00E82A0C"/>
    <w:rsid w:val="00E82AC1"/>
    <w:rsid w:val="00E82BF5"/>
    <w:rsid w:val="00E82FB2"/>
    <w:rsid w:val="00E82FF3"/>
    <w:rsid w:val="00E82FF8"/>
    <w:rsid w:val="00E8323D"/>
    <w:rsid w:val="00E83275"/>
    <w:rsid w:val="00E832D6"/>
    <w:rsid w:val="00E83398"/>
    <w:rsid w:val="00E83456"/>
    <w:rsid w:val="00E83835"/>
    <w:rsid w:val="00E83849"/>
    <w:rsid w:val="00E83C67"/>
    <w:rsid w:val="00E83D03"/>
    <w:rsid w:val="00E83EF8"/>
    <w:rsid w:val="00E83FC7"/>
    <w:rsid w:val="00E84223"/>
    <w:rsid w:val="00E8434B"/>
    <w:rsid w:val="00E8443F"/>
    <w:rsid w:val="00E844E9"/>
    <w:rsid w:val="00E847AA"/>
    <w:rsid w:val="00E84820"/>
    <w:rsid w:val="00E84A29"/>
    <w:rsid w:val="00E84C4D"/>
    <w:rsid w:val="00E85166"/>
    <w:rsid w:val="00E8519F"/>
    <w:rsid w:val="00E855ED"/>
    <w:rsid w:val="00E85607"/>
    <w:rsid w:val="00E85A8E"/>
    <w:rsid w:val="00E85DB3"/>
    <w:rsid w:val="00E85EB7"/>
    <w:rsid w:val="00E86077"/>
    <w:rsid w:val="00E860B3"/>
    <w:rsid w:val="00E86469"/>
    <w:rsid w:val="00E869AA"/>
    <w:rsid w:val="00E86DFD"/>
    <w:rsid w:val="00E86E14"/>
    <w:rsid w:val="00E86F58"/>
    <w:rsid w:val="00E86FFF"/>
    <w:rsid w:val="00E87153"/>
    <w:rsid w:val="00E871D3"/>
    <w:rsid w:val="00E87232"/>
    <w:rsid w:val="00E87770"/>
    <w:rsid w:val="00E879F3"/>
    <w:rsid w:val="00E87AF7"/>
    <w:rsid w:val="00E87B9E"/>
    <w:rsid w:val="00E87BCC"/>
    <w:rsid w:val="00E87D53"/>
    <w:rsid w:val="00E87DB7"/>
    <w:rsid w:val="00E87F0F"/>
    <w:rsid w:val="00E90066"/>
    <w:rsid w:val="00E90190"/>
    <w:rsid w:val="00E90440"/>
    <w:rsid w:val="00E90447"/>
    <w:rsid w:val="00E906E2"/>
    <w:rsid w:val="00E9076A"/>
    <w:rsid w:val="00E9081E"/>
    <w:rsid w:val="00E90956"/>
    <w:rsid w:val="00E90A96"/>
    <w:rsid w:val="00E90FE8"/>
    <w:rsid w:val="00E9123E"/>
    <w:rsid w:val="00E91241"/>
    <w:rsid w:val="00E91265"/>
    <w:rsid w:val="00E912CD"/>
    <w:rsid w:val="00E91A59"/>
    <w:rsid w:val="00E91C62"/>
    <w:rsid w:val="00E91ECB"/>
    <w:rsid w:val="00E922ED"/>
    <w:rsid w:val="00E9240F"/>
    <w:rsid w:val="00E9262E"/>
    <w:rsid w:val="00E9272A"/>
    <w:rsid w:val="00E92881"/>
    <w:rsid w:val="00E92CDA"/>
    <w:rsid w:val="00E930A9"/>
    <w:rsid w:val="00E939F3"/>
    <w:rsid w:val="00E93AF2"/>
    <w:rsid w:val="00E93CAD"/>
    <w:rsid w:val="00E93D69"/>
    <w:rsid w:val="00E93DE2"/>
    <w:rsid w:val="00E94012"/>
    <w:rsid w:val="00E94222"/>
    <w:rsid w:val="00E943B2"/>
    <w:rsid w:val="00E944FD"/>
    <w:rsid w:val="00E946B7"/>
    <w:rsid w:val="00E94818"/>
    <w:rsid w:val="00E94924"/>
    <w:rsid w:val="00E94C66"/>
    <w:rsid w:val="00E94D14"/>
    <w:rsid w:val="00E950F2"/>
    <w:rsid w:val="00E95140"/>
    <w:rsid w:val="00E954DB"/>
    <w:rsid w:val="00E957DA"/>
    <w:rsid w:val="00E95911"/>
    <w:rsid w:val="00E95AA8"/>
    <w:rsid w:val="00E95B38"/>
    <w:rsid w:val="00E95EC7"/>
    <w:rsid w:val="00E95ECA"/>
    <w:rsid w:val="00E96398"/>
    <w:rsid w:val="00E96672"/>
    <w:rsid w:val="00E96876"/>
    <w:rsid w:val="00E96A59"/>
    <w:rsid w:val="00E96ACB"/>
    <w:rsid w:val="00E96BC5"/>
    <w:rsid w:val="00E96C25"/>
    <w:rsid w:val="00E96D1E"/>
    <w:rsid w:val="00E96DE7"/>
    <w:rsid w:val="00E96DFC"/>
    <w:rsid w:val="00E96E01"/>
    <w:rsid w:val="00E96E2F"/>
    <w:rsid w:val="00E972A7"/>
    <w:rsid w:val="00E975F2"/>
    <w:rsid w:val="00E97783"/>
    <w:rsid w:val="00E978CC"/>
    <w:rsid w:val="00E978EC"/>
    <w:rsid w:val="00E97A8F"/>
    <w:rsid w:val="00E97C76"/>
    <w:rsid w:val="00EA0015"/>
    <w:rsid w:val="00EA00A5"/>
    <w:rsid w:val="00EA0170"/>
    <w:rsid w:val="00EA05A4"/>
    <w:rsid w:val="00EA0604"/>
    <w:rsid w:val="00EA06F4"/>
    <w:rsid w:val="00EA08A8"/>
    <w:rsid w:val="00EA0B38"/>
    <w:rsid w:val="00EA0E56"/>
    <w:rsid w:val="00EA0EE8"/>
    <w:rsid w:val="00EA101A"/>
    <w:rsid w:val="00EA113D"/>
    <w:rsid w:val="00EA12D7"/>
    <w:rsid w:val="00EA14D7"/>
    <w:rsid w:val="00EA15CD"/>
    <w:rsid w:val="00EA15E8"/>
    <w:rsid w:val="00EA181D"/>
    <w:rsid w:val="00EA1B75"/>
    <w:rsid w:val="00EA1BE7"/>
    <w:rsid w:val="00EA2110"/>
    <w:rsid w:val="00EA21C3"/>
    <w:rsid w:val="00EA221E"/>
    <w:rsid w:val="00EA247C"/>
    <w:rsid w:val="00EA2549"/>
    <w:rsid w:val="00EA2582"/>
    <w:rsid w:val="00EA258A"/>
    <w:rsid w:val="00EA2683"/>
    <w:rsid w:val="00EA2687"/>
    <w:rsid w:val="00EA2732"/>
    <w:rsid w:val="00EA286E"/>
    <w:rsid w:val="00EA2F7A"/>
    <w:rsid w:val="00EA2F87"/>
    <w:rsid w:val="00EA31AD"/>
    <w:rsid w:val="00EA31C0"/>
    <w:rsid w:val="00EA3209"/>
    <w:rsid w:val="00EA322E"/>
    <w:rsid w:val="00EA3395"/>
    <w:rsid w:val="00EA344D"/>
    <w:rsid w:val="00EA3526"/>
    <w:rsid w:val="00EA37A9"/>
    <w:rsid w:val="00EA37FC"/>
    <w:rsid w:val="00EA3947"/>
    <w:rsid w:val="00EA39E2"/>
    <w:rsid w:val="00EA3A47"/>
    <w:rsid w:val="00EA3C60"/>
    <w:rsid w:val="00EA3D54"/>
    <w:rsid w:val="00EA3F2D"/>
    <w:rsid w:val="00EA4375"/>
    <w:rsid w:val="00EA43A5"/>
    <w:rsid w:val="00EA451B"/>
    <w:rsid w:val="00EA45DF"/>
    <w:rsid w:val="00EA46DF"/>
    <w:rsid w:val="00EA477F"/>
    <w:rsid w:val="00EA47C3"/>
    <w:rsid w:val="00EA4B29"/>
    <w:rsid w:val="00EA4B6B"/>
    <w:rsid w:val="00EA4CA6"/>
    <w:rsid w:val="00EA4E2B"/>
    <w:rsid w:val="00EA4EFF"/>
    <w:rsid w:val="00EA4F6A"/>
    <w:rsid w:val="00EA4FAD"/>
    <w:rsid w:val="00EA4FDC"/>
    <w:rsid w:val="00EA502D"/>
    <w:rsid w:val="00EA51CE"/>
    <w:rsid w:val="00EA5645"/>
    <w:rsid w:val="00EA5C44"/>
    <w:rsid w:val="00EA5DDD"/>
    <w:rsid w:val="00EA5E2E"/>
    <w:rsid w:val="00EA6077"/>
    <w:rsid w:val="00EA6122"/>
    <w:rsid w:val="00EA6158"/>
    <w:rsid w:val="00EA6344"/>
    <w:rsid w:val="00EA6553"/>
    <w:rsid w:val="00EA6593"/>
    <w:rsid w:val="00EA6611"/>
    <w:rsid w:val="00EA670B"/>
    <w:rsid w:val="00EA68EE"/>
    <w:rsid w:val="00EA68FC"/>
    <w:rsid w:val="00EA6A8E"/>
    <w:rsid w:val="00EA6AD7"/>
    <w:rsid w:val="00EA6C7E"/>
    <w:rsid w:val="00EA6CCB"/>
    <w:rsid w:val="00EA6CE6"/>
    <w:rsid w:val="00EA6E91"/>
    <w:rsid w:val="00EA6E93"/>
    <w:rsid w:val="00EA71FA"/>
    <w:rsid w:val="00EA7200"/>
    <w:rsid w:val="00EA7401"/>
    <w:rsid w:val="00EA7414"/>
    <w:rsid w:val="00EA7761"/>
    <w:rsid w:val="00EA77C9"/>
    <w:rsid w:val="00EA7BAD"/>
    <w:rsid w:val="00EA7D97"/>
    <w:rsid w:val="00EA7DF3"/>
    <w:rsid w:val="00EA7E1E"/>
    <w:rsid w:val="00EA7EDE"/>
    <w:rsid w:val="00EB02AD"/>
    <w:rsid w:val="00EB02D9"/>
    <w:rsid w:val="00EB04F9"/>
    <w:rsid w:val="00EB065B"/>
    <w:rsid w:val="00EB0709"/>
    <w:rsid w:val="00EB0749"/>
    <w:rsid w:val="00EB0791"/>
    <w:rsid w:val="00EB084F"/>
    <w:rsid w:val="00EB0B55"/>
    <w:rsid w:val="00EB0E82"/>
    <w:rsid w:val="00EB10CB"/>
    <w:rsid w:val="00EB110A"/>
    <w:rsid w:val="00EB1293"/>
    <w:rsid w:val="00EB12CB"/>
    <w:rsid w:val="00EB1347"/>
    <w:rsid w:val="00EB1502"/>
    <w:rsid w:val="00EB19DF"/>
    <w:rsid w:val="00EB1B05"/>
    <w:rsid w:val="00EB1B20"/>
    <w:rsid w:val="00EB1D27"/>
    <w:rsid w:val="00EB1E1D"/>
    <w:rsid w:val="00EB2002"/>
    <w:rsid w:val="00EB228D"/>
    <w:rsid w:val="00EB260A"/>
    <w:rsid w:val="00EB27B1"/>
    <w:rsid w:val="00EB291B"/>
    <w:rsid w:val="00EB2957"/>
    <w:rsid w:val="00EB2C55"/>
    <w:rsid w:val="00EB2E1D"/>
    <w:rsid w:val="00EB2EB6"/>
    <w:rsid w:val="00EB33C3"/>
    <w:rsid w:val="00EB34AB"/>
    <w:rsid w:val="00EB38BB"/>
    <w:rsid w:val="00EB3A99"/>
    <w:rsid w:val="00EB3C9E"/>
    <w:rsid w:val="00EB3EC3"/>
    <w:rsid w:val="00EB3FE2"/>
    <w:rsid w:val="00EB4042"/>
    <w:rsid w:val="00EB4079"/>
    <w:rsid w:val="00EB40DE"/>
    <w:rsid w:val="00EB45B5"/>
    <w:rsid w:val="00EB483F"/>
    <w:rsid w:val="00EB489D"/>
    <w:rsid w:val="00EB494E"/>
    <w:rsid w:val="00EB4A80"/>
    <w:rsid w:val="00EB4C5F"/>
    <w:rsid w:val="00EB4D88"/>
    <w:rsid w:val="00EB4ECF"/>
    <w:rsid w:val="00EB4F0A"/>
    <w:rsid w:val="00EB5086"/>
    <w:rsid w:val="00EB5174"/>
    <w:rsid w:val="00EB534B"/>
    <w:rsid w:val="00EB536B"/>
    <w:rsid w:val="00EB547E"/>
    <w:rsid w:val="00EB5506"/>
    <w:rsid w:val="00EB552D"/>
    <w:rsid w:val="00EB5552"/>
    <w:rsid w:val="00EB562C"/>
    <w:rsid w:val="00EB568D"/>
    <w:rsid w:val="00EB5F05"/>
    <w:rsid w:val="00EB5F79"/>
    <w:rsid w:val="00EB605A"/>
    <w:rsid w:val="00EB63ED"/>
    <w:rsid w:val="00EB645F"/>
    <w:rsid w:val="00EB65F7"/>
    <w:rsid w:val="00EB687A"/>
    <w:rsid w:val="00EB69AD"/>
    <w:rsid w:val="00EB6A12"/>
    <w:rsid w:val="00EB6DED"/>
    <w:rsid w:val="00EB6EE9"/>
    <w:rsid w:val="00EB7019"/>
    <w:rsid w:val="00EB7227"/>
    <w:rsid w:val="00EB7349"/>
    <w:rsid w:val="00EB74FD"/>
    <w:rsid w:val="00EB7661"/>
    <w:rsid w:val="00EB79D0"/>
    <w:rsid w:val="00EB7CB4"/>
    <w:rsid w:val="00EB7DFF"/>
    <w:rsid w:val="00EB7E2E"/>
    <w:rsid w:val="00EB7E51"/>
    <w:rsid w:val="00EB7E59"/>
    <w:rsid w:val="00EB7FC7"/>
    <w:rsid w:val="00EC00DA"/>
    <w:rsid w:val="00EC02A3"/>
    <w:rsid w:val="00EC039B"/>
    <w:rsid w:val="00EC06A5"/>
    <w:rsid w:val="00EC0856"/>
    <w:rsid w:val="00EC0AFE"/>
    <w:rsid w:val="00EC0C63"/>
    <w:rsid w:val="00EC0F41"/>
    <w:rsid w:val="00EC103F"/>
    <w:rsid w:val="00EC11B2"/>
    <w:rsid w:val="00EC1255"/>
    <w:rsid w:val="00EC13D3"/>
    <w:rsid w:val="00EC1421"/>
    <w:rsid w:val="00EC1761"/>
    <w:rsid w:val="00EC178C"/>
    <w:rsid w:val="00EC18BC"/>
    <w:rsid w:val="00EC1904"/>
    <w:rsid w:val="00EC1936"/>
    <w:rsid w:val="00EC19ED"/>
    <w:rsid w:val="00EC1AE4"/>
    <w:rsid w:val="00EC1B67"/>
    <w:rsid w:val="00EC1D02"/>
    <w:rsid w:val="00EC1E27"/>
    <w:rsid w:val="00EC2070"/>
    <w:rsid w:val="00EC20B6"/>
    <w:rsid w:val="00EC20CE"/>
    <w:rsid w:val="00EC2217"/>
    <w:rsid w:val="00EC2532"/>
    <w:rsid w:val="00EC26C4"/>
    <w:rsid w:val="00EC2B12"/>
    <w:rsid w:val="00EC2CF8"/>
    <w:rsid w:val="00EC3135"/>
    <w:rsid w:val="00EC3349"/>
    <w:rsid w:val="00EC35AD"/>
    <w:rsid w:val="00EC35FF"/>
    <w:rsid w:val="00EC3850"/>
    <w:rsid w:val="00EC3BD4"/>
    <w:rsid w:val="00EC3C07"/>
    <w:rsid w:val="00EC3D00"/>
    <w:rsid w:val="00EC3EDD"/>
    <w:rsid w:val="00EC3F64"/>
    <w:rsid w:val="00EC4030"/>
    <w:rsid w:val="00EC409C"/>
    <w:rsid w:val="00EC413B"/>
    <w:rsid w:val="00EC417E"/>
    <w:rsid w:val="00EC4185"/>
    <w:rsid w:val="00EC423B"/>
    <w:rsid w:val="00EC428A"/>
    <w:rsid w:val="00EC435F"/>
    <w:rsid w:val="00EC4447"/>
    <w:rsid w:val="00EC445E"/>
    <w:rsid w:val="00EC479F"/>
    <w:rsid w:val="00EC5123"/>
    <w:rsid w:val="00EC5140"/>
    <w:rsid w:val="00EC5174"/>
    <w:rsid w:val="00EC5204"/>
    <w:rsid w:val="00EC52BB"/>
    <w:rsid w:val="00EC549E"/>
    <w:rsid w:val="00EC559F"/>
    <w:rsid w:val="00EC56ED"/>
    <w:rsid w:val="00EC5785"/>
    <w:rsid w:val="00EC5A09"/>
    <w:rsid w:val="00EC5B7E"/>
    <w:rsid w:val="00EC5C3E"/>
    <w:rsid w:val="00EC5DB8"/>
    <w:rsid w:val="00EC6086"/>
    <w:rsid w:val="00EC62C5"/>
    <w:rsid w:val="00EC639C"/>
    <w:rsid w:val="00EC640F"/>
    <w:rsid w:val="00EC6481"/>
    <w:rsid w:val="00EC6673"/>
    <w:rsid w:val="00EC66F0"/>
    <w:rsid w:val="00EC67EC"/>
    <w:rsid w:val="00EC6849"/>
    <w:rsid w:val="00EC684B"/>
    <w:rsid w:val="00EC686D"/>
    <w:rsid w:val="00EC6C29"/>
    <w:rsid w:val="00EC6EE9"/>
    <w:rsid w:val="00EC7199"/>
    <w:rsid w:val="00EC72E5"/>
    <w:rsid w:val="00EC7369"/>
    <w:rsid w:val="00EC756A"/>
    <w:rsid w:val="00EC7714"/>
    <w:rsid w:val="00EC772E"/>
    <w:rsid w:val="00EC7731"/>
    <w:rsid w:val="00EC7AEF"/>
    <w:rsid w:val="00EC7B67"/>
    <w:rsid w:val="00EC7B87"/>
    <w:rsid w:val="00EC7D0B"/>
    <w:rsid w:val="00EC7D79"/>
    <w:rsid w:val="00EC7DF1"/>
    <w:rsid w:val="00EC7E7A"/>
    <w:rsid w:val="00EC7EE2"/>
    <w:rsid w:val="00ED00FD"/>
    <w:rsid w:val="00ED010A"/>
    <w:rsid w:val="00ED01E3"/>
    <w:rsid w:val="00ED024D"/>
    <w:rsid w:val="00ED0444"/>
    <w:rsid w:val="00ED04CA"/>
    <w:rsid w:val="00ED066E"/>
    <w:rsid w:val="00ED0938"/>
    <w:rsid w:val="00ED0A2F"/>
    <w:rsid w:val="00ED0B4A"/>
    <w:rsid w:val="00ED0CDB"/>
    <w:rsid w:val="00ED0E24"/>
    <w:rsid w:val="00ED0E86"/>
    <w:rsid w:val="00ED0F26"/>
    <w:rsid w:val="00ED1479"/>
    <w:rsid w:val="00ED1509"/>
    <w:rsid w:val="00ED1545"/>
    <w:rsid w:val="00ED16A9"/>
    <w:rsid w:val="00ED183C"/>
    <w:rsid w:val="00ED1ACC"/>
    <w:rsid w:val="00ED1BFB"/>
    <w:rsid w:val="00ED1C98"/>
    <w:rsid w:val="00ED1E70"/>
    <w:rsid w:val="00ED2043"/>
    <w:rsid w:val="00ED2139"/>
    <w:rsid w:val="00ED2358"/>
    <w:rsid w:val="00ED24B7"/>
    <w:rsid w:val="00ED2779"/>
    <w:rsid w:val="00ED2949"/>
    <w:rsid w:val="00ED2BF1"/>
    <w:rsid w:val="00ED2DEB"/>
    <w:rsid w:val="00ED2E34"/>
    <w:rsid w:val="00ED3129"/>
    <w:rsid w:val="00ED3397"/>
    <w:rsid w:val="00ED3409"/>
    <w:rsid w:val="00ED341F"/>
    <w:rsid w:val="00ED3501"/>
    <w:rsid w:val="00ED3585"/>
    <w:rsid w:val="00ED35F8"/>
    <w:rsid w:val="00ED3871"/>
    <w:rsid w:val="00ED38EE"/>
    <w:rsid w:val="00ED39D0"/>
    <w:rsid w:val="00ED3A2E"/>
    <w:rsid w:val="00ED3B98"/>
    <w:rsid w:val="00ED3CE8"/>
    <w:rsid w:val="00ED3E47"/>
    <w:rsid w:val="00ED3FFB"/>
    <w:rsid w:val="00ED41B3"/>
    <w:rsid w:val="00ED42E1"/>
    <w:rsid w:val="00ED4354"/>
    <w:rsid w:val="00ED436A"/>
    <w:rsid w:val="00ED43B0"/>
    <w:rsid w:val="00ED43B3"/>
    <w:rsid w:val="00ED445D"/>
    <w:rsid w:val="00ED44C1"/>
    <w:rsid w:val="00ED4831"/>
    <w:rsid w:val="00ED48F7"/>
    <w:rsid w:val="00ED4B31"/>
    <w:rsid w:val="00ED4C55"/>
    <w:rsid w:val="00ED4C9D"/>
    <w:rsid w:val="00ED4D57"/>
    <w:rsid w:val="00ED4D61"/>
    <w:rsid w:val="00ED4DF8"/>
    <w:rsid w:val="00ED4F3E"/>
    <w:rsid w:val="00ED51F4"/>
    <w:rsid w:val="00ED5285"/>
    <w:rsid w:val="00ED539B"/>
    <w:rsid w:val="00ED555E"/>
    <w:rsid w:val="00ED5858"/>
    <w:rsid w:val="00ED5AA1"/>
    <w:rsid w:val="00ED5B47"/>
    <w:rsid w:val="00ED5DAB"/>
    <w:rsid w:val="00ED5DD4"/>
    <w:rsid w:val="00ED5F66"/>
    <w:rsid w:val="00ED6083"/>
    <w:rsid w:val="00ED6178"/>
    <w:rsid w:val="00ED61EC"/>
    <w:rsid w:val="00ED627C"/>
    <w:rsid w:val="00ED655A"/>
    <w:rsid w:val="00ED69D7"/>
    <w:rsid w:val="00ED6AE8"/>
    <w:rsid w:val="00ED6E82"/>
    <w:rsid w:val="00ED7019"/>
    <w:rsid w:val="00ED702F"/>
    <w:rsid w:val="00ED7179"/>
    <w:rsid w:val="00ED7375"/>
    <w:rsid w:val="00ED73AF"/>
    <w:rsid w:val="00ED73B1"/>
    <w:rsid w:val="00ED744D"/>
    <w:rsid w:val="00ED7592"/>
    <w:rsid w:val="00ED7602"/>
    <w:rsid w:val="00ED7B3A"/>
    <w:rsid w:val="00ED7BB2"/>
    <w:rsid w:val="00ED7C1E"/>
    <w:rsid w:val="00ED7C43"/>
    <w:rsid w:val="00EE0058"/>
    <w:rsid w:val="00EE005E"/>
    <w:rsid w:val="00EE00EE"/>
    <w:rsid w:val="00EE0253"/>
    <w:rsid w:val="00EE0313"/>
    <w:rsid w:val="00EE06F5"/>
    <w:rsid w:val="00EE0730"/>
    <w:rsid w:val="00EE09C0"/>
    <w:rsid w:val="00EE1188"/>
    <w:rsid w:val="00EE119E"/>
    <w:rsid w:val="00EE124E"/>
    <w:rsid w:val="00EE15E7"/>
    <w:rsid w:val="00EE1CD4"/>
    <w:rsid w:val="00EE1DAA"/>
    <w:rsid w:val="00EE1F7C"/>
    <w:rsid w:val="00EE1F81"/>
    <w:rsid w:val="00EE2233"/>
    <w:rsid w:val="00EE234B"/>
    <w:rsid w:val="00EE24CE"/>
    <w:rsid w:val="00EE252A"/>
    <w:rsid w:val="00EE2549"/>
    <w:rsid w:val="00EE2721"/>
    <w:rsid w:val="00EE2BA5"/>
    <w:rsid w:val="00EE2C58"/>
    <w:rsid w:val="00EE2CFF"/>
    <w:rsid w:val="00EE2D58"/>
    <w:rsid w:val="00EE2E62"/>
    <w:rsid w:val="00EE31EF"/>
    <w:rsid w:val="00EE3209"/>
    <w:rsid w:val="00EE326E"/>
    <w:rsid w:val="00EE34F3"/>
    <w:rsid w:val="00EE34F6"/>
    <w:rsid w:val="00EE35F9"/>
    <w:rsid w:val="00EE3742"/>
    <w:rsid w:val="00EE381B"/>
    <w:rsid w:val="00EE3885"/>
    <w:rsid w:val="00EE3906"/>
    <w:rsid w:val="00EE39A4"/>
    <w:rsid w:val="00EE3B4B"/>
    <w:rsid w:val="00EE3EAA"/>
    <w:rsid w:val="00EE4041"/>
    <w:rsid w:val="00EE413D"/>
    <w:rsid w:val="00EE4316"/>
    <w:rsid w:val="00EE46E9"/>
    <w:rsid w:val="00EE4AB2"/>
    <w:rsid w:val="00EE4ADE"/>
    <w:rsid w:val="00EE4BE8"/>
    <w:rsid w:val="00EE4C6F"/>
    <w:rsid w:val="00EE4D40"/>
    <w:rsid w:val="00EE4F2B"/>
    <w:rsid w:val="00EE50E2"/>
    <w:rsid w:val="00EE53BE"/>
    <w:rsid w:val="00EE56CB"/>
    <w:rsid w:val="00EE56E4"/>
    <w:rsid w:val="00EE5764"/>
    <w:rsid w:val="00EE58D0"/>
    <w:rsid w:val="00EE590C"/>
    <w:rsid w:val="00EE5B2C"/>
    <w:rsid w:val="00EE5BC7"/>
    <w:rsid w:val="00EE5E96"/>
    <w:rsid w:val="00EE5F8A"/>
    <w:rsid w:val="00EE641E"/>
    <w:rsid w:val="00EE6632"/>
    <w:rsid w:val="00EE663F"/>
    <w:rsid w:val="00EE666B"/>
    <w:rsid w:val="00EE6672"/>
    <w:rsid w:val="00EE6817"/>
    <w:rsid w:val="00EE688B"/>
    <w:rsid w:val="00EE69E2"/>
    <w:rsid w:val="00EE6AB6"/>
    <w:rsid w:val="00EE6AF2"/>
    <w:rsid w:val="00EE6B2E"/>
    <w:rsid w:val="00EE6E25"/>
    <w:rsid w:val="00EE7240"/>
    <w:rsid w:val="00EE740B"/>
    <w:rsid w:val="00EE7469"/>
    <w:rsid w:val="00EE74BD"/>
    <w:rsid w:val="00EE7527"/>
    <w:rsid w:val="00EE765A"/>
    <w:rsid w:val="00EE7762"/>
    <w:rsid w:val="00EE7799"/>
    <w:rsid w:val="00EE77CD"/>
    <w:rsid w:val="00EE7926"/>
    <w:rsid w:val="00EE7A34"/>
    <w:rsid w:val="00EE7B84"/>
    <w:rsid w:val="00EE7C38"/>
    <w:rsid w:val="00EE7E80"/>
    <w:rsid w:val="00EE7F3C"/>
    <w:rsid w:val="00EF0045"/>
    <w:rsid w:val="00EF018A"/>
    <w:rsid w:val="00EF01DB"/>
    <w:rsid w:val="00EF035E"/>
    <w:rsid w:val="00EF0438"/>
    <w:rsid w:val="00EF0587"/>
    <w:rsid w:val="00EF078D"/>
    <w:rsid w:val="00EF07BA"/>
    <w:rsid w:val="00EF08F7"/>
    <w:rsid w:val="00EF0A5B"/>
    <w:rsid w:val="00EF0A92"/>
    <w:rsid w:val="00EF0FAB"/>
    <w:rsid w:val="00EF115A"/>
    <w:rsid w:val="00EF11AB"/>
    <w:rsid w:val="00EF121F"/>
    <w:rsid w:val="00EF1433"/>
    <w:rsid w:val="00EF15D1"/>
    <w:rsid w:val="00EF1638"/>
    <w:rsid w:val="00EF17C5"/>
    <w:rsid w:val="00EF1814"/>
    <w:rsid w:val="00EF18AE"/>
    <w:rsid w:val="00EF19AE"/>
    <w:rsid w:val="00EF19FC"/>
    <w:rsid w:val="00EF1A01"/>
    <w:rsid w:val="00EF1D93"/>
    <w:rsid w:val="00EF1EBB"/>
    <w:rsid w:val="00EF1F99"/>
    <w:rsid w:val="00EF1FF3"/>
    <w:rsid w:val="00EF204A"/>
    <w:rsid w:val="00EF22C9"/>
    <w:rsid w:val="00EF23C3"/>
    <w:rsid w:val="00EF2766"/>
    <w:rsid w:val="00EF28A4"/>
    <w:rsid w:val="00EF28EE"/>
    <w:rsid w:val="00EF2AE9"/>
    <w:rsid w:val="00EF2BE0"/>
    <w:rsid w:val="00EF2CC8"/>
    <w:rsid w:val="00EF30BC"/>
    <w:rsid w:val="00EF3193"/>
    <w:rsid w:val="00EF3242"/>
    <w:rsid w:val="00EF3460"/>
    <w:rsid w:val="00EF36FB"/>
    <w:rsid w:val="00EF3706"/>
    <w:rsid w:val="00EF37C7"/>
    <w:rsid w:val="00EF399F"/>
    <w:rsid w:val="00EF3A58"/>
    <w:rsid w:val="00EF3C8E"/>
    <w:rsid w:val="00EF3E33"/>
    <w:rsid w:val="00EF3E79"/>
    <w:rsid w:val="00EF3EC2"/>
    <w:rsid w:val="00EF3F42"/>
    <w:rsid w:val="00EF3F53"/>
    <w:rsid w:val="00EF3FB6"/>
    <w:rsid w:val="00EF3FED"/>
    <w:rsid w:val="00EF4135"/>
    <w:rsid w:val="00EF43AE"/>
    <w:rsid w:val="00EF43DA"/>
    <w:rsid w:val="00EF456A"/>
    <w:rsid w:val="00EF45A4"/>
    <w:rsid w:val="00EF4819"/>
    <w:rsid w:val="00EF48B9"/>
    <w:rsid w:val="00EF48E4"/>
    <w:rsid w:val="00EF4A78"/>
    <w:rsid w:val="00EF4A9F"/>
    <w:rsid w:val="00EF4AE2"/>
    <w:rsid w:val="00EF4AE3"/>
    <w:rsid w:val="00EF4B67"/>
    <w:rsid w:val="00EF4D67"/>
    <w:rsid w:val="00EF4E97"/>
    <w:rsid w:val="00EF4EB3"/>
    <w:rsid w:val="00EF4ECC"/>
    <w:rsid w:val="00EF4F4D"/>
    <w:rsid w:val="00EF50E0"/>
    <w:rsid w:val="00EF5198"/>
    <w:rsid w:val="00EF5354"/>
    <w:rsid w:val="00EF541C"/>
    <w:rsid w:val="00EF55A4"/>
    <w:rsid w:val="00EF57C4"/>
    <w:rsid w:val="00EF5862"/>
    <w:rsid w:val="00EF5B65"/>
    <w:rsid w:val="00EF5CEE"/>
    <w:rsid w:val="00EF5F23"/>
    <w:rsid w:val="00EF605B"/>
    <w:rsid w:val="00EF611B"/>
    <w:rsid w:val="00EF65A7"/>
    <w:rsid w:val="00EF6779"/>
    <w:rsid w:val="00EF688F"/>
    <w:rsid w:val="00EF6D31"/>
    <w:rsid w:val="00EF6D9C"/>
    <w:rsid w:val="00EF709D"/>
    <w:rsid w:val="00EF70FB"/>
    <w:rsid w:val="00EF71BC"/>
    <w:rsid w:val="00EF7238"/>
    <w:rsid w:val="00EF7336"/>
    <w:rsid w:val="00EF7465"/>
    <w:rsid w:val="00EF7915"/>
    <w:rsid w:val="00EF7C80"/>
    <w:rsid w:val="00EF7CA6"/>
    <w:rsid w:val="00EF7CD4"/>
    <w:rsid w:val="00F00030"/>
    <w:rsid w:val="00F00336"/>
    <w:rsid w:val="00F005D7"/>
    <w:rsid w:val="00F0064A"/>
    <w:rsid w:val="00F00654"/>
    <w:rsid w:val="00F00835"/>
    <w:rsid w:val="00F00B6C"/>
    <w:rsid w:val="00F00D38"/>
    <w:rsid w:val="00F00F22"/>
    <w:rsid w:val="00F012B0"/>
    <w:rsid w:val="00F0133F"/>
    <w:rsid w:val="00F01856"/>
    <w:rsid w:val="00F0197E"/>
    <w:rsid w:val="00F01BB5"/>
    <w:rsid w:val="00F01BD6"/>
    <w:rsid w:val="00F01C58"/>
    <w:rsid w:val="00F02034"/>
    <w:rsid w:val="00F020A1"/>
    <w:rsid w:val="00F02308"/>
    <w:rsid w:val="00F02385"/>
    <w:rsid w:val="00F023BD"/>
    <w:rsid w:val="00F0249F"/>
    <w:rsid w:val="00F024D7"/>
    <w:rsid w:val="00F0253B"/>
    <w:rsid w:val="00F027B4"/>
    <w:rsid w:val="00F027E0"/>
    <w:rsid w:val="00F028D5"/>
    <w:rsid w:val="00F02910"/>
    <w:rsid w:val="00F02959"/>
    <w:rsid w:val="00F02A6C"/>
    <w:rsid w:val="00F02D61"/>
    <w:rsid w:val="00F02D9A"/>
    <w:rsid w:val="00F03089"/>
    <w:rsid w:val="00F032C9"/>
    <w:rsid w:val="00F033DB"/>
    <w:rsid w:val="00F0351D"/>
    <w:rsid w:val="00F037DF"/>
    <w:rsid w:val="00F03A2F"/>
    <w:rsid w:val="00F03C79"/>
    <w:rsid w:val="00F03D3E"/>
    <w:rsid w:val="00F03D5F"/>
    <w:rsid w:val="00F03F2F"/>
    <w:rsid w:val="00F03FA5"/>
    <w:rsid w:val="00F0402A"/>
    <w:rsid w:val="00F040E2"/>
    <w:rsid w:val="00F04115"/>
    <w:rsid w:val="00F041A8"/>
    <w:rsid w:val="00F0433D"/>
    <w:rsid w:val="00F04345"/>
    <w:rsid w:val="00F0438E"/>
    <w:rsid w:val="00F04548"/>
    <w:rsid w:val="00F048EE"/>
    <w:rsid w:val="00F0491F"/>
    <w:rsid w:val="00F04AA7"/>
    <w:rsid w:val="00F04D9C"/>
    <w:rsid w:val="00F050CA"/>
    <w:rsid w:val="00F050F4"/>
    <w:rsid w:val="00F05207"/>
    <w:rsid w:val="00F0521C"/>
    <w:rsid w:val="00F05B7F"/>
    <w:rsid w:val="00F05BA1"/>
    <w:rsid w:val="00F05C0F"/>
    <w:rsid w:val="00F05C49"/>
    <w:rsid w:val="00F05D17"/>
    <w:rsid w:val="00F05D83"/>
    <w:rsid w:val="00F0613D"/>
    <w:rsid w:val="00F06171"/>
    <w:rsid w:val="00F0635F"/>
    <w:rsid w:val="00F064DB"/>
    <w:rsid w:val="00F0658C"/>
    <w:rsid w:val="00F065A6"/>
    <w:rsid w:val="00F06623"/>
    <w:rsid w:val="00F0667D"/>
    <w:rsid w:val="00F067C6"/>
    <w:rsid w:val="00F06834"/>
    <w:rsid w:val="00F069E5"/>
    <w:rsid w:val="00F06B55"/>
    <w:rsid w:val="00F06B95"/>
    <w:rsid w:val="00F06BEF"/>
    <w:rsid w:val="00F06CAD"/>
    <w:rsid w:val="00F06DE8"/>
    <w:rsid w:val="00F06FC1"/>
    <w:rsid w:val="00F070D6"/>
    <w:rsid w:val="00F070EA"/>
    <w:rsid w:val="00F075E2"/>
    <w:rsid w:val="00F077F5"/>
    <w:rsid w:val="00F078DC"/>
    <w:rsid w:val="00F07944"/>
    <w:rsid w:val="00F07A92"/>
    <w:rsid w:val="00F07B89"/>
    <w:rsid w:val="00F07C22"/>
    <w:rsid w:val="00F07E18"/>
    <w:rsid w:val="00F07E98"/>
    <w:rsid w:val="00F07EF9"/>
    <w:rsid w:val="00F07F40"/>
    <w:rsid w:val="00F102CE"/>
    <w:rsid w:val="00F102DD"/>
    <w:rsid w:val="00F104E8"/>
    <w:rsid w:val="00F10540"/>
    <w:rsid w:val="00F105B8"/>
    <w:rsid w:val="00F105ED"/>
    <w:rsid w:val="00F107C6"/>
    <w:rsid w:val="00F10815"/>
    <w:rsid w:val="00F1084A"/>
    <w:rsid w:val="00F10C4B"/>
    <w:rsid w:val="00F10CB1"/>
    <w:rsid w:val="00F10E6E"/>
    <w:rsid w:val="00F10F5B"/>
    <w:rsid w:val="00F11136"/>
    <w:rsid w:val="00F1129B"/>
    <w:rsid w:val="00F112EC"/>
    <w:rsid w:val="00F11468"/>
    <w:rsid w:val="00F1157B"/>
    <w:rsid w:val="00F1159B"/>
    <w:rsid w:val="00F11682"/>
    <w:rsid w:val="00F11937"/>
    <w:rsid w:val="00F1198F"/>
    <w:rsid w:val="00F11E94"/>
    <w:rsid w:val="00F11FA7"/>
    <w:rsid w:val="00F120C0"/>
    <w:rsid w:val="00F12245"/>
    <w:rsid w:val="00F12427"/>
    <w:rsid w:val="00F125CC"/>
    <w:rsid w:val="00F12640"/>
    <w:rsid w:val="00F1293B"/>
    <w:rsid w:val="00F1297B"/>
    <w:rsid w:val="00F12989"/>
    <w:rsid w:val="00F12CD5"/>
    <w:rsid w:val="00F12DAA"/>
    <w:rsid w:val="00F12F62"/>
    <w:rsid w:val="00F1304B"/>
    <w:rsid w:val="00F13084"/>
    <w:rsid w:val="00F1309D"/>
    <w:rsid w:val="00F130E4"/>
    <w:rsid w:val="00F132A3"/>
    <w:rsid w:val="00F132A8"/>
    <w:rsid w:val="00F132CE"/>
    <w:rsid w:val="00F13369"/>
    <w:rsid w:val="00F13375"/>
    <w:rsid w:val="00F1344C"/>
    <w:rsid w:val="00F134C2"/>
    <w:rsid w:val="00F13528"/>
    <w:rsid w:val="00F135D2"/>
    <w:rsid w:val="00F1362C"/>
    <w:rsid w:val="00F1378B"/>
    <w:rsid w:val="00F137F0"/>
    <w:rsid w:val="00F13B87"/>
    <w:rsid w:val="00F13CD4"/>
    <w:rsid w:val="00F13EB8"/>
    <w:rsid w:val="00F13FF0"/>
    <w:rsid w:val="00F14073"/>
    <w:rsid w:val="00F140B6"/>
    <w:rsid w:val="00F14374"/>
    <w:rsid w:val="00F1442E"/>
    <w:rsid w:val="00F147B7"/>
    <w:rsid w:val="00F14A4C"/>
    <w:rsid w:val="00F14AF6"/>
    <w:rsid w:val="00F14CAE"/>
    <w:rsid w:val="00F14EDD"/>
    <w:rsid w:val="00F15124"/>
    <w:rsid w:val="00F151A7"/>
    <w:rsid w:val="00F15204"/>
    <w:rsid w:val="00F152CC"/>
    <w:rsid w:val="00F152E5"/>
    <w:rsid w:val="00F1538E"/>
    <w:rsid w:val="00F155D4"/>
    <w:rsid w:val="00F155F1"/>
    <w:rsid w:val="00F1568D"/>
    <w:rsid w:val="00F158F1"/>
    <w:rsid w:val="00F15947"/>
    <w:rsid w:val="00F159AC"/>
    <w:rsid w:val="00F15A5D"/>
    <w:rsid w:val="00F15B76"/>
    <w:rsid w:val="00F15BBF"/>
    <w:rsid w:val="00F15C5B"/>
    <w:rsid w:val="00F15C6B"/>
    <w:rsid w:val="00F15D4F"/>
    <w:rsid w:val="00F15FB7"/>
    <w:rsid w:val="00F161C5"/>
    <w:rsid w:val="00F16222"/>
    <w:rsid w:val="00F1635B"/>
    <w:rsid w:val="00F16455"/>
    <w:rsid w:val="00F1674D"/>
    <w:rsid w:val="00F167ED"/>
    <w:rsid w:val="00F16992"/>
    <w:rsid w:val="00F16A60"/>
    <w:rsid w:val="00F16A92"/>
    <w:rsid w:val="00F16C4C"/>
    <w:rsid w:val="00F16DF6"/>
    <w:rsid w:val="00F16E1C"/>
    <w:rsid w:val="00F16F69"/>
    <w:rsid w:val="00F174B0"/>
    <w:rsid w:val="00F17553"/>
    <w:rsid w:val="00F17601"/>
    <w:rsid w:val="00F17826"/>
    <w:rsid w:val="00F17866"/>
    <w:rsid w:val="00F17981"/>
    <w:rsid w:val="00F17C35"/>
    <w:rsid w:val="00F17CB2"/>
    <w:rsid w:val="00F17CDA"/>
    <w:rsid w:val="00F17E83"/>
    <w:rsid w:val="00F201C7"/>
    <w:rsid w:val="00F201E9"/>
    <w:rsid w:val="00F20229"/>
    <w:rsid w:val="00F2047C"/>
    <w:rsid w:val="00F20584"/>
    <w:rsid w:val="00F2074E"/>
    <w:rsid w:val="00F20899"/>
    <w:rsid w:val="00F20A82"/>
    <w:rsid w:val="00F20B1C"/>
    <w:rsid w:val="00F20D8B"/>
    <w:rsid w:val="00F20DA2"/>
    <w:rsid w:val="00F20DAE"/>
    <w:rsid w:val="00F21002"/>
    <w:rsid w:val="00F21104"/>
    <w:rsid w:val="00F2137B"/>
    <w:rsid w:val="00F213E4"/>
    <w:rsid w:val="00F21647"/>
    <w:rsid w:val="00F218AA"/>
    <w:rsid w:val="00F21920"/>
    <w:rsid w:val="00F21BC5"/>
    <w:rsid w:val="00F21D8F"/>
    <w:rsid w:val="00F21F4C"/>
    <w:rsid w:val="00F22103"/>
    <w:rsid w:val="00F222FD"/>
    <w:rsid w:val="00F22405"/>
    <w:rsid w:val="00F2245A"/>
    <w:rsid w:val="00F224E9"/>
    <w:rsid w:val="00F22564"/>
    <w:rsid w:val="00F22594"/>
    <w:rsid w:val="00F226F7"/>
    <w:rsid w:val="00F22757"/>
    <w:rsid w:val="00F227A5"/>
    <w:rsid w:val="00F227AF"/>
    <w:rsid w:val="00F22BC6"/>
    <w:rsid w:val="00F22C2E"/>
    <w:rsid w:val="00F22CF2"/>
    <w:rsid w:val="00F22D46"/>
    <w:rsid w:val="00F22E34"/>
    <w:rsid w:val="00F22F49"/>
    <w:rsid w:val="00F23082"/>
    <w:rsid w:val="00F2322C"/>
    <w:rsid w:val="00F23286"/>
    <w:rsid w:val="00F2360B"/>
    <w:rsid w:val="00F2363F"/>
    <w:rsid w:val="00F2367B"/>
    <w:rsid w:val="00F238A0"/>
    <w:rsid w:val="00F239A1"/>
    <w:rsid w:val="00F23AA2"/>
    <w:rsid w:val="00F23BC1"/>
    <w:rsid w:val="00F23C24"/>
    <w:rsid w:val="00F23DD6"/>
    <w:rsid w:val="00F23FDB"/>
    <w:rsid w:val="00F2431B"/>
    <w:rsid w:val="00F2433F"/>
    <w:rsid w:val="00F24348"/>
    <w:rsid w:val="00F24518"/>
    <w:rsid w:val="00F24589"/>
    <w:rsid w:val="00F24672"/>
    <w:rsid w:val="00F24733"/>
    <w:rsid w:val="00F2475D"/>
    <w:rsid w:val="00F24B71"/>
    <w:rsid w:val="00F24B94"/>
    <w:rsid w:val="00F24BFD"/>
    <w:rsid w:val="00F24C90"/>
    <w:rsid w:val="00F24ED7"/>
    <w:rsid w:val="00F24FCE"/>
    <w:rsid w:val="00F250BB"/>
    <w:rsid w:val="00F250CC"/>
    <w:rsid w:val="00F251AF"/>
    <w:rsid w:val="00F251FD"/>
    <w:rsid w:val="00F2521C"/>
    <w:rsid w:val="00F25246"/>
    <w:rsid w:val="00F25302"/>
    <w:rsid w:val="00F254EA"/>
    <w:rsid w:val="00F257A3"/>
    <w:rsid w:val="00F25816"/>
    <w:rsid w:val="00F25874"/>
    <w:rsid w:val="00F25A54"/>
    <w:rsid w:val="00F25B22"/>
    <w:rsid w:val="00F25C75"/>
    <w:rsid w:val="00F25CF3"/>
    <w:rsid w:val="00F262C0"/>
    <w:rsid w:val="00F26579"/>
    <w:rsid w:val="00F266A2"/>
    <w:rsid w:val="00F266E7"/>
    <w:rsid w:val="00F2684C"/>
    <w:rsid w:val="00F26BA3"/>
    <w:rsid w:val="00F26C2C"/>
    <w:rsid w:val="00F26D61"/>
    <w:rsid w:val="00F26EAB"/>
    <w:rsid w:val="00F27061"/>
    <w:rsid w:val="00F27372"/>
    <w:rsid w:val="00F27488"/>
    <w:rsid w:val="00F27565"/>
    <w:rsid w:val="00F27671"/>
    <w:rsid w:val="00F27919"/>
    <w:rsid w:val="00F27A7D"/>
    <w:rsid w:val="00F27A8A"/>
    <w:rsid w:val="00F27E22"/>
    <w:rsid w:val="00F27F7F"/>
    <w:rsid w:val="00F300F5"/>
    <w:rsid w:val="00F3010B"/>
    <w:rsid w:val="00F30189"/>
    <w:rsid w:val="00F303DB"/>
    <w:rsid w:val="00F3046C"/>
    <w:rsid w:val="00F305A4"/>
    <w:rsid w:val="00F305CD"/>
    <w:rsid w:val="00F3063C"/>
    <w:rsid w:val="00F30663"/>
    <w:rsid w:val="00F30782"/>
    <w:rsid w:val="00F30797"/>
    <w:rsid w:val="00F30876"/>
    <w:rsid w:val="00F30893"/>
    <w:rsid w:val="00F3097E"/>
    <w:rsid w:val="00F30AFB"/>
    <w:rsid w:val="00F30B50"/>
    <w:rsid w:val="00F30D02"/>
    <w:rsid w:val="00F30D18"/>
    <w:rsid w:val="00F30DA4"/>
    <w:rsid w:val="00F30DDE"/>
    <w:rsid w:val="00F30E22"/>
    <w:rsid w:val="00F3108E"/>
    <w:rsid w:val="00F3128B"/>
    <w:rsid w:val="00F312D6"/>
    <w:rsid w:val="00F314A6"/>
    <w:rsid w:val="00F315DD"/>
    <w:rsid w:val="00F31623"/>
    <w:rsid w:val="00F3198B"/>
    <w:rsid w:val="00F31C36"/>
    <w:rsid w:val="00F31CB1"/>
    <w:rsid w:val="00F31F63"/>
    <w:rsid w:val="00F31F70"/>
    <w:rsid w:val="00F31FB7"/>
    <w:rsid w:val="00F320D9"/>
    <w:rsid w:val="00F320FE"/>
    <w:rsid w:val="00F321D6"/>
    <w:rsid w:val="00F32375"/>
    <w:rsid w:val="00F32500"/>
    <w:rsid w:val="00F3282A"/>
    <w:rsid w:val="00F32D6D"/>
    <w:rsid w:val="00F32E1C"/>
    <w:rsid w:val="00F3314E"/>
    <w:rsid w:val="00F331CA"/>
    <w:rsid w:val="00F331FA"/>
    <w:rsid w:val="00F333F7"/>
    <w:rsid w:val="00F335E3"/>
    <w:rsid w:val="00F33725"/>
    <w:rsid w:val="00F33960"/>
    <w:rsid w:val="00F33A73"/>
    <w:rsid w:val="00F33AD5"/>
    <w:rsid w:val="00F33D30"/>
    <w:rsid w:val="00F33F22"/>
    <w:rsid w:val="00F340DC"/>
    <w:rsid w:val="00F34205"/>
    <w:rsid w:val="00F34468"/>
    <w:rsid w:val="00F34553"/>
    <w:rsid w:val="00F34715"/>
    <w:rsid w:val="00F3477E"/>
    <w:rsid w:val="00F34C2B"/>
    <w:rsid w:val="00F34D14"/>
    <w:rsid w:val="00F34E25"/>
    <w:rsid w:val="00F34E64"/>
    <w:rsid w:val="00F35158"/>
    <w:rsid w:val="00F35343"/>
    <w:rsid w:val="00F3555C"/>
    <w:rsid w:val="00F35571"/>
    <w:rsid w:val="00F35679"/>
    <w:rsid w:val="00F35832"/>
    <w:rsid w:val="00F35A66"/>
    <w:rsid w:val="00F35BCE"/>
    <w:rsid w:val="00F35F1B"/>
    <w:rsid w:val="00F35F2E"/>
    <w:rsid w:val="00F35F6E"/>
    <w:rsid w:val="00F35F71"/>
    <w:rsid w:val="00F3606D"/>
    <w:rsid w:val="00F3610D"/>
    <w:rsid w:val="00F36386"/>
    <w:rsid w:val="00F363AE"/>
    <w:rsid w:val="00F366EA"/>
    <w:rsid w:val="00F36864"/>
    <w:rsid w:val="00F36AC9"/>
    <w:rsid w:val="00F36DD8"/>
    <w:rsid w:val="00F370FE"/>
    <w:rsid w:val="00F37112"/>
    <w:rsid w:val="00F37129"/>
    <w:rsid w:val="00F3722A"/>
    <w:rsid w:val="00F373EA"/>
    <w:rsid w:val="00F37450"/>
    <w:rsid w:val="00F3760F"/>
    <w:rsid w:val="00F37619"/>
    <w:rsid w:val="00F3768A"/>
    <w:rsid w:val="00F37805"/>
    <w:rsid w:val="00F37963"/>
    <w:rsid w:val="00F379D5"/>
    <w:rsid w:val="00F37A18"/>
    <w:rsid w:val="00F37ABF"/>
    <w:rsid w:val="00F37BCC"/>
    <w:rsid w:val="00F37D48"/>
    <w:rsid w:val="00F37D96"/>
    <w:rsid w:val="00F37EF0"/>
    <w:rsid w:val="00F37FA1"/>
    <w:rsid w:val="00F37FC1"/>
    <w:rsid w:val="00F40181"/>
    <w:rsid w:val="00F40226"/>
    <w:rsid w:val="00F40328"/>
    <w:rsid w:val="00F4047B"/>
    <w:rsid w:val="00F404E8"/>
    <w:rsid w:val="00F40647"/>
    <w:rsid w:val="00F4067F"/>
    <w:rsid w:val="00F40822"/>
    <w:rsid w:val="00F40AAC"/>
    <w:rsid w:val="00F40AD8"/>
    <w:rsid w:val="00F40C9B"/>
    <w:rsid w:val="00F40D6F"/>
    <w:rsid w:val="00F4110A"/>
    <w:rsid w:val="00F411BA"/>
    <w:rsid w:val="00F411D2"/>
    <w:rsid w:val="00F41206"/>
    <w:rsid w:val="00F41207"/>
    <w:rsid w:val="00F412BF"/>
    <w:rsid w:val="00F4149F"/>
    <w:rsid w:val="00F414B7"/>
    <w:rsid w:val="00F41530"/>
    <w:rsid w:val="00F41562"/>
    <w:rsid w:val="00F41638"/>
    <w:rsid w:val="00F416A1"/>
    <w:rsid w:val="00F41702"/>
    <w:rsid w:val="00F41864"/>
    <w:rsid w:val="00F419F7"/>
    <w:rsid w:val="00F41A68"/>
    <w:rsid w:val="00F41BC1"/>
    <w:rsid w:val="00F41D59"/>
    <w:rsid w:val="00F41FF6"/>
    <w:rsid w:val="00F42020"/>
    <w:rsid w:val="00F4210A"/>
    <w:rsid w:val="00F42265"/>
    <w:rsid w:val="00F4238F"/>
    <w:rsid w:val="00F4243E"/>
    <w:rsid w:val="00F42655"/>
    <w:rsid w:val="00F426CE"/>
    <w:rsid w:val="00F4286B"/>
    <w:rsid w:val="00F42939"/>
    <w:rsid w:val="00F42942"/>
    <w:rsid w:val="00F42955"/>
    <w:rsid w:val="00F42C05"/>
    <w:rsid w:val="00F42F89"/>
    <w:rsid w:val="00F4309E"/>
    <w:rsid w:val="00F430DC"/>
    <w:rsid w:val="00F4321E"/>
    <w:rsid w:val="00F43229"/>
    <w:rsid w:val="00F43448"/>
    <w:rsid w:val="00F434AD"/>
    <w:rsid w:val="00F4366C"/>
    <w:rsid w:val="00F436D4"/>
    <w:rsid w:val="00F436EB"/>
    <w:rsid w:val="00F43804"/>
    <w:rsid w:val="00F438CC"/>
    <w:rsid w:val="00F438E5"/>
    <w:rsid w:val="00F4391D"/>
    <w:rsid w:val="00F4397A"/>
    <w:rsid w:val="00F43D17"/>
    <w:rsid w:val="00F43D5E"/>
    <w:rsid w:val="00F43EDB"/>
    <w:rsid w:val="00F440B2"/>
    <w:rsid w:val="00F441B1"/>
    <w:rsid w:val="00F44372"/>
    <w:rsid w:val="00F44386"/>
    <w:rsid w:val="00F445F2"/>
    <w:rsid w:val="00F446AD"/>
    <w:rsid w:val="00F44B5C"/>
    <w:rsid w:val="00F44C8E"/>
    <w:rsid w:val="00F44DCB"/>
    <w:rsid w:val="00F44DF6"/>
    <w:rsid w:val="00F44E10"/>
    <w:rsid w:val="00F454AD"/>
    <w:rsid w:val="00F455CB"/>
    <w:rsid w:val="00F4565D"/>
    <w:rsid w:val="00F4596B"/>
    <w:rsid w:val="00F45E82"/>
    <w:rsid w:val="00F45EDF"/>
    <w:rsid w:val="00F45EE5"/>
    <w:rsid w:val="00F4607C"/>
    <w:rsid w:val="00F46153"/>
    <w:rsid w:val="00F46221"/>
    <w:rsid w:val="00F46230"/>
    <w:rsid w:val="00F4641C"/>
    <w:rsid w:val="00F46461"/>
    <w:rsid w:val="00F466D9"/>
    <w:rsid w:val="00F467C6"/>
    <w:rsid w:val="00F468DD"/>
    <w:rsid w:val="00F46B91"/>
    <w:rsid w:val="00F46BB1"/>
    <w:rsid w:val="00F46EA6"/>
    <w:rsid w:val="00F47077"/>
    <w:rsid w:val="00F472DD"/>
    <w:rsid w:val="00F47366"/>
    <w:rsid w:val="00F4746E"/>
    <w:rsid w:val="00F47483"/>
    <w:rsid w:val="00F47624"/>
    <w:rsid w:val="00F478C6"/>
    <w:rsid w:val="00F479B9"/>
    <w:rsid w:val="00F47A4B"/>
    <w:rsid w:val="00F47C77"/>
    <w:rsid w:val="00F47E96"/>
    <w:rsid w:val="00F47F11"/>
    <w:rsid w:val="00F500D9"/>
    <w:rsid w:val="00F501CB"/>
    <w:rsid w:val="00F502B0"/>
    <w:rsid w:val="00F50344"/>
    <w:rsid w:val="00F5057C"/>
    <w:rsid w:val="00F50661"/>
    <w:rsid w:val="00F50681"/>
    <w:rsid w:val="00F508E1"/>
    <w:rsid w:val="00F50B40"/>
    <w:rsid w:val="00F50B69"/>
    <w:rsid w:val="00F50BD6"/>
    <w:rsid w:val="00F51088"/>
    <w:rsid w:val="00F512A1"/>
    <w:rsid w:val="00F51419"/>
    <w:rsid w:val="00F51717"/>
    <w:rsid w:val="00F51AA4"/>
    <w:rsid w:val="00F51B6F"/>
    <w:rsid w:val="00F51BA6"/>
    <w:rsid w:val="00F51BAB"/>
    <w:rsid w:val="00F51BE6"/>
    <w:rsid w:val="00F51C68"/>
    <w:rsid w:val="00F51E8A"/>
    <w:rsid w:val="00F51F45"/>
    <w:rsid w:val="00F51FF2"/>
    <w:rsid w:val="00F5210C"/>
    <w:rsid w:val="00F523FB"/>
    <w:rsid w:val="00F525BE"/>
    <w:rsid w:val="00F52826"/>
    <w:rsid w:val="00F528BD"/>
    <w:rsid w:val="00F52DA8"/>
    <w:rsid w:val="00F53228"/>
    <w:rsid w:val="00F5324A"/>
    <w:rsid w:val="00F53343"/>
    <w:rsid w:val="00F5357E"/>
    <w:rsid w:val="00F535E2"/>
    <w:rsid w:val="00F53753"/>
    <w:rsid w:val="00F53828"/>
    <w:rsid w:val="00F53926"/>
    <w:rsid w:val="00F539FA"/>
    <w:rsid w:val="00F53F3B"/>
    <w:rsid w:val="00F53F46"/>
    <w:rsid w:val="00F541BF"/>
    <w:rsid w:val="00F541C8"/>
    <w:rsid w:val="00F54250"/>
    <w:rsid w:val="00F543A2"/>
    <w:rsid w:val="00F543AD"/>
    <w:rsid w:val="00F5448F"/>
    <w:rsid w:val="00F5451D"/>
    <w:rsid w:val="00F54718"/>
    <w:rsid w:val="00F54725"/>
    <w:rsid w:val="00F5499A"/>
    <w:rsid w:val="00F549BF"/>
    <w:rsid w:val="00F54A0A"/>
    <w:rsid w:val="00F54B48"/>
    <w:rsid w:val="00F54B90"/>
    <w:rsid w:val="00F54BE8"/>
    <w:rsid w:val="00F54C72"/>
    <w:rsid w:val="00F54CF9"/>
    <w:rsid w:val="00F54D18"/>
    <w:rsid w:val="00F54DEC"/>
    <w:rsid w:val="00F54E90"/>
    <w:rsid w:val="00F54FC9"/>
    <w:rsid w:val="00F55109"/>
    <w:rsid w:val="00F5514B"/>
    <w:rsid w:val="00F553D9"/>
    <w:rsid w:val="00F5540D"/>
    <w:rsid w:val="00F55471"/>
    <w:rsid w:val="00F554F8"/>
    <w:rsid w:val="00F55613"/>
    <w:rsid w:val="00F55644"/>
    <w:rsid w:val="00F556B3"/>
    <w:rsid w:val="00F557DC"/>
    <w:rsid w:val="00F55965"/>
    <w:rsid w:val="00F56115"/>
    <w:rsid w:val="00F562A5"/>
    <w:rsid w:val="00F563DB"/>
    <w:rsid w:val="00F56536"/>
    <w:rsid w:val="00F566F9"/>
    <w:rsid w:val="00F5695D"/>
    <w:rsid w:val="00F5696F"/>
    <w:rsid w:val="00F56A4C"/>
    <w:rsid w:val="00F56DE1"/>
    <w:rsid w:val="00F56F68"/>
    <w:rsid w:val="00F5713D"/>
    <w:rsid w:val="00F572D1"/>
    <w:rsid w:val="00F57315"/>
    <w:rsid w:val="00F57393"/>
    <w:rsid w:val="00F573FD"/>
    <w:rsid w:val="00F5776A"/>
    <w:rsid w:val="00F578BF"/>
    <w:rsid w:val="00F57CE6"/>
    <w:rsid w:val="00F57D9B"/>
    <w:rsid w:val="00F57DD6"/>
    <w:rsid w:val="00F57F08"/>
    <w:rsid w:val="00F57F2F"/>
    <w:rsid w:val="00F600F0"/>
    <w:rsid w:val="00F60435"/>
    <w:rsid w:val="00F6045F"/>
    <w:rsid w:val="00F60555"/>
    <w:rsid w:val="00F60572"/>
    <w:rsid w:val="00F606A0"/>
    <w:rsid w:val="00F60A40"/>
    <w:rsid w:val="00F60CAB"/>
    <w:rsid w:val="00F60D5C"/>
    <w:rsid w:val="00F610D1"/>
    <w:rsid w:val="00F61216"/>
    <w:rsid w:val="00F6141F"/>
    <w:rsid w:val="00F614B9"/>
    <w:rsid w:val="00F61691"/>
    <w:rsid w:val="00F6186F"/>
    <w:rsid w:val="00F61999"/>
    <w:rsid w:val="00F61AA3"/>
    <w:rsid w:val="00F61E48"/>
    <w:rsid w:val="00F61F74"/>
    <w:rsid w:val="00F62503"/>
    <w:rsid w:val="00F62592"/>
    <w:rsid w:val="00F62767"/>
    <w:rsid w:val="00F62779"/>
    <w:rsid w:val="00F628A7"/>
    <w:rsid w:val="00F62CE8"/>
    <w:rsid w:val="00F62D32"/>
    <w:rsid w:val="00F63050"/>
    <w:rsid w:val="00F632E6"/>
    <w:rsid w:val="00F6330B"/>
    <w:rsid w:val="00F63633"/>
    <w:rsid w:val="00F6367C"/>
    <w:rsid w:val="00F63697"/>
    <w:rsid w:val="00F63793"/>
    <w:rsid w:val="00F63821"/>
    <w:rsid w:val="00F6385A"/>
    <w:rsid w:val="00F638E8"/>
    <w:rsid w:val="00F63AEA"/>
    <w:rsid w:val="00F63FAE"/>
    <w:rsid w:val="00F6400E"/>
    <w:rsid w:val="00F642B1"/>
    <w:rsid w:val="00F642DF"/>
    <w:rsid w:val="00F6435B"/>
    <w:rsid w:val="00F645F4"/>
    <w:rsid w:val="00F64698"/>
    <w:rsid w:val="00F64919"/>
    <w:rsid w:val="00F64A1C"/>
    <w:rsid w:val="00F64A1F"/>
    <w:rsid w:val="00F64B34"/>
    <w:rsid w:val="00F64D2B"/>
    <w:rsid w:val="00F64E24"/>
    <w:rsid w:val="00F64E4E"/>
    <w:rsid w:val="00F64FA2"/>
    <w:rsid w:val="00F6510E"/>
    <w:rsid w:val="00F651A5"/>
    <w:rsid w:val="00F652BE"/>
    <w:rsid w:val="00F65375"/>
    <w:rsid w:val="00F6570A"/>
    <w:rsid w:val="00F657B0"/>
    <w:rsid w:val="00F6582B"/>
    <w:rsid w:val="00F658A0"/>
    <w:rsid w:val="00F659D9"/>
    <w:rsid w:val="00F659FF"/>
    <w:rsid w:val="00F65AC5"/>
    <w:rsid w:val="00F65B1D"/>
    <w:rsid w:val="00F65C69"/>
    <w:rsid w:val="00F65DCE"/>
    <w:rsid w:val="00F65F53"/>
    <w:rsid w:val="00F661D0"/>
    <w:rsid w:val="00F662A9"/>
    <w:rsid w:val="00F66365"/>
    <w:rsid w:val="00F663EF"/>
    <w:rsid w:val="00F666BE"/>
    <w:rsid w:val="00F66789"/>
    <w:rsid w:val="00F667B3"/>
    <w:rsid w:val="00F668D5"/>
    <w:rsid w:val="00F668DE"/>
    <w:rsid w:val="00F668EB"/>
    <w:rsid w:val="00F669F9"/>
    <w:rsid w:val="00F66BA6"/>
    <w:rsid w:val="00F66C3F"/>
    <w:rsid w:val="00F66D4C"/>
    <w:rsid w:val="00F66EBB"/>
    <w:rsid w:val="00F66F87"/>
    <w:rsid w:val="00F673F4"/>
    <w:rsid w:val="00F6744B"/>
    <w:rsid w:val="00F67665"/>
    <w:rsid w:val="00F67BEE"/>
    <w:rsid w:val="00F67F91"/>
    <w:rsid w:val="00F70610"/>
    <w:rsid w:val="00F70636"/>
    <w:rsid w:val="00F706FC"/>
    <w:rsid w:val="00F70737"/>
    <w:rsid w:val="00F70C15"/>
    <w:rsid w:val="00F70C65"/>
    <w:rsid w:val="00F70F4A"/>
    <w:rsid w:val="00F71276"/>
    <w:rsid w:val="00F7136F"/>
    <w:rsid w:val="00F71445"/>
    <w:rsid w:val="00F7147C"/>
    <w:rsid w:val="00F715B8"/>
    <w:rsid w:val="00F718AD"/>
    <w:rsid w:val="00F718C4"/>
    <w:rsid w:val="00F7190C"/>
    <w:rsid w:val="00F71975"/>
    <w:rsid w:val="00F71C03"/>
    <w:rsid w:val="00F71C12"/>
    <w:rsid w:val="00F71C2F"/>
    <w:rsid w:val="00F71D6F"/>
    <w:rsid w:val="00F71DE5"/>
    <w:rsid w:val="00F71E61"/>
    <w:rsid w:val="00F71F3E"/>
    <w:rsid w:val="00F72007"/>
    <w:rsid w:val="00F720E7"/>
    <w:rsid w:val="00F72158"/>
    <w:rsid w:val="00F72371"/>
    <w:rsid w:val="00F7255D"/>
    <w:rsid w:val="00F725F8"/>
    <w:rsid w:val="00F729C6"/>
    <w:rsid w:val="00F729E8"/>
    <w:rsid w:val="00F729F6"/>
    <w:rsid w:val="00F72B4D"/>
    <w:rsid w:val="00F72BB8"/>
    <w:rsid w:val="00F73093"/>
    <w:rsid w:val="00F7317C"/>
    <w:rsid w:val="00F73206"/>
    <w:rsid w:val="00F73213"/>
    <w:rsid w:val="00F732AC"/>
    <w:rsid w:val="00F733FE"/>
    <w:rsid w:val="00F73419"/>
    <w:rsid w:val="00F73555"/>
    <w:rsid w:val="00F73633"/>
    <w:rsid w:val="00F7395D"/>
    <w:rsid w:val="00F73A95"/>
    <w:rsid w:val="00F73B12"/>
    <w:rsid w:val="00F73B9F"/>
    <w:rsid w:val="00F73BE9"/>
    <w:rsid w:val="00F73CE7"/>
    <w:rsid w:val="00F73EBC"/>
    <w:rsid w:val="00F73EDF"/>
    <w:rsid w:val="00F742AB"/>
    <w:rsid w:val="00F742E0"/>
    <w:rsid w:val="00F74518"/>
    <w:rsid w:val="00F7460A"/>
    <w:rsid w:val="00F7472E"/>
    <w:rsid w:val="00F7476E"/>
    <w:rsid w:val="00F74888"/>
    <w:rsid w:val="00F74AC5"/>
    <w:rsid w:val="00F74B85"/>
    <w:rsid w:val="00F74BCF"/>
    <w:rsid w:val="00F74C7F"/>
    <w:rsid w:val="00F74F11"/>
    <w:rsid w:val="00F7513E"/>
    <w:rsid w:val="00F75284"/>
    <w:rsid w:val="00F752FE"/>
    <w:rsid w:val="00F75378"/>
    <w:rsid w:val="00F7550A"/>
    <w:rsid w:val="00F75547"/>
    <w:rsid w:val="00F75662"/>
    <w:rsid w:val="00F75806"/>
    <w:rsid w:val="00F75830"/>
    <w:rsid w:val="00F75831"/>
    <w:rsid w:val="00F75874"/>
    <w:rsid w:val="00F75A75"/>
    <w:rsid w:val="00F75B5B"/>
    <w:rsid w:val="00F75C08"/>
    <w:rsid w:val="00F75C30"/>
    <w:rsid w:val="00F75C3B"/>
    <w:rsid w:val="00F75CA4"/>
    <w:rsid w:val="00F75E9C"/>
    <w:rsid w:val="00F75FFD"/>
    <w:rsid w:val="00F76080"/>
    <w:rsid w:val="00F76282"/>
    <w:rsid w:val="00F763A1"/>
    <w:rsid w:val="00F763E9"/>
    <w:rsid w:val="00F763ED"/>
    <w:rsid w:val="00F76559"/>
    <w:rsid w:val="00F76568"/>
    <w:rsid w:val="00F76607"/>
    <w:rsid w:val="00F7660A"/>
    <w:rsid w:val="00F76661"/>
    <w:rsid w:val="00F767FB"/>
    <w:rsid w:val="00F768BA"/>
    <w:rsid w:val="00F769A6"/>
    <w:rsid w:val="00F76C48"/>
    <w:rsid w:val="00F76CD0"/>
    <w:rsid w:val="00F76DC6"/>
    <w:rsid w:val="00F76F3D"/>
    <w:rsid w:val="00F7703E"/>
    <w:rsid w:val="00F77089"/>
    <w:rsid w:val="00F7719A"/>
    <w:rsid w:val="00F77304"/>
    <w:rsid w:val="00F774BB"/>
    <w:rsid w:val="00F7752E"/>
    <w:rsid w:val="00F776A9"/>
    <w:rsid w:val="00F777E5"/>
    <w:rsid w:val="00F77886"/>
    <w:rsid w:val="00F8029B"/>
    <w:rsid w:val="00F806B4"/>
    <w:rsid w:val="00F80E7E"/>
    <w:rsid w:val="00F81049"/>
    <w:rsid w:val="00F8137D"/>
    <w:rsid w:val="00F818D4"/>
    <w:rsid w:val="00F8190D"/>
    <w:rsid w:val="00F81A82"/>
    <w:rsid w:val="00F81ABF"/>
    <w:rsid w:val="00F81FFC"/>
    <w:rsid w:val="00F8200A"/>
    <w:rsid w:val="00F82051"/>
    <w:rsid w:val="00F822EF"/>
    <w:rsid w:val="00F8236F"/>
    <w:rsid w:val="00F8239C"/>
    <w:rsid w:val="00F82DEE"/>
    <w:rsid w:val="00F82E19"/>
    <w:rsid w:val="00F82EA3"/>
    <w:rsid w:val="00F82EE8"/>
    <w:rsid w:val="00F82FE5"/>
    <w:rsid w:val="00F831F6"/>
    <w:rsid w:val="00F833BB"/>
    <w:rsid w:val="00F83439"/>
    <w:rsid w:val="00F83531"/>
    <w:rsid w:val="00F83571"/>
    <w:rsid w:val="00F838ED"/>
    <w:rsid w:val="00F83C28"/>
    <w:rsid w:val="00F83C67"/>
    <w:rsid w:val="00F83CBE"/>
    <w:rsid w:val="00F83CC6"/>
    <w:rsid w:val="00F83D18"/>
    <w:rsid w:val="00F83D62"/>
    <w:rsid w:val="00F83E13"/>
    <w:rsid w:val="00F83ECF"/>
    <w:rsid w:val="00F83FA3"/>
    <w:rsid w:val="00F84063"/>
    <w:rsid w:val="00F8408F"/>
    <w:rsid w:val="00F8412B"/>
    <w:rsid w:val="00F84215"/>
    <w:rsid w:val="00F84375"/>
    <w:rsid w:val="00F84743"/>
    <w:rsid w:val="00F847CF"/>
    <w:rsid w:val="00F84BA9"/>
    <w:rsid w:val="00F84DD1"/>
    <w:rsid w:val="00F84F05"/>
    <w:rsid w:val="00F84F97"/>
    <w:rsid w:val="00F850EA"/>
    <w:rsid w:val="00F85557"/>
    <w:rsid w:val="00F8571C"/>
    <w:rsid w:val="00F8595B"/>
    <w:rsid w:val="00F85B0D"/>
    <w:rsid w:val="00F85B8B"/>
    <w:rsid w:val="00F85C96"/>
    <w:rsid w:val="00F85D10"/>
    <w:rsid w:val="00F85E18"/>
    <w:rsid w:val="00F85E66"/>
    <w:rsid w:val="00F85ED6"/>
    <w:rsid w:val="00F861A5"/>
    <w:rsid w:val="00F862A4"/>
    <w:rsid w:val="00F863AE"/>
    <w:rsid w:val="00F863F7"/>
    <w:rsid w:val="00F86491"/>
    <w:rsid w:val="00F8666D"/>
    <w:rsid w:val="00F86755"/>
    <w:rsid w:val="00F86927"/>
    <w:rsid w:val="00F86A75"/>
    <w:rsid w:val="00F86AD4"/>
    <w:rsid w:val="00F86AE3"/>
    <w:rsid w:val="00F86BC5"/>
    <w:rsid w:val="00F86D70"/>
    <w:rsid w:val="00F86E84"/>
    <w:rsid w:val="00F87033"/>
    <w:rsid w:val="00F87234"/>
    <w:rsid w:val="00F8743C"/>
    <w:rsid w:val="00F8759E"/>
    <w:rsid w:val="00F87738"/>
    <w:rsid w:val="00F87872"/>
    <w:rsid w:val="00F87915"/>
    <w:rsid w:val="00F87A27"/>
    <w:rsid w:val="00F87A51"/>
    <w:rsid w:val="00F87BEB"/>
    <w:rsid w:val="00F87DC3"/>
    <w:rsid w:val="00F87E60"/>
    <w:rsid w:val="00F87F24"/>
    <w:rsid w:val="00F9008A"/>
    <w:rsid w:val="00F90099"/>
    <w:rsid w:val="00F902CE"/>
    <w:rsid w:val="00F9032F"/>
    <w:rsid w:val="00F903D5"/>
    <w:rsid w:val="00F904DD"/>
    <w:rsid w:val="00F90885"/>
    <w:rsid w:val="00F9088F"/>
    <w:rsid w:val="00F90CEC"/>
    <w:rsid w:val="00F90E85"/>
    <w:rsid w:val="00F910E3"/>
    <w:rsid w:val="00F9121F"/>
    <w:rsid w:val="00F91539"/>
    <w:rsid w:val="00F91852"/>
    <w:rsid w:val="00F91A85"/>
    <w:rsid w:val="00F91B94"/>
    <w:rsid w:val="00F91C65"/>
    <w:rsid w:val="00F91D99"/>
    <w:rsid w:val="00F91EEF"/>
    <w:rsid w:val="00F92004"/>
    <w:rsid w:val="00F9205B"/>
    <w:rsid w:val="00F920E4"/>
    <w:rsid w:val="00F9214E"/>
    <w:rsid w:val="00F921CA"/>
    <w:rsid w:val="00F921DA"/>
    <w:rsid w:val="00F9225F"/>
    <w:rsid w:val="00F9234F"/>
    <w:rsid w:val="00F927E4"/>
    <w:rsid w:val="00F92839"/>
    <w:rsid w:val="00F92915"/>
    <w:rsid w:val="00F92C0B"/>
    <w:rsid w:val="00F92CC6"/>
    <w:rsid w:val="00F92E08"/>
    <w:rsid w:val="00F92E8E"/>
    <w:rsid w:val="00F9304B"/>
    <w:rsid w:val="00F9319D"/>
    <w:rsid w:val="00F9349B"/>
    <w:rsid w:val="00F9354C"/>
    <w:rsid w:val="00F93590"/>
    <w:rsid w:val="00F938DC"/>
    <w:rsid w:val="00F93942"/>
    <w:rsid w:val="00F93A01"/>
    <w:rsid w:val="00F93AAA"/>
    <w:rsid w:val="00F93C60"/>
    <w:rsid w:val="00F93F2E"/>
    <w:rsid w:val="00F9482E"/>
    <w:rsid w:val="00F9491E"/>
    <w:rsid w:val="00F949F2"/>
    <w:rsid w:val="00F94AB7"/>
    <w:rsid w:val="00F94B92"/>
    <w:rsid w:val="00F94CAD"/>
    <w:rsid w:val="00F94D26"/>
    <w:rsid w:val="00F94DAB"/>
    <w:rsid w:val="00F94E7C"/>
    <w:rsid w:val="00F94F58"/>
    <w:rsid w:val="00F94FD9"/>
    <w:rsid w:val="00F9518B"/>
    <w:rsid w:val="00F951AF"/>
    <w:rsid w:val="00F95209"/>
    <w:rsid w:val="00F95465"/>
    <w:rsid w:val="00F95531"/>
    <w:rsid w:val="00F95784"/>
    <w:rsid w:val="00F9580B"/>
    <w:rsid w:val="00F95828"/>
    <w:rsid w:val="00F95856"/>
    <w:rsid w:val="00F958EE"/>
    <w:rsid w:val="00F959E9"/>
    <w:rsid w:val="00F95B4D"/>
    <w:rsid w:val="00F95F63"/>
    <w:rsid w:val="00F96035"/>
    <w:rsid w:val="00F962CA"/>
    <w:rsid w:val="00F96386"/>
    <w:rsid w:val="00F963E8"/>
    <w:rsid w:val="00F96429"/>
    <w:rsid w:val="00F96522"/>
    <w:rsid w:val="00F965AB"/>
    <w:rsid w:val="00F968FA"/>
    <w:rsid w:val="00F969E8"/>
    <w:rsid w:val="00F969F7"/>
    <w:rsid w:val="00F96DEF"/>
    <w:rsid w:val="00F970E5"/>
    <w:rsid w:val="00F9719E"/>
    <w:rsid w:val="00F9754B"/>
    <w:rsid w:val="00F9754F"/>
    <w:rsid w:val="00F97703"/>
    <w:rsid w:val="00F9773D"/>
    <w:rsid w:val="00F97791"/>
    <w:rsid w:val="00F97922"/>
    <w:rsid w:val="00F97A8E"/>
    <w:rsid w:val="00F97AD7"/>
    <w:rsid w:val="00F97C21"/>
    <w:rsid w:val="00F97CD1"/>
    <w:rsid w:val="00F97E83"/>
    <w:rsid w:val="00FA0342"/>
    <w:rsid w:val="00FA06C5"/>
    <w:rsid w:val="00FA06DA"/>
    <w:rsid w:val="00FA099F"/>
    <w:rsid w:val="00FA0A09"/>
    <w:rsid w:val="00FA0A38"/>
    <w:rsid w:val="00FA0BAC"/>
    <w:rsid w:val="00FA0C09"/>
    <w:rsid w:val="00FA0C61"/>
    <w:rsid w:val="00FA0E74"/>
    <w:rsid w:val="00FA0F32"/>
    <w:rsid w:val="00FA0FF1"/>
    <w:rsid w:val="00FA1273"/>
    <w:rsid w:val="00FA13CB"/>
    <w:rsid w:val="00FA148E"/>
    <w:rsid w:val="00FA14AA"/>
    <w:rsid w:val="00FA14E2"/>
    <w:rsid w:val="00FA167B"/>
    <w:rsid w:val="00FA16B7"/>
    <w:rsid w:val="00FA1759"/>
    <w:rsid w:val="00FA186F"/>
    <w:rsid w:val="00FA188C"/>
    <w:rsid w:val="00FA18CA"/>
    <w:rsid w:val="00FA1950"/>
    <w:rsid w:val="00FA1B6D"/>
    <w:rsid w:val="00FA1CAB"/>
    <w:rsid w:val="00FA1E8B"/>
    <w:rsid w:val="00FA2059"/>
    <w:rsid w:val="00FA2082"/>
    <w:rsid w:val="00FA269F"/>
    <w:rsid w:val="00FA273A"/>
    <w:rsid w:val="00FA288D"/>
    <w:rsid w:val="00FA2976"/>
    <w:rsid w:val="00FA2B31"/>
    <w:rsid w:val="00FA2B73"/>
    <w:rsid w:val="00FA2C08"/>
    <w:rsid w:val="00FA2DA2"/>
    <w:rsid w:val="00FA2F56"/>
    <w:rsid w:val="00FA2F97"/>
    <w:rsid w:val="00FA3007"/>
    <w:rsid w:val="00FA3112"/>
    <w:rsid w:val="00FA34D4"/>
    <w:rsid w:val="00FA360A"/>
    <w:rsid w:val="00FA3620"/>
    <w:rsid w:val="00FA3A97"/>
    <w:rsid w:val="00FA3B7C"/>
    <w:rsid w:val="00FA3EFD"/>
    <w:rsid w:val="00FA3F53"/>
    <w:rsid w:val="00FA3FF9"/>
    <w:rsid w:val="00FA481B"/>
    <w:rsid w:val="00FA482F"/>
    <w:rsid w:val="00FA49B4"/>
    <w:rsid w:val="00FA4A1E"/>
    <w:rsid w:val="00FA4A56"/>
    <w:rsid w:val="00FA4B14"/>
    <w:rsid w:val="00FA4DAA"/>
    <w:rsid w:val="00FA4E75"/>
    <w:rsid w:val="00FA5282"/>
    <w:rsid w:val="00FA548B"/>
    <w:rsid w:val="00FA557D"/>
    <w:rsid w:val="00FA5634"/>
    <w:rsid w:val="00FA56F1"/>
    <w:rsid w:val="00FA56F2"/>
    <w:rsid w:val="00FA5A70"/>
    <w:rsid w:val="00FA5AF2"/>
    <w:rsid w:val="00FA5B46"/>
    <w:rsid w:val="00FA5B84"/>
    <w:rsid w:val="00FA5BD7"/>
    <w:rsid w:val="00FA5E7E"/>
    <w:rsid w:val="00FA5EB1"/>
    <w:rsid w:val="00FA6104"/>
    <w:rsid w:val="00FA6250"/>
    <w:rsid w:val="00FA6327"/>
    <w:rsid w:val="00FA63DC"/>
    <w:rsid w:val="00FA6595"/>
    <w:rsid w:val="00FA67EB"/>
    <w:rsid w:val="00FA68E5"/>
    <w:rsid w:val="00FA6F58"/>
    <w:rsid w:val="00FA6FFA"/>
    <w:rsid w:val="00FA703D"/>
    <w:rsid w:val="00FA71DF"/>
    <w:rsid w:val="00FA72B6"/>
    <w:rsid w:val="00FA72F6"/>
    <w:rsid w:val="00FA746D"/>
    <w:rsid w:val="00FA7471"/>
    <w:rsid w:val="00FA755C"/>
    <w:rsid w:val="00FA7910"/>
    <w:rsid w:val="00FA7A0C"/>
    <w:rsid w:val="00FA7E8A"/>
    <w:rsid w:val="00FB0457"/>
    <w:rsid w:val="00FB0664"/>
    <w:rsid w:val="00FB0785"/>
    <w:rsid w:val="00FB0873"/>
    <w:rsid w:val="00FB09ED"/>
    <w:rsid w:val="00FB0CA4"/>
    <w:rsid w:val="00FB0E52"/>
    <w:rsid w:val="00FB0EAE"/>
    <w:rsid w:val="00FB101D"/>
    <w:rsid w:val="00FB12DA"/>
    <w:rsid w:val="00FB138B"/>
    <w:rsid w:val="00FB146B"/>
    <w:rsid w:val="00FB16B0"/>
    <w:rsid w:val="00FB170B"/>
    <w:rsid w:val="00FB17D5"/>
    <w:rsid w:val="00FB1993"/>
    <w:rsid w:val="00FB1B8E"/>
    <w:rsid w:val="00FB1D19"/>
    <w:rsid w:val="00FB1E39"/>
    <w:rsid w:val="00FB1F75"/>
    <w:rsid w:val="00FB22A9"/>
    <w:rsid w:val="00FB2508"/>
    <w:rsid w:val="00FB26A6"/>
    <w:rsid w:val="00FB273E"/>
    <w:rsid w:val="00FB283D"/>
    <w:rsid w:val="00FB288A"/>
    <w:rsid w:val="00FB2A00"/>
    <w:rsid w:val="00FB2D31"/>
    <w:rsid w:val="00FB2D87"/>
    <w:rsid w:val="00FB2EEB"/>
    <w:rsid w:val="00FB307F"/>
    <w:rsid w:val="00FB32A5"/>
    <w:rsid w:val="00FB32EB"/>
    <w:rsid w:val="00FB335D"/>
    <w:rsid w:val="00FB33B1"/>
    <w:rsid w:val="00FB33FC"/>
    <w:rsid w:val="00FB358E"/>
    <w:rsid w:val="00FB379B"/>
    <w:rsid w:val="00FB38A5"/>
    <w:rsid w:val="00FB3939"/>
    <w:rsid w:val="00FB39BE"/>
    <w:rsid w:val="00FB3B35"/>
    <w:rsid w:val="00FB3C3B"/>
    <w:rsid w:val="00FB3C9E"/>
    <w:rsid w:val="00FB3CF5"/>
    <w:rsid w:val="00FB4091"/>
    <w:rsid w:val="00FB4113"/>
    <w:rsid w:val="00FB422B"/>
    <w:rsid w:val="00FB4332"/>
    <w:rsid w:val="00FB44D5"/>
    <w:rsid w:val="00FB44F5"/>
    <w:rsid w:val="00FB4911"/>
    <w:rsid w:val="00FB4B61"/>
    <w:rsid w:val="00FB4FBF"/>
    <w:rsid w:val="00FB5005"/>
    <w:rsid w:val="00FB517B"/>
    <w:rsid w:val="00FB526E"/>
    <w:rsid w:val="00FB5356"/>
    <w:rsid w:val="00FB536E"/>
    <w:rsid w:val="00FB551A"/>
    <w:rsid w:val="00FB55CE"/>
    <w:rsid w:val="00FB56D1"/>
    <w:rsid w:val="00FB582A"/>
    <w:rsid w:val="00FB5A47"/>
    <w:rsid w:val="00FB5B95"/>
    <w:rsid w:val="00FB5C14"/>
    <w:rsid w:val="00FB5C59"/>
    <w:rsid w:val="00FB5D12"/>
    <w:rsid w:val="00FB5E42"/>
    <w:rsid w:val="00FB5F16"/>
    <w:rsid w:val="00FB60D0"/>
    <w:rsid w:val="00FB6359"/>
    <w:rsid w:val="00FB63D0"/>
    <w:rsid w:val="00FB6550"/>
    <w:rsid w:val="00FB681B"/>
    <w:rsid w:val="00FB6853"/>
    <w:rsid w:val="00FB6A59"/>
    <w:rsid w:val="00FB6B0A"/>
    <w:rsid w:val="00FB6CB4"/>
    <w:rsid w:val="00FB6CBE"/>
    <w:rsid w:val="00FB6D60"/>
    <w:rsid w:val="00FB6F86"/>
    <w:rsid w:val="00FB6F8B"/>
    <w:rsid w:val="00FB706B"/>
    <w:rsid w:val="00FB72C9"/>
    <w:rsid w:val="00FB73DD"/>
    <w:rsid w:val="00FB7404"/>
    <w:rsid w:val="00FB76B5"/>
    <w:rsid w:val="00FB7738"/>
    <w:rsid w:val="00FB7743"/>
    <w:rsid w:val="00FB787C"/>
    <w:rsid w:val="00FB7909"/>
    <w:rsid w:val="00FB79C2"/>
    <w:rsid w:val="00FB79CF"/>
    <w:rsid w:val="00FB79D5"/>
    <w:rsid w:val="00FB7AD3"/>
    <w:rsid w:val="00FB7EC3"/>
    <w:rsid w:val="00FC0080"/>
    <w:rsid w:val="00FC009E"/>
    <w:rsid w:val="00FC02DB"/>
    <w:rsid w:val="00FC0623"/>
    <w:rsid w:val="00FC06F6"/>
    <w:rsid w:val="00FC0730"/>
    <w:rsid w:val="00FC0843"/>
    <w:rsid w:val="00FC0CCB"/>
    <w:rsid w:val="00FC0D82"/>
    <w:rsid w:val="00FC1070"/>
    <w:rsid w:val="00FC11C8"/>
    <w:rsid w:val="00FC124E"/>
    <w:rsid w:val="00FC12C7"/>
    <w:rsid w:val="00FC12D7"/>
    <w:rsid w:val="00FC15CD"/>
    <w:rsid w:val="00FC160B"/>
    <w:rsid w:val="00FC1AAC"/>
    <w:rsid w:val="00FC1AF2"/>
    <w:rsid w:val="00FC1B68"/>
    <w:rsid w:val="00FC1DCD"/>
    <w:rsid w:val="00FC1E79"/>
    <w:rsid w:val="00FC1F23"/>
    <w:rsid w:val="00FC1FAC"/>
    <w:rsid w:val="00FC1FB9"/>
    <w:rsid w:val="00FC21A6"/>
    <w:rsid w:val="00FC22B3"/>
    <w:rsid w:val="00FC23ED"/>
    <w:rsid w:val="00FC24BA"/>
    <w:rsid w:val="00FC254A"/>
    <w:rsid w:val="00FC255F"/>
    <w:rsid w:val="00FC268F"/>
    <w:rsid w:val="00FC27B9"/>
    <w:rsid w:val="00FC2830"/>
    <w:rsid w:val="00FC2844"/>
    <w:rsid w:val="00FC28E5"/>
    <w:rsid w:val="00FC29E7"/>
    <w:rsid w:val="00FC2BC0"/>
    <w:rsid w:val="00FC2DC5"/>
    <w:rsid w:val="00FC3280"/>
    <w:rsid w:val="00FC32AE"/>
    <w:rsid w:val="00FC3357"/>
    <w:rsid w:val="00FC3601"/>
    <w:rsid w:val="00FC3878"/>
    <w:rsid w:val="00FC38E7"/>
    <w:rsid w:val="00FC3A43"/>
    <w:rsid w:val="00FC3A58"/>
    <w:rsid w:val="00FC3BF5"/>
    <w:rsid w:val="00FC3CC4"/>
    <w:rsid w:val="00FC3FBF"/>
    <w:rsid w:val="00FC438A"/>
    <w:rsid w:val="00FC4413"/>
    <w:rsid w:val="00FC4793"/>
    <w:rsid w:val="00FC4876"/>
    <w:rsid w:val="00FC489A"/>
    <w:rsid w:val="00FC4932"/>
    <w:rsid w:val="00FC4B63"/>
    <w:rsid w:val="00FC4C6C"/>
    <w:rsid w:val="00FC4DFB"/>
    <w:rsid w:val="00FC5007"/>
    <w:rsid w:val="00FC51F2"/>
    <w:rsid w:val="00FC54AC"/>
    <w:rsid w:val="00FC54C8"/>
    <w:rsid w:val="00FC5500"/>
    <w:rsid w:val="00FC5515"/>
    <w:rsid w:val="00FC558B"/>
    <w:rsid w:val="00FC5829"/>
    <w:rsid w:val="00FC5884"/>
    <w:rsid w:val="00FC58F7"/>
    <w:rsid w:val="00FC5927"/>
    <w:rsid w:val="00FC5993"/>
    <w:rsid w:val="00FC59C6"/>
    <w:rsid w:val="00FC5A99"/>
    <w:rsid w:val="00FC5AD5"/>
    <w:rsid w:val="00FC5B59"/>
    <w:rsid w:val="00FC5E9F"/>
    <w:rsid w:val="00FC5F86"/>
    <w:rsid w:val="00FC6219"/>
    <w:rsid w:val="00FC62E5"/>
    <w:rsid w:val="00FC6526"/>
    <w:rsid w:val="00FC6B27"/>
    <w:rsid w:val="00FC6B78"/>
    <w:rsid w:val="00FC6CF7"/>
    <w:rsid w:val="00FC6D1D"/>
    <w:rsid w:val="00FC6F39"/>
    <w:rsid w:val="00FC7188"/>
    <w:rsid w:val="00FC7570"/>
    <w:rsid w:val="00FC7798"/>
    <w:rsid w:val="00FC78A4"/>
    <w:rsid w:val="00FC7900"/>
    <w:rsid w:val="00FC7CBE"/>
    <w:rsid w:val="00FC7D09"/>
    <w:rsid w:val="00FC7D0D"/>
    <w:rsid w:val="00FC7DB3"/>
    <w:rsid w:val="00FC7F70"/>
    <w:rsid w:val="00FC7F79"/>
    <w:rsid w:val="00FD013C"/>
    <w:rsid w:val="00FD02FD"/>
    <w:rsid w:val="00FD042F"/>
    <w:rsid w:val="00FD0464"/>
    <w:rsid w:val="00FD0575"/>
    <w:rsid w:val="00FD06CA"/>
    <w:rsid w:val="00FD06F9"/>
    <w:rsid w:val="00FD0996"/>
    <w:rsid w:val="00FD0DC7"/>
    <w:rsid w:val="00FD1162"/>
    <w:rsid w:val="00FD11B0"/>
    <w:rsid w:val="00FD12AC"/>
    <w:rsid w:val="00FD12BA"/>
    <w:rsid w:val="00FD136B"/>
    <w:rsid w:val="00FD1605"/>
    <w:rsid w:val="00FD189C"/>
    <w:rsid w:val="00FD18DB"/>
    <w:rsid w:val="00FD18E0"/>
    <w:rsid w:val="00FD1B19"/>
    <w:rsid w:val="00FD1DE2"/>
    <w:rsid w:val="00FD20DF"/>
    <w:rsid w:val="00FD20FF"/>
    <w:rsid w:val="00FD2148"/>
    <w:rsid w:val="00FD21D7"/>
    <w:rsid w:val="00FD2244"/>
    <w:rsid w:val="00FD22C3"/>
    <w:rsid w:val="00FD23AC"/>
    <w:rsid w:val="00FD267D"/>
    <w:rsid w:val="00FD26E8"/>
    <w:rsid w:val="00FD28E2"/>
    <w:rsid w:val="00FD2907"/>
    <w:rsid w:val="00FD2AD1"/>
    <w:rsid w:val="00FD2C05"/>
    <w:rsid w:val="00FD2C21"/>
    <w:rsid w:val="00FD2CB2"/>
    <w:rsid w:val="00FD2E3A"/>
    <w:rsid w:val="00FD3094"/>
    <w:rsid w:val="00FD31B1"/>
    <w:rsid w:val="00FD3205"/>
    <w:rsid w:val="00FD324B"/>
    <w:rsid w:val="00FD32A7"/>
    <w:rsid w:val="00FD33FC"/>
    <w:rsid w:val="00FD34CB"/>
    <w:rsid w:val="00FD36E2"/>
    <w:rsid w:val="00FD381F"/>
    <w:rsid w:val="00FD39F6"/>
    <w:rsid w:val="00FD3AAE"/>
    <w:rsid w:val="00FD3AD6"/>
    <w:rsid w:val="00FD3B46"/>
    <w:rsid w:val="00FD3BB8"/>
    <w:rsid w:val="00FD3CD2"/>
    <w:rsid w:val="00FD413D"/>
    <w:rsid w:val="00FD41C1"/>
    <w:rsid w:val="00FD421E"/>
    <w:rsid w:val="00FD4326"/>
    <w:rsid w:val="00FD45D5"/>
    <w:rsid w:val="00FD4853"/>
    <w:rsid w:val="00FD4A31"/>
    <w:rsid w:val="00FD4CFE"/>
    <w:rsid w:val="00FD4D99"/>
    <w:rsid w:val="00FD4E74"/>
    <w:rsid w:val="00FD4F16"/>
    <w:rsid w:val="00FD4F3B"/>
    <w:rsid w:val="00FD4F7C"/>
    <w:rsid w:val="00FD5024"/>
    <w:rsid w:val="00FD5280"/>
    <w:rsid w:val="00FD54E1"/>
    <w:rsid w:val="00FD55A7"/>
    <w:rsid w:val="00FD5978"/>
    <w:rsid w:val="00FD5A38"/>
    <w:rsid w:val="00FD5C08"/>
    <w:rsid w:val="00FD5C3A"/>
    <w:rsid w:val="00FD5FD9"/>
    <w:rsid w:val="00FD601E"/>
    <w:rsid w:val="00FD604B"/>
    <w:rsid w:val="00FD61A4"/>
    <w:rsid w:val="00FD61BA"/>
    <w:rsid w:val="00FD625D"/>
    <w:rsid w:val="00FD62D9"/>
    <w:rsid w:val="00FD644A"/>
    <w:rsid w:val="00FD665C"/>
    <w:rsid w:val="00FD6727"/>
    <w:rsid w:val="00FD69D9"/>
    <w:rsid w:val="00FD6B22"/>
    <w:rsid w:val="00FD6DA8"/>
    <w:rsid w:val="00FD70CA"/>
    <w:rsid w:val="00FD72A2"/>
    <w:rsid w:val="00FD7408"/>
    <w:rsid w:val="00FD75BD"/>
    <w:rsid w:val="00FD7835"/>
    <w:rsid w:val="00FD7921"/>
    <w:rsid w:val="00FD79D8"/>
    <w:rsid w:val="00FD79DE"/>
    <w:rsid w:val="00FD79F7"/>
    <w:rsid w:val="00FD79FE"/>
    <w:rsid w:val="00FD7A70"/>
    <w:rsid w:val="00FD7DE7"/>
    <w:rsid w:val="00FE0194"/>
    <w:rsid w:val="00FE0300"/>
    <w:rsid w:val="00FE03B6"/>
    <w:rsid w:val="00FE0572"/>
    <w:rsid w:val="00FE0819"/>
    <w:rsid w:val="00FE08F3"/>
    <w:rsid w:val="00FE0CA4"/>
    <w:rsid w:val="00FE0D36"/>
    <w:rsid w:val="00FE0EF1"/>
    <w:rsid w:val="00FE0F98"/>
    <w:rsid w:val="00FE100F"/>
    <w:rsid w:val="00FE1136"/>
    <w:rsid w:val="00FE11EA"/>
    <w:rsid w:val="00FE1288"/>
    <w:rsid w:val="00FE12E0"/>
    <w:rsid w:val="00FE1537"/>
    <w:rsid w:val="00FE1619"/>
    <w:rsid w:val="00FE1761"/>
    <w:rsid w:val="00FE17C8"/>
    <w:rsid w:val="00FE1921"/>
    <w:rsid w:val="00FE19F8"/>
    <w:rsid w:val="00FE1B94"/>
    <w:rsid w:val="00FE1E45"/>
    <w:rsid w:val="00FE21C5"/>
    <w:rsid w:val="00FE249A"/>
    <w:rsid w:val="00FE2544"/>
    <w:rsid w:val="00FE2716"/>
    <w:rsid w:val="00FE285C"/>
    <w:rsid w:val="00FE290E"/>
    <w:rsid w:val="00FE294D"/>
    <w:rsid w:val="00FE2AFC"/>
    <w:rsid w:val="00FE2B46"/>
    <w:rsid w:val="00FE2D3B"/>
    <w:rsid w:val="00FE31AA"/>
    <w:rsid w:val="00FE325F"/>
    <w:rsid w:val="00FE365B"/>
    <w:rsid w:val="00FE3688"/>
    <w:rsid w:val="00FE37F1"/>
    <w:rsid w:val="00FE3867"/>
    <w:rsid w:val="00FE396F"/>
    <w:rsid w:val="00FE3B36"/>
    <w:rsid w:val="00FE3CE5"/>
    <w:rsid w:val="00FE3D27"/>
    <w:rsid w:val="00FE3D89"/>
    <w:rsid w:val="00FE4365"/>
    <w:rsid w:val="00FE43F4"/>
    <w:rsid w:val="00FE43F6"/>
    <w:rsid w:val="00FE454B"/>
    <w:rsid w:val="00FE45C4"/>
    <w:rsid w:val="00FE4609"/>
    <w:rsid w:val="00FE4714"/>
    <w:rsid w:val="00FE49E8"/>
    <w:rsid w:val="00FE4A97"/>
    <w:rsid w:val="00FE4B28"/>
    <w:rsid w:val="00FE4B54"/>
    <w:rsid w:val="00FE4CED"/>
    <w:rsid w:val="00FE4E1B"/>
    <w:rsid w:val="00FE4FFB"/>
    <w:rsid w:val="00FE50B5"/>
    <w:rsid w:val="00FE5261"/>
    <w:rsid w:val="00FE539C"/>
    <w:rsid w:val="00FE53CC"/>
    <w:rsid w:val="00FE53F8"/>
    <w:rsid w:val="00FE5582"/>
    <w:rsid w:val="00FE5780"/>
    <w:rsid w:val="00FE57C2"/>
    <w:rsid w:val="00FE5855"/>
    <w:rsid w:val="00FE5A2F"/>
    <w:rsid w:val="00FE5AD0"/>
    <w:rsid w:val="00FE5C6E"/>
    <w:rsid w:val="00FE5D02"/>
    <w:rsid w:val="00FE5E90"/>
    <w:rsid w:val="00FE5F89"/>
    <w:rsid w:val="00FE6036"/>
    <w:rsid w:val="00FE627A"/>
    <w:rsid w:val="00FE644D"/>
    <w:rsid w:val="00FE65F4"/>
    <w:rsid w:val="00FE66E0"/>
    <w:rsid w:val="00FE67BF"/>
    <w:rsid w:val="00FE68BE"/>
    <w:rsid w:val="00FE6A16"/>
    <w:rsid w:val="00FE6B6F"/>
    <w:rsid w:val="00FE6CD9"/>
    <w:rsid w:val="00FE6D7C"/>
    <w:rsid w:val="00FE6E24"/>
    <w:rsid w:val="00FE6F9D"/>
    <w:rsid w:val="00FE6FB6"/>
    <w:rsid w:val="00FE71D5"/>
    <w:rsid w:val="00FE7295"/>
    <w:rsid w:val="00FE7515"/>
    <w:rsid w:val="00FE76C4"/>
    <w:rsid w:val="00FE77B5"/>
    <w:rsid w:val="00FE7804"/>
    <w:rsid w:val="00FE7A17"/>
    <w:rsid w:val="00FE7A85"/>
    <w:rsid w:val="00FE7C95"/>
    <w:rsid w:val="00FE7E14"/>
    <w:rsid w:val="00FE7F1C"/>
    <w:rsid w:val="00FF0347"/>
    <w:rsid w:val="00FF03D5"/>
    <w:rsid w:val="00FF05D1"/>
    <w:rsid w:val="00FF063B"/>
    <w:rsid w:val="00FF085F"/>
    <w:rsid w:val="00FF0971"/>
    <w:rsid w:val="00FF0976"/>
    <w:rsid w:val="00FF097D"/>
    <w:rsid w:val="00FF099C"/>
    <w:rsid w:val="00FF0C10"/>
    <w:rsid w:val="00FF0DE9"/>
    <w:rsid w:val="00FF0E8A"/>
    <w:rsid w:val="00FF0EDB"/>
    <w:rsid w:val="00FF0FD7"/>
    <w:rsid w:val="00FF12D3"/>
    <w:rsid w:val="00FF1460"/>
    <w:rsid w:val="00FF14DD"/>
    <w:rsid w:val="00FF152D"/>
    <w:rsid w:val="00FF166C"/>
    <w:rsid w:val="00FF1683"/>
    <w:rsid w:val="00FF1697"/>
    <w:rsid w:val="00FF173C"/>
    <w:rsid w:val="00FF1941"/>
    <w:rsid w:val="00FF196F"/>
    <w:rsid w:val="00FF19F3"/>
    <w:rsid w:val="00FF1A01"/>
    <w:rsid w:val="00FF1B1C"/>
    <w:rsid w:val="00FF1B28"/>
    <w:rsid w:val="00FF1B69"/>
    <w:rsid w:val="00FF1C24"/>
    <w:rsid w:val="00FF1EF1"/>
    <w:rsid w:val="00FF210B"/>
    <w:rsid w:val="00FF21E6"/>
    <w:rsid w:val="00FF238D"/>
    <w:rsid w:val="00FF2707"/>
    <w:rsid w:val="00FF2841"/>
    <w:rsid w:val="00FF2A12"/>
    <w:rsid w:val="00FF2ADB"/>
    <w:rsid w:val="00FF2B16"/>
    <w:rsid w:val="00FF2C7F"/>
    <w:rsid w:val="00FF2D50"/>
    <w:rsid w:val="00FF2EC6"/>
    <w:rsid w:val="00FF2F69"/>
    <w:rsid w:val="00FF30E1"/>
    <w:rsid w:val="00FF3184"/>
    <w:rsid w:val="00FF31CD"/>
    <w:rsid w:val="00FF3471"/>
    <w:rsid w:val="00FF34DB"/>
    <w:rsid w:val="00FF35CE"/>
    <w:rsid w:val="00FF3653"/>
    <w:rsid w:val="00FF37A9"/>
    <w:rsid w:val="00FF37C7"/>
    <w:rsid w:val="00FF38F1"/>
    <w:rsid w:val="00FF38FC"/>
    <w:rsid w:val="00FF3904"/>
    <w:rsid w:val="00FF3B18"/>
    <w:rsid w:val="00FF3C31"/>
    <w:rsid w:val="00FF3C5B"/>
    <w:rsid w:val="00FF3CEC"/>
    <w:rsid w:val="00FF3ECF"/>
    <w:rsid w:val="00FF3F07"/>
    <w:rsid w:val="00FF3F0B"/>
    <w:rsid w:val="00FF3FAB"/>
    <w:rsid w:val="00FF40CF"/>
    <w:rsid w:val="00FF41FB"/>
    <w:rsid w:val="00FF4212"/>
    <w:rsid w:val="00FF43E8"/>
    <w:rsid w:val="00FF442E"/>
    <w:rsid w:val="00FF4648"/>
    <w:rsid w:val="00FF46F4"/>
    <w:rsid w:val="00FF4752"/>
    <w:rsid w:val="00FF48CF"/>
    <w:rsid w:val="00FF48EA"/>
    <w:rsid w:val="00FF4A01"/>
    <w:rsid w:val="00FF4DD4"/>
    <w:rsid w:val="00FF4F34"/>
    <w:rsid w:val="00FF523D"/>
    <w:rsid w:val="00FF52AE"/>
    <w:rsid w:val="00FF54AE"/>
    <w:rsid w:val="00FF55E1"/>
    <w:rsid w:val="00FF55E7"/>
    <w:rsid w:val="00FF5610"/>
    <w:rsid w:val="00FF5781"/>
    <w:rsid w:val="00FF57AA"/>
    <w:rsid w:val="00FF5AF4"/>
    <w:rsid w:val="00FF5B5F"/>
    <w:rsid w:val="00FF5CC6"/>
    <w:rsid w:val="00FF604B"/>
    <w:rsid w:val="00FF60DD"/>
    <w:rsid w:val="00FF620F"/>
    <w:rsid w:val="00FF626D"/>
    <w:rsid w:val="00FF6375"/>
    <w:rsid w:val="00FF63E3"/>
    <w:rsid w:val="00FF644F"/>
    <w:rsid w:val="00FF6549"/>
    <w:rsid w:val="00FF661C"/>
    <w:rsid w:val="00FF662D"/>
    <w:rsid w:val="00FF668F"/>
    <w:rsid w:val="00FF68AE"/>
    <w:rsid w:val="00FF6C13"/>
    <w:rsid w:val="00FF6FE9"/>
    <w:rsid w:val="00FF70E7"/>
    <w:rsid w:val="00FF70F7"/>
    <w:rsid w:val="00FF7521"/>
    <w:rsid w:val="00FF765F"/>
    <w:rsid w:val="00FF78C9"/>
    <w:rsid w:val="00FF79FB"/>
    <w:rsid w:val="00FF7AC2"/>
    <w:rsid w:val="00FF7C20"/>
    <w:rsid w:val="00FF7C38"/>
    <w:rsid w:val="00FF7C7D"/>
    <w:rsid w:val="00FF7D4A"/>
    <w:rsid w:val="00FF7EAD"/>
    <w:rsid w:val="017C75F5"/>
    <w:rsid w:val="0297CF49"/>
    <w:rsid w:val="02D3E082"/>
    <w:rsid w:val="02F4B43A"/>
    <w:rsid w:val="03B2A35F"/>
    <w:rsid w:val="03E81617"/>
    <w:rsid w:val="043971C7"/>
    <w:rsid w:val="0504EDE0"/>
    <w:rsid w:val="05347D6C"/>
    <w:rsid w:val="059C8275"/>
    <w:rsid w:val="05F752F2"/>
    <w:rsid w:val="068A1F32"/>
    <w:rsid w:val="06E363E6"/>
    <w:rsid w:val="07128C82"/>
    <w:rsid w:val="07DBD091"/>
    <w:rsid w:val="07F5DD86"/>
    <w:rsid w:val="089E2874"/>
    <w:rsid w:val="0970588E"/>
    <w:rsid w:val="09749F9F"/>
    <w:rsid w:val="09B8AA16"/>
    <w:rsid w:val="09D79247"/>
    <w:rsid w:val="09F9BED2"/>
    <w:rsid w:val="0A0AC4AE"/>
    <w:rsid w:val="0A2764D7"/>
    <w:rsid w:val="0A46549C"/>
    <w:rsid w:val="0A9D8172"/>
    <w:rsid w:val="0B9F2C5E"/>
    <w:rsid w:val="0BD278F9"/>
    <w:rsid w:val="0C144B72"/>
    <w:rsid w:val="0C899819"/>
    <w:rsid w:val="0D588614"/>
    <w:rsid w:val="0DA5980A"/>
    <w:rsid w:val="0DB4B524"/>
    <w:rsid w:val="0ED91C4F"/>
    <w:rsid w:val="0F267CD9"/>
    <w:rsid w:val="0F340DCB"/>
    <w:rsid w:val="0F7ECF51"/>
    <w:rsid w:val="10E9791D"/>
    <w:rsid w:val="113BCEE6"/>
    <w:rsid w:val="129A4A8D"/>
    <w:rsid w:val="1369386B"/>
    <w:rsid w:val="14571B6D"/>
    <w:rsid w:val="148D1D7E"/>
    <w:rsid w:val="14F09F28"/>
    <w:rsid w:val="15434154"/>
    <w:rsid w:val="154D1823"/>
    <w:rsid w:val="1555C65E"/>
    <w:rsid w:val="15F4CEBD"/>
    <w:rsid w:val="161A3F29"/>
    <w:rsid w:val="16B1352D"/>
    <w:rsid w:val="16B36C79"/>
    <w:rsid w:val="17115B41"/>
    <w:rsid w:val="1745F200"/>
    <w:rsid w:val="192D977E"/>
    <w:rsid w:val="1A1ECE4F"/>
    <w:rsid w:val="1A92AC5D"/>
    <w:rsid w:val="1B886B6A"/>
    <w:rsid w:val="1BA5728E"/>
    <w:rsid w:val="1D2E1DDF"/>
    <w:rsid w:val="1D397559"/>
    <w:rsid w:val="1E21C3BD"/>
    <w:rsid w:val="1F248424"/>
    <w:rsid w:val="1F3FC36C"/>
    <w:rsid w:val="1F915A2C"/>
    <w:rsid w:val="1FE32EB1"/>
    <w:rsid w:val="2061D20A"/>
    <w:rsid w:val="2073DA2C"/>
    <w:rsid w:val="209D13C1"/>
    <w:rsid w:val="20B4168D"/>
    <w:rsid w:val="20D6596A"/>
    <w:rsid w:val="21D91F0D"/>
    <w:rsid w:val="21EE60C3"/>
    <w:rsid w:val="222085CB"/>
    <w:rsid w:val="228CD951"/>
    <w:rsid w:val="2305EAE1"/>
    <w:rsid w:val="230867B7"/>
    <w:rsid w:val="232AE37C"/>
    <w:rsid w:val="24142DDA"/>
    <w:rsid w:val="255EB262"/>
    <w:rsid w:val="259EACE3"/>
    <w:rsid w:val="25B56E0D"/>
    <w:rsid w:val="25D99E5A"/>
    <w:rsid w:val="263E3D36"/>
    <w:rsid w:val="26A81F64"/>
    <w:rsid w:val="28604FA8"/>
    <w:rsid w:val="29235160"/>
    <w:rsid w:val="2A47B9E6"/>
    <w:rsid w:val="2AD7933A"/>
    <w:rsid w:val="2B44BBBF"/>
    <w:rsid w:val="2B661AC7"/>
    <w:rsid w:val="2BEB6765"/>
    <w:rsid w:val="2C2F8B70"/>
    <w:rsid w:val="2D715542"/>
    <w:rsid w:val="2D89F996"/>
    <w:rsid w:val="2E024E61"/>
    <w:rsid w:val="2E0845E0"/>
    <w:rsid w:val="2E1B1CAA"/>
    <w:rsid w:val="2E72FC44"/>
    <w:rsid w:val="2EE97602"/>
    <w:rsid w:val="2F9A1930"/>
    <w:rsid w:val="2FD78567"/>
    <w:rsid w:val="3020E2F6"/>
    <w:rsid w:val="304E1366"/>
    <w:rsid w:val="305C7523"/>
    <w:rsid w:val="313A1BF7"/>
    <w:rsid w:val="314BBB4E"/>
    <w:rsid w:val="32F2E045"/>
    <w:rsid w:val="33C0CCEB"/>
    <w:rsid w:val="33F80D93"/>
    <w:rsid w:val="34214E34"/>
    <w:rsid w:val="342DB654"/>
    <w:rsid w:val="35046565"/>
    <w:rsid w:val="353E95DE"/>
    <w:rsid w:val="35AE89B8"/>
    <w:rsid w:val="364C1EFC"/>
    <w:rsid w:val="373E2498"/>
    <w:rsid w:val="37515A20"/>
    <w:rsid w:val="37865405"/>
    <w:rsid w:val="3792D4DA"/>
    <w:rsid w:val="379903B1"/>
    <w:rsid w:val="37FAE480"/>
    <w:rsid w:val="3805CDBB"/>
    <w:rsid w:val="38300883"/>
    <w:rsid w:val="3880DCB7"/>
    <w:rsid w:val="399E6860"/>
    <w:rsid w:val="39AD9AEB"/>
    <w:rsid w:val="3A011D7C"/>
    <w:rsid w:val="3A80C3F5"/>
    <w:rsid w:val="3A8CB541"/>
    <w:rsid w:val="3B6A004A"/>
    <w:rsid w:val="3C8B018B"/>
    <w:rsid w:val="3D005808"/>
    <w:rsid w:val="3D1B3E1D"/>
    <w:rsid w:val="3E7FB212"/>
    <w:rsid w:val="3E8655FF"/>
    <w:rsid w:val="3F715CE8"/>
    <w:rsid w:val="3FC60FE4"/>
    <w:rsid w:val="404F26CC"/>
    <w:rsid w:val="4099E2A8"/>
    <w:rsid w:val="40C0DDEF"/>
    <w:rsid w:val="41942799"/>
    <w:rsid w:val="41EBD0AD"/>
    <w:rsid w:val="420E5D79"/>
    <w:rsid w:val="422F5933"/>
    <w:rsid w:val="425FB7EF"/>
    <w:rsid w:val="4265E6E4"/>
    <w:rsid w:val="42AA0654"/>
    <w:rsid w:val="4388606A"/>
    <w:rsid w:val="442492FD"/>
    <w:rsid w:val="44682377"/>
    <w:rsid w:val="456690B4"/>
    <w:rsid w:val="471A2A46"/>
    <w:rsid w:val="476840EE"/>
    <w:rsid w:val="47CC9884"/>
    <w:rsid w:val="48110D09"/>
    <w:rsid w:val="4826D46F"/>
    <w:rsid w:val="48EEB0DF"/>
    <w:rsid w:val="490793DC"/>
    <w:rsid w:val="49EAF564"/>
    <w:rsid w:val="4A48D0BC"/>
    <w:rsid w:val="4ACF9B76"/>
    <w:rsid w:val="4AFB18BF"/>
    <w:rsid w:val="4B19BAC5"/>
    <w:rsid w:val="4B2C4AB4"/>
    <w:rsid w:val="4B75C763"/>
    <w:rsid w:val="4B7E4D45"/>
    <w:rsid w:val="4B9A45FE"/>
    <w:rsid w:val="4CECFA9B"/>
    <w:rsid w:val="4D0D6209"/>
    <w:rsid w:val="4DBC9320"/>
    <w:rsid w:val="4EB259F8"/>
    <w:rsid w:val="4EB5877F"/>
    <w:rsid w:val="4F07476A"/>
    <w:rsid w:val="4F14DAF0"/>
    <w:rsid w:val="4FA69D92"/>
    <w:rsid w:val="51249929"/>
    <w:rsid w:val="51D6CC97"/>
    <w:rsid w:val="522A911E"/>
    <w:rsid w:val="52451EEE"/>
    <w:rsid w:val="525EE18A"/>
    <w:rsid w:val="529312DE"/>
    <w:rsid w:val="53C9F864"/>
    <w:rsid w:val="54B376D2"/>
    <w:rsid w:val="54CE5AFF"/>
    <w:rsid w:val="54CFB717"/>
    <w:rsid w:val="54FF8A50"/>
    <w:rsid w:val="55070FA5"/>
    <w:rsid w:val="553AB90A"/>
    <w:rsid w:val="55837A54"/>
    <w:rsid w:val="564CB2FB"/>
    <w:rsid w:val="56DCC331"/>
    <w:rsid w:val="5787B8DB"/>
    <w:rsid w:val="57E025DA"/>
    <w:rsid w:val="580EE329"/>
    <w:rsid w:val="589446E1"/>
    <w:rsid w:val="58C507E9"/>
    <w:rsid w:val="596DD7B9"/>
    <w:rsid w:val="59B2BA95"/>
    <w:rsid w:val="59DB3167"/>
    <w:rsid w:val="5A1FCDF1"/>
    <w:rsid w:val="5AD0FC43"/>
    <w:rsid w:val="5AF6826C"/>
    <w:rsid w:val="5B0E04D5"/>
    <w:rsid w:val="5B7ACF80"/>
    <w:rsid w:val="5B96B877"/>
    <w:rsid w:val="5B9D5AD9"/>
    <w:rsid w:val="5BD7D7DC"/>
    <w:rsid w:val="5BE49C29"/>
    <w:rsid w:val="5C6230B9"/>
    <w:rsid w:val="5C9E3925"/>
    <w:rsid w:val="5D424256"/>
    <w:rsid w:val="5D8DE4EC"/>
    <w:rsid w:val="5DC3925F"/>
    <w:rsid w:val="5E84B035"/>
    <w:rsid w:val="5FDBF7D0"/>
    <w:rsid w:val="5FEC01AC"/>
    <w:rsid w:val="602EDFCD"/>
    <w:rsid w:val="61FB108B"/>
    <w:rsid w:val="625093CD"/>
    <w:rsid w:val="62F60782"/>
    <w:rsid w:val="633C7122"/>
    <w:rsid w:val="638A0BA2"/>
    <w:rsid w:val="63CA0767"/>
    <w:rsid w:val="64356AE7"/>
    <w:rsid w:val="643AD086"/>
    <w:rsid w:val="6484CCA0"/>
    <w:rsid w:val="65669F6A"/>
    <w:rsid w:val="65AFB39F"/>
    <w:rsid w:val="65DEFFFE"/>
    <w:rsid w:val="6645C0DB"/>
    <w:rsid w:val="668E274A"/>
    <w:rsid w:val="66A33F2B"/>
    <w:rsid w:val="67E1AE48"/>
    <w:rsid w:val="6841615F"/>
    <w:rsid w:val="6868967D"/>
    <w:rsid w:val="69018BF5"/>
    <w:rsid w:val="693D6F63"/>
    <w:rsid w:val="69FC5721"/>
    <w:rsid w:val="6A29740E"/>
    <w:rsid w:val="6A3127B6"/>
    <w:rsid w:val="6A31AE57"/>
    <w:rsid w:val="6AB67B72"/>
    <w:rsid w:val="6B1F0E44"/>
    <w:rsid w:val="6B8999E7"/>
    <w:rsid w:val="6B90B470"/>
    <w:rsid w:val="6C326784"/>
    <w:rsid w:val="6CF856BC"/>
    <w:rsid w:val="6D272471"/>
    <w:rsid w:val="6D39A060"/>
    <w:rsid w:val="6D3D36A5"/>
    <w:rsid w:val="6D7CA71A"/>
    <w:rsid w:val="6DEB8E62"/>
    <w:rsid w:val="6E0BA1B7"/>
    <w:rsid w:val="6E90AFE4"/>
    <w:rsid w:val="7008D758"/>
    <w:rsid w:val="70215319"/>
    <w:rsid w:val="707325C2"/>
    <w:rsid w:val="7171E261"/>
    <w:rsid w:val="71C20AE7"/>
    <w:rsid w:val="71DA2BF0"/>
    <w:rsid w:val="71E1FD06"/>
    <w:rsid w:val="71F81A3F"/>
    <w:rsid w:val="72480FAB"/>
    <w:rsid w:val="72C0B3B5"/>
    <w:rsid w:val="73937D2E"/>
    <w:rsid w:val="73ED4F87"/>
    <w:rsid w:val="74C7B5CA"/>
    <w:rsid w:val="74CC389F"/>
    <w:rsid w:val="74DDB893"/>
    <w:rsid w:val="7534358D"/>
    <w:rsid w:val="75858A16"/>
    <w:rsid w:val="759F7038"/>
    <w:rsid w:val="75ADF0D7"/>
    <w:rsid w:val="768FCC05"/>
    <w:rsid w:val="7702C49E"/>
    <w:rsid w:val="77800B49"/>
    <w:rsid w:val="77DC0CE3"/>
    <w:rsid w:val="79B6AD78"/>
    <w:rsid w:val="7AB3FFED"/>
    <w:rsid w:val="7B3FCA11"/>
    <w:rsid w:val="7C8A2F92"/>
    <w:rsid w:val="7D1BC008"/>
    <w:rsid w:val="7E09C0C8"/>
    <w:rsid w:val="7E2B623F"/>
    <w:rsid w:val="7E9910FF"/>
    <w:rsid w:val="7FAC0E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51A6F6FC"/>
  <w15:docId w15:val="{9DDA2E7D-1CAF-40DE-ADE2-4E01ECAB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7E1"/>
    <w:rPr>
      <w:rFonts w:asciiTheme="minorHAnsi" w:hAnsiTheme="minorHAnsi" w:cstheme="minorBidi"/>
      <w:kern w:val="2"/>
      <w:sz w:val="24"/>
      <w:szCs w:val="24"/>
      <w14:ligatures w14:val="standardContextual"/>
    </w:rPr>
  </w:style>
  <w:style w:type="paragraph" w:styleId="Heading1">
    <w:name w:val="heading 1"/>
    <w:aliases w:val="1 heading"/>
    <w:basedOn w:val="Normal"/>
    <w:next w:val="Normal"/>
    <w:link w:val="Heading1Char1"/>
    <w:autoRedefine/>
    <w:qFormat/>
    <w:rsid w:val="005A3EAF"/>
    <w:pPr>
      <w:keepNext/>
      <w:keepLines/>
      <w:pageBreakBefore/>
      <w:numPr>
        <w:numId w:val="16"/>
      </w:numPr>
      <w:pBdr>
        <w:bottom w:val="single" w:sz="12" w:space="1" w:color="4C8B3F" w:themeColor="background2"/>
      </w:pBdr>
      <w:spacing w:after="240"/>
      <w:outlineLvl w:val="0"/>
    </w:pPr>
    <w:rPr>
      <w:rFonts w:eastAsiaTheme="majorEastAsia"/>
      <w:b/>
      <w:bCs/>
      <w:sz w:val="28"/>
      <w:szCs w:val="26"/>
    </w:rPr>
  </w:style>
  <w:style w:type="paragraph" w:styleId="Heading2">
    <w:name w:val="heading 2"/>
    <w:basedOn w:val="Normal"/>
    <w:next w:val="Normal"/>
    <w:link w:val="Heading2Char"/>
    <w:autoRedefine/>
    <w:unhideWhenUsed/>
    <w:qFormat/>
    <w:rsid w:val="00FF1B69"/>
    <w:pPr>
      <w:keepNext/>
      <w:keepLines/>
      <w:pageBreakBefore/>
      <w:numPr>
        <w:ilvl w:val="1"/>
        <w:numId w:val="11"/>
      </w:numPr>
      <w:spacing w:before="360" w:after="240"/>
      <w:outlineLvl w:val="1"/>
    </w:pPr>
    <w:rPr>
      <w:rFonts w:eastAsiaTheme="majorEastAsia" w:cstheme="majorBidi"/>
      <w:b/>
      <w:bCs/>
      <w:color w:val="285C4E" w:themeColor="accent1"/>
      <w:szCs w:val="26"/>
    </w:rPr>
  </w:style>
  <w:style w:type="paragraph" w:styleId="Heading3">
    <w:name w:val="heading 3"/>
    <w:next w:val="Normal"/>
    <w:link w:val="Heading3Char"/>
    <w:uiPriority w:val="9"/>
    <w:unhideWhenUsed/>
    <w:qFormat/>
    <w:rsid w:val="00FF1B69"/>
    <w:pPr>
      <w:numPr>
        <w:ilvl w:val="2"/>
        <w:numId w:val="16"/>
      </w:numPr>
      <w:pBdr>
        <w:bottom w:val="single" w:sz="12" w:space="6" w:color="4C8B3F"/>
      </w:pBdr>
      <w:spacing w:after="120" w:line="276" w:lineRule="auto"/>
      <w:outlineLvl w:val="2"/>
    </w:pPr>
    <w:rPr>
      <w:rFonts w:asciiTheme="minorHAnsi" w:eastAsiaTheme="majorEastAsia" w:hAnsiTheme="minorHAnsi"/>
      <w:b/>
      <w:noProof/>
      <w:color w:val="F18B21" w:themeColor="accent2"/>
      <w:sz w:val="24"/>
      <w:szCs w:val="24"/>
    </w:rPr>
  </w:style>
  <w:style w:type="paragraph" w:styleId="Heading4">
    <w:name w:val="heading 4"/>
    <w:next w:val="Heading1"/>
    <w:link w:val="Heading4Char"/>
    <w:uiPriority w:val="9"/>
    <w:unhideWhenUsed/>
    <w:qFormat/>
    <w:rsid w:val="00397346"/>
    <w:pPr>
      <w:numPr>
        <w:numId w:val="6"/>
      </w:numPr>
      <w:spacing w:before="200" w:line="276" w:lineRule="auto"/>
      <w:outlineLvl w:val="3"/>
    </w:pPr>
    <w:rPr>
      <w:rFonts w:asciiTheme="minorHAnsi" w:eastAsiaTheme="majorEastAsia" w:hAnsiTheme="minorHAnsi"/>
      <w:b/>
      <w:i/>
      <w:iCs/>
      <w:caps/>
      <w:color w:val="81BD41" w:themeColor="text2"/>
      <w:sz w:val="24"/>
    </w:rPr>
  </w:style>
  <w:style w:type="paragraph" w:styleId="Heading5">
    <w:name w:val="heading 5"/>
    <w:basedOn w:val="Heading1"/>
    <w:next w:val="Normal"/>
    <w:link w:val="Heading5Char"/>
    <w:uiPriority w:val="9"/>
    <w:unhideWhenUsed/>
    <w:rsid w:val="00B92B9B"/>
    <w:pPr>
      <w:spacing w:before="200"/>
      <w:outlineLvl w:val="4"/>
    </w:pPr>
    <w:rPr>
      <w:rFonts w:asciiTheme="majorHAnsi" w:hAnsiTheme="majorHAnsi"/>
      <w:color w:val="F18B21" w:themeColor="accent2"/>
      <w:szCs w:val="20"/>
    </w:rPr>
  </w:style>
  <w:style w:type="paragraph" w:styleId="Heading6">
    <w:name w:val="heading 6"/>
    <w:basedOn w:val="Heading1"/>
    <w:next w:val="Normal"/>
    <w:link w:val="Heading6Char"/>
    <w:uiPriority w:val="9"/>
    <w:unhideWhenUsed/>
    <w:rsid w:val="0026423E"/>
    <w:pPr>
      <w:spacing w:before="200"/>
      <w:outlineLvl w:val="5"/>
    </w:pPr>
    <w:rPr>
      <w:rFonts w:asciiTheme="majorHAnsi" w:hAnsiTheme="majorHAnsi"/>
      <w:i/>
      <w:iCs/>
      <w:color w:val="142D26" w:themeColor="accent1" w:themeShade="7F"/>
      <w:szCs w:val="20"/>
    </w:rPr>
  </w:style>
  <w:style w:type="paragraph" w:styleId="Heading7">
    <w:name w:val="heading 7"/>
    <w:basedOn w:val="Normal"/>
    <w:next w:val="Normal"/>
    <w:link w:val="Heading7Char"/>
    <w:uiPriority w:val="9"/>
    <w:unhideWhenUsed/>
    <w:qFormat/>
    <w:rsid w:val="00C5584B"/>
    <w:pPr>
      <w:keepNext/>
      <w:keepLines/>
      <w:spacing w:before="200"/>
      <w:outlineLvl w:val="6"/>
    </w:pPr>
    <w:rPr>
      <w:rFonts w:asciiTheme="majorHAnsi" w:eastAsiaTheme="majorEastAsia" w:hAnsiTheme="majorHAnsi" w:cstheme="majorBidi"/>
      <w:i/>
      <w:iCs/>
      <w:color w:val="3B4F4F" w:themeColor="text1" w:themeTint="BF"/>
    </w:rPr>
  </w:style>
  <w:style w:type="paragraph" w:styleId="Heading8">
    <w:name w:val="heading 8"/>
    <w:basedOn w:val="Normal"/>
    <w:next w:val="Normal"/>
    <w:link w:val="Heading8Char"/>
    <w:uiPriority w:val="9"/>
    <w:semiHidden/>
    <w:unhideWhenUsed/>
    <w:qFormat/>
    <w:rsid w:val="00C5584B"/>
    <w:pPr>
      <w:keepNext/>
      <w:keepLines/>
      <w:spacing w:before="200"/>
      <w:outlineLvl w:val="7"/>
    </w:pPr>
    <w:rPr>
      <w:rFonts w:asciiTheme="majorHAnsi" w:eastAsiaTheme="majorEastAsia" w:hAnsiTheme="majorHAnsi" w:cstheme="majorBidi"/>
      <w:color w:val="3B4F4F" w:themeColor="text1" w:themeTint="BF"/>
      <w:sz w:val="20"/>
    </w:rPr>
  </w:style>
  <w:style w:type="paragraph" w:styleId="Heading9">
    <w:name w:val="heading 9"/>
    <w:basedOn w:val="Normal"/>
    <w:next w:val="Normal"/>
    <w:link w:val="Heading9Char"/>
    <w:uiPriority w:val="9"/>
    <w:semiHidden/>
    <w:unhideWhenUsed/>
    <w:qFormat/>
    <w:rsid w:val="00C5584B"/>
    <w:pPr>
      <w:keepNext/>
      <w:keepLines/>
      <w:spacing w:before="200"/>
      <w:outlineLvl w:val="8"/>
    </w:pPr>
    <w:rPr>
      <w:rFonts w:asciiTheme="majorHAnsi" w:eastAsiaTheme="majorEastAsia" w:hAnsiTheme="majorHAnsi" w:cstheme="majorBidi"/>
      <w:i/>
      <w:iCs/>
      <w:color w:val="3B4F4F"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735699"/>
    <w:rPr>
      <w:rFonts w:asciiTheme="minorHAnsi" w:eastAsiaTheme="majorEastAsia" w:hAnsiTheme="minorHAnsi"/>
      <w:b/>
      <w:bCs/>
      <w:caps/>
      <w:color w:val="285C4E" w:themeColor="accent1"/>
      <w:sz w:val="24"/>
      <w:szCs w:val="26"/>
    </w:rPr>
  </w:style>
  <w:style w:type="character" w:customStyle="1" w:styleId="Heading2Char">
    <w:name w:val="Heading 2 Char"/>
    <w:basedOn w:val="DefaultParagraphFont"/>
    <w:link w:val="Heading2"/>
    <w:rsid w:val="00FF1B69"/>
    <w:rPr>
      <w:rFonts w:asciiTheme="minorHAnsi" w:eastAsiaTheme="majorEastAsia" w:hAnsiTheme="minorHAnsi" w:cstheme="majorBidi"/>
      <w:b/>
      <w:bCs/>
      <w:color w:val="285C4E" w:themeColor="accent1"/>
      <w:kern w:val="2"/>
      <w:sz w:val="24"/>
      <w:szCs w:val="26"/>
      <w14:ligatures w14:val="standardContextual"/>
    </w:rPr>
  </w:style>
  <w:style w:type="character" w:customStyle="1" w:styleId="Heading3Char">
    <w:name w:val="Heading 3 Char"/>
    <w:basedOn w:val="DefaultParagraphFont"/>
    <w:link w:val="Heading3"/>
    <w:uiPriority w:val="9"/>
    <w:rsid w:val="00FF1B69"/>
    <w:rPr>
      <w:rFonts w:asciiTheme="minorHAnsi" w:eastAsiaTheme="majorEastAsia" w:hAnsiTheme="minorHAnsi"/>
      <w:b/>
      <w:noProof/>
      <w:color w:val="F18B21" w:themeColor="accent2"/>
      <w:sz w:val="24"/>
      <w:szCs w:val="24"/>
    </w:rPr>
  </w:style>
  <w:style w:type="character" w:customStyle="1" w:styleId="Heading4Char">
    <w:name w:val="Heading 4 Char"/>
    <w:basedOn w:val="DefaultParagraphFont"/>
    <w:link w:val="Heading4"/>
    <w:uiPriority w:val="9"/>
    <w:rsid w:val="00397346"/>
    <w:rPr>
      <w:rFonts w:asciiTheme="minorHAnsi" w:eastAsiaTheme="majorEastAsia" w:hAnsiTheme="minorHAnsi"/>
      <w:b/>
      <w:i/>
      <w:iCs/>
      <w:caps/>
      <w:color w:val="81BD41" w:themeColor="text2"/>
      <w:sz w:val="24"/>
    </w:rPr>
  </w:style>
  <w:style w:type="character" w:customStyle="1" w:styleId="Heading5Char">
    <w:name w:val="Heading 5 Char"/>
    <w:basedOn w:val="DefaultParagraphFont"/>
    <w:link w:val="Heading5"/>
    <w:uiPriority w:val="9"/>
    <w:rsid w:val="00B92B9B"/>
    <w:rPr>
      <w:rFonts w:asciiTheme="majorHAnsi" w:eastAsiaTheme="majorEastAsia" w:hAnsiTheme="majorHAnsi" w:cstheme="minorBidi"/>
      <w:b/>
      <w:bCs/>
      <w:color w:val="F18B21" w:themeColor="accent2"/>
      <w:kern w:val="2"/>
      <w:sz w:val="28"/>
      <w:szCs w:val="20"/>
      <w14:ligatures w14:val="standardContextual"/>
    </w:rPr>
  </w:style>
  <w:style w:type="character" w:customStyle="1" w:styleId="Heading6Char">
    <w:name w:val="Heading 6 Char"/>
    <w:basedOn w:val="DefaultParagraphFont"/>
    <w:link w:val="Heading6"/>
    <w:uiPriority w:val="9"/>
    <w:rsid w:val="0026423E"/>
    <w:rPr>
      <w:rFonts w:asciiTheme="majorHAnsi" w:eastAsiaTheme="majorEastAsia" w:hAnsiTheme="majorHAnsi" w:cstheme="minorBidi"/>
      <w:b/>
      <w:bCs/>
      <w:i/>
      <w:iCs/>
      <w:color w:val="142D26" w:themeColor="accent1" w:themeShade="7F"/>
      <w:kern w:val="2"/>
      <w:sz w:val="28"/>
      <w:szCs w:val="20"/>
      <w14:ligatures w14:val="standardContextual"/>
    </w:rPr>
  </w:style>
  <w:style w:type="character" w:customStyle="1" w:styleId="Heading7Char">
    <w:name w:val="Heading 7 Char"/>
    <w:basedOn w:val="DefaultParagraphFont"/>
    <w:link w:val="Heading7"/>
    <w:uiPriority w:val="9"/>
    <w:rsid w:val="00C5584B"/>
    <w:rPr>
      <w:rFonts w:asciiTheme="majorHAnsi" w:eastAsiaTheme="majorEastAsia" w:hAnsiTheme="majorHAnsi" w:cstheme="majorBidi"/>
      <w:i/>
      <w:iCs/>
      <w:color w:val="3B4F4F" w:themeColor="text1" w:themeTint="BF"/>
    </w:rPr>
  </w:style>
  <w:style w:type="character" w:customStyle="1" w:styleId="Heading8Char">
    <w:name w:val="Heading 8 Char"/>
    <w:basedOn w:val="DefaultParagraphFont"/>
    <w:link w:val="Heading8"/>
    <w:uiPriority w:val="9"/>
    <w:semiHidden/>
    <w:rsid w:val="00C5584B"/>
    <w:rPr>
      <w:rFonts w:asciiTheme="majorHAnsi" w:eastAsiaTheme="majorEastAsia" w:hAnsiTheme="majorHAnsi" w:cstheme="majorBidi"/>
      <w:color w:val="3B4F4F" w:themeColor="text1" w:themeTint="BF"/>
      <w:sz w:val="20"/>
    </w:rPr>
  </w:style>
  <w:style w:type="character" w:customStyle="1" w:styleId="Heading9Char">
    <w:name w:val="Heading 9 Char"/>
    <w:basedOn w:val="DefaultParagraphFont"/>
    <w:link w:val="Heading9"/>
    <w:uiPriority w:val="9"/>
    <w:semiHidden/>
    <w:rsid w:val="00C5584B"/>
    <w:rPr>
      <w:rFonts w:asciiTheme="majorHAnsi" w:eastAsiaTheme="majorEastAsia" w:hAnsiTheme="majorHAnsi" w:cstheme="majorBidi"/>
      <w:i/>
      <w:iCs/>
      <w:color w:val="3B4F4F" w:themeColor="text1" w:themeTint="BF"/>
      <w:sz w:val="20"/>
    </w:rPr>
  </w:style>
  <w:style w:type="paragraph" w:customStyle="1" w:styleId="RFPQuestion">
    <w:name w:val="RFP Question"/>
    <w:basedOn w:val="Normal"/>
    <w:link w:val="RFPQuestionChar"/>
    <w:autoRedefine/>
    <w:qFormat/>
    <w:rsid w:val="00D6138F"/>
    <w:pPr>
      <w:spacing w:before="120"/>
    </w:pPr>
    <w:rPr>
      <w:rFonts w:cs="Arial"/>
      <w:bCs/>
      <w:i/>
      <w:color w:val="4C8B3F" w:themeColor="background2"/>
    </w:rPr>
  </w:style>
  <w:style w:type="character" w:customStyle="1" w:styleId="RFPQuestionChar">
    <w:name w:val="RFP Question Char"/>
    <w:basedOn w:val="DefaultParagraphFont"/>
    <w:link w:val="RFPQuestion"/>
    <w:rsid w:val="00D6138F"/>
    <w:rPr>
      <w:rFonts w:ascii="Eurostile" w:eastAsia="Times New Roman" w:hAnsi="Eurostile" w:cs="Arial"/>
      <w:bCs/>
      <w:i/>
      <w:color w:val="4C8B3F" w:themeColor="background2"/>
    </w:rPr>
  </w:style>
  <w:style w:type="paragraph" w:customStyle="1" w:styleId="RFPAnswer">
    <w:name w:val="RFP Answer"/>
    <w:basedOn w:val="Normal"/>
    <w:link w:val="RFPAnswerChar"/>
    <w:autoRedefine/>
    <w:qFormat/>
    <w:rsid w:val="00A201DB"/>
    <w:pPr>
      <w:spacing w:before="120"/>
    </w:pPr>
    <w:rPr>
      <w:rFonts w:cs="Arial"/>
      <w:bCs/>
    </w:rPr>
  </w:style>
  <w:style w:type="character" w:customStyle="1" w:styleId="RFPAnswerChar">
    <w:name w:val="RFP Answer Char"/>
    <w:basedOn w:val="DefaultParagraphFont"/>
    <w:link w:val="RFPAnswer"/>
    <w:rsid w:val="00A201DB"/>
    <w:rPr>
      <w:rFonts w:eastAsia="Times New Roman" w:cs="Arial"/>
      <w:b/>
      <w:bCs/>
      <w:szCs w:val="22"/>
    </w:rPr>
  </w:style>
  <w:style w:type="character" w:styleId="IntenseEmphasis">
    <w:name w:val="Intense Emphasis"/>
    <w:basedOn w:val="DefaultParagraphFont"/>
    <w:uiPriority w:val="21"/>
    <w:rsid w:val="0026423E"/>
    <w:rPr>
      <w:b w:val="0"/>
      <w:bCs w:val="0"/>
      <w:i/>
      <w:iCs/>
      <w:color w:val="285C4E" w:themeColor="accent1"/>
    </w:rPr>
  </w:style>
  <w:style w:type="character" w:styleId="Emphasis">
    <w:name w:val="Emphasis"/>
    <w:basedOn w:val="DefaultParagraphFont"/>
    <w:uiPriority w:val="20"/>
    <w:rsid w:val="0026423E"/>
    <w:rPr>
      <w:i/>
      <w:iCs/>
    </w:rPr>
  </w:style>
  <w:style w:type="paragraph" w:styleId="Caption">
    <w:name w:val="caption"/>
    <w:aliases w:val="Table Caption"/>
    <w:basedOn w:val="Normal"/>
    <w:next w:val="Normal"/>
    <w:unhideWhenUsed/>
    <w:qFormat/>
    <w:rsid w:val="00C5584B"/>
    <w:rPr>
      <w:b/>
      <w:bCs/>
      <w:color w:val="285C4E" w:themeColor="accent1"/>
      <w:sz w:val="18"/>
      <w:szCs w:val="18"/>
    </w:rPr>
  </w:style>
  <w:style w:type="character" w:styleId="Strong">
    <w:name w:val="Strong"/>
    <w:uiPriority w:val="22"/>
    <w:qFormat/>
    <w:rsid w:val="00C5584B"/>
    <w:rPr>
      <w:b w:val="0"/>
      <w:bCs w:val="0"/>
    </w:rPr>
  </w:style>
  <w:style w:type="paragraph" w:styleId="TOCHeading">
    <w:name w:val="TOC Heading"/>
    <w:basedOn w:val="Heading1"/>
    <w:next w:val="Normal"/>
    <w:uiPriority w:val="39"/>
    <w:unhideWhenUsed/>
    <w:qFormat/>
    <w:rsid w:val="00EE7A34"/>
    <w:pPr>
      <w:numPr>
        <w:numId w:val="0"/>
      </w:numPr>
      <w:spacing w:before="480"/>
      <w:outlineLvl w:val="9"/>
    </w:pPr>
    <w:rPr>
      <w:rFonts w:asciiTheme="majorHAnsi" w:hAnsiTheme="majorHAnsi"/>
      <w:b w:val="0"/>
      <w:bCs w:val="0"/>
      <w:color w:val="1E443A" w:themeColor="accent1" w:themeShade="BF"/>
    </w:rPr>
  </w:style>
  <w:style w:type="paragraph" w:styleId="ListParagraph">
    <w:name w:val="List Paragraph"/>
    <w:aliases w:val="Alpha List Paragraph"/>
    <w:basedOn w:val="Normal"/>
    <w:link w:val="ListParagraphChar"/>
    <w:uiPriority w:val="34"/>
    <w:qFormat/>
    <w:rsid w:val="0026423E"/>
    <w:pPr>
      <w:ind w:left="720"/>
    </w:pPr>
  </w:style>
  <w:style w:type="character" w:customStyle="1" w:styleId="ListParagraphChar">
    <w:name w:val="List Paragraph Char"/>
    <w:aliases w:val="Alpha List Paragraph Char"/>
    <w:basedOn w:val="DefaultParagraphFont"/>
    <w:link w:val="ListParagraph"/>
    <w:uiPriority w:val="34"/>
    <w:qFormat/>
    <w:rsid w:val="00AE68FE"/>
  </w:style>
  <w:style w:type="paragraph" w:styleId="Quote">
    <w:name w:val="Quote"/>
    <w:basedOn w:val="Normal"/>
    <w:next w:val="Normal"/>
    <w:link w:val="QuoteChar"/>
    <w:uiPriority w:val="29"/>
    <w:rsid w:val="0026423E"/>
    <w:rPr>
      <w:i/>
      <w:iCs/>
      <w:color w:val="060808" w:themeColor="text1"/>
    </w:rPr>
  </w:style>
  <w:style w:type="character" w:customStyle="1" w:styleId="QuoteChar">
    <w:name w:val="Quote Char"/>
    <w:basedOn w:val="DefaultParagraphFont"/>
    <w:link w:val="Quote"/>
    <w:uiPriority w:val="29"/>
    <w:rsid w:val="0026423E"/>
    <w:rPr>
      <w:i/>
      <w:iCs/>
      <w:color w:val="060808" w:themeColor="text1"/>
    </w:rPr>
  </w:style>
  <w:style w:type="paragraph" w:styleId="IntenseQuote">
    <w:name w:val="Intense Quote"/>
    <w:basedOn w:val="Normal"/>
    <w:next w:val="Normal"/>
    <w:link w:val="IntenseQuoteChar"/>
    <w:uiPriority w:val="30"/>
    <w:qFormat/>
    <w:rsid w:val="00C5584B"/>
    <w:pPr>
      <w:pBdr>
        <w:bottom w:val="single" w:sz="4" w:space="4" w:color="285C4E" w:themeColor="accent1"/>
      </w:pBdr>
      <w:spacing w:before="200" w:after="280"/>
      <w:ind w:left="936" w:right="936"/>
    </w:pPr>
    <w:rPr>
      <w:b/>
      <w:bCs/>
      <w:i/>
      <w:iCs/>
      <w:color w:val="285C4E" w:themeColor="accent1"/>
    </w:rPr>
  </w:style>
  <w:style w:type="character" w:customStyle="1" w:styleId="IntenseQuoteChar">
    <w:name w:val="Intense Quote Char"/>
    <w:basedOn w:val="DefaultParagraphFont"/>
    <w:link w:val="IntenseQuote"/>
    <w:uiPriority w:val="30"/>
    <w:rsid w:val="00C5584B"/>
    <w:rPr>
      <w:b/>
      <w:bCs/>
      <w:i/>
      <w:iCs/>
      <w:color w:val="285C4E" w:themeColor="accent1"/>
    </w:rPr>
  </w:style>
  <w:style w:type="character" w:styleId="SubtleReference">
    <w:name w:val="Subtle Reference"/>
    <w:uiPriority w:val="31"/>
    <w:rsid w:val="00C5584B"/>
    <w:rPr>
      <w:smallCaps/>
      <w:color w:val="F18B21" w:themeColor="accent2"/>
      <w:u w:val="single"/>
    </w:rPr>
  </w:style>
  <w:style w:type="character" w:styleId="IntenseReference">
    <w:name w:val="Intense Reference"/>
    <w:uiPriority w:val="32"/>
    <w:rsid w:val="00C5584B"/>
    <w:rPr>
      <w:b w:val="0"/>
      <w:bCs w:val="0"/>
      <w:smallCaps/>
      <w:color w:val="F18B21" w:themeColor="accent2"/>
      <w:spacing w:val="5"/>
      <w:u w:val="single"/>
    </w:rPr>
  </w:style>
  <w:style w:type="character" w:styleId="BookTitle">
    <w:name w:val="Book Title"/>
    <w:uiPriority w:val="33"/>
    <w:qFormat/>
    <w:rsid w:val="00C5584B"/>
    <w:rPr>
      <w:b w:val="0"/>
      <w:bCs w:val="0"/>
      <w:smallCaps/>
      <w:spacing w:val="5"/>
    </w:rPr>
  </w:style>
  <w:style w:type="paragraph" w:customStyle="1" w:styleId="hcentivebullet1">
    <w:name w:val="hcentive bullet 1"/>
    <w:basedOn w:val="Normal"/>
    <w:autoRedefine/>
    <w:qFormat/>
    <w:rsid w:val="00E047A7"/>
    <w:pPr>
      <w:numPr>
        <w:ilvl w:val="1"/>
        <w:numId w:val="7"/>
      </w:numPr>
      <w:spacing w:before="120" w:after="120"/>
    </w:pPr>
    <w:rPr>
      <w:b/>
      <w:bCs/>
    </w:rPr>
  </w:style>
  <w:style w:type="paragraph" w:customStyle="1" w:styleId="hcentivebullet2">
    <w:name w:val="hcentive bullet 2"/>
    <w:basedOn w:val="ListParagraph"/>
    <w:autoRedefine/>
    <w:qFormat/>
    <w:rsid w:val="00E84223"/>
    <w:pPr>
      <w:ind w:left="0"/>
    </w:pPr>
  </w:style>
  <w:style w:type="paragraph" w:customStyle="1" w:styleId="hCentiveBullet3">
    <w:name w:val="hCentive Bullet 3"/>
    <w:basedOn w:val="hcentivebullet2"/>
    <w:qFormat/>
    <w:rsid w:val="00B92B9B"/>
    <w:pPr>
      <w:numPr>
        <w:numId w:val="1"/>
      </w:numPr>
    </w:pPr>
  </w:style>
  <w:style w:type="paragraph" w:styleId="Header">
    <w:name w:val="header"/>
    <w:basedOn w:val="Normal"/>
    <w:link w:val="HeaderChar"/>
    <w:uiPriority w:val="99"/>
    <w:unhideWhenUsed/>
    <w:rsid w:val="00FD2AD1"/>
    <w:pPr>
      <w:tabs>
        <w:tab w:val="center" w:pos="4680"/>
        <w:tab w:val="right" w:pos="9360"/>
      </w:tabs>
    </w:pPr>
  </w:style>
  <w:style w:type="character" w:customStyle="1" w:styleId="HeaderChar">
    <w:name w:val="Header Char"/>
    <w:basedOn w:val="DefaultParagraphFont"/>
    <w:link w:val="Header"/>
    <w:uiPriority w:val="99"/>
    <w:rsid w:val="00FD2AD1"/>
    <w:rPr>
      <w:rFonts w:ascii="Eurostile" w:hAnsi="Eurostile"/>
    </w:rPr>
  </w:style>
  <w:style w:type="paragraph" w:styleId="Footer">
    <w:name w:val="footer"/>
    <w:basedOn w:val="Normal"/>
    <w:link w:val="FooterChar"/>
    <w:uiPriority w:val="99"/>
    <w:unhideWhenUsed/>
    <w:rsid w:val="00FD2AD1"/>
    <w:pPr>
      <w:tabs>
        <w:tab w:val="center" w:pos="4680"/>
        <w:tab w:val="right" w:pos="9360"/>
      </w:tabs>
    </w:pPr>
  </w:style>
  <w:style w:type="character" w:customStyle="1" w:styleId="FooterChar">
    <w:name w:val="Footer Char"/>
    <w:basedOn w:val="DefaultParagraphFont"/>
    <w:link w:val="Footer"/>
    <w:uiPriority w:val="99"/>
    <w:rsid w:val="00FD2AD1"/>
    <w:rPr>
      <w:rFonts w:ascii="Eurostile" w:hAnsi="Eurostile"/>
    </w:rPr>
  </w:style>
  <w:style w:type="paragraph" w:styleId="BalloonText">
    <w:name w:val="Balloon Text"/>
    <w:basedOn w:val="Normal"/>
    <w:link w:val="BalloonTextChar"/>
    <w:uiPriority w:val="99"/>
    <w:semiHidden/>
    <w:unhideWhenUsed/>
    <w:rsid w:val="00FD2AD1"/>
    <w:rPr>
      <w:rFonts w:ascii="Tahoma" w:hAnsi="Tahoma" w:cs="Tahoma"/>
      <w:sz w:val="16"/>
      <w:szCs w:val="16"/>
    </w:rPr>
  </w:style>
  <w:style w:type="character" w:customStyle="1" w:styleId="BalloonTextChar">
    <w:name w:val="Balloon Text Char"/>
    <w:basedOn w:val="DefaultParagraphFont"/>
    <w:link w:val="BalloonText"/>
    <w:uiPriority w:val="99"/>
    <w:semiHidden/>
    <w:rsid w:val="00FD2AD1"/>
    <w:rPr>
      <w:rFonts w:ascii="Tahoma" w:hAnsi="Tahoma" w:cs="Tahoma"/>
      <w:sz w:val="16"/>
      <w:szCs w:val="16"/>
    </w:rPr>
  </w:style>
  <w:style w:type="paragraph" w:customStyle="1" w:styleId="DocumentTitle">
    <w:name w:val="Document Title"/>
    <w:basedOn w:val="Heading1"/>
    <w:link w:val="DocumentTitleChar"/>
    <w:qFormat/>
    <w:rsid w:val="009E5DCF"/>
    <w:pPr>
      <w:numPr>
        <w:numId w:val="0"/>
      </w:numPr>
      <w:jc w:val="right"/>
    </w:pPr>
    <w:rPr>
      <w:sz w:val="52"/>
      <w:szCs w:val="52"/>
    </w:rPr>
  </w:style>
  <w:style w:type="character" w:customStyle="1" w:styleId="DocumentTitleChar">
    <w:name w:val="Document Title Char"/>
    <w:basedOn w:val="Heading1Char"/>
    <w:link w:val="DocumentTitle"/>
    <w:rsid w:val="00A162C4"/>
    <w:rPr>
      <w:rFonts w:ascii="Eurostile" w:eastAsiaTheme="majorEastAsia" w:hAnsi="Eurostile" w:cstheme="majorBidi"/>
      <w:b/>
      <w:bCs/>
      <w:caps/>
      <w:color w:val="285C4E" w:themeColor="accent1"/>
      <w:sz w:val="52"/>
      <w:szCs w:val="52"/>
    </w:rPr>
  </w:style>
  <w:style w:type="paragraph" w:customStyle="1" w:styleId="DocumentSubtitle">
    <w:name w:val="Document Subtitle"/>
    <w:basedOn w:val="Heading2"/>
    <w:link w:val="DocumentSubtitleChar"/>
    <w:qFormat/>
    <w:rsid w:val="00A162C4"/>
    <w:pPr>
      <w:ind w:left="0" w:firstLine="0"/>
      <w:jc w:val="right"/>
    </w:pPr>
    <w:rPr>
      <w:sz w:val="28"/>
      <w:szCs w:val="28"/>
    </w:rPr>
  </w:style>
  <w:style w:type="character" w:customStyle="1" w:styleId="DocumentSubtitleChar">
    <w:name w:val="Document Subtitle Char"/>
    <w:basedOn w:val="Heading2Char"/>
    <w:link w:val="DocumentSubtitle"/>
    <w:rsid w:val="00A162C4"/>
    <w:rPr>
      <w:rFonts w:asciiTheme="minorHAnsi" w:eastAsiaTheme="majorEastAsia" w:hAnsiTheme="minorHAnsi" w:cstheme="majorBidi"/>
      <w:b/>
      <w:bCs/>
      <w:color w:val="285C4E" w:themeColor="accent1"/>
      <w:kern w:val="2"/>
      <w:sz w:val="28"/>
      <w:szCs w:val="28"/>
      <w14:ligatures w14:val="standardContextual"/>
    </w:rPr>
  </w:style>
  <w:style w:type="table" w:customStyle="1" w:styleId="TableGrid2">
    <w:name w:val="Table Grid2"/>
    <w:basedOn w:val="TableNormal"/>
    <w:next w:val="TableGrid"/>
    <w:uiPriority w:val="59"/>
    <w:rsid w:val="002206A7"/>
    <w:rPr>
      <w:rFonts w:ascii="Calibri" w:hAnsi="Calibri" w:cs="Times New Roman"/>
      <w:bCs/>
    </w:rPr>
    <w:tblPr/>
  </w:style>
  <w:style w:type="table" w:styleId="TableGrid">
    <w:name w:val="Table Grid"/>
    <w:basedOn w:val="TableNormal"/>
    <w:uiPriority w:val="59"/>
    <w:rsid w:val="002206A7"/>
    <w:tblPr/>
  </w:style>
  <w:style w:type="paragraph" w:styleId="TOC1">
    <w:name w:val="toc 1"/>
    <w:basedOn w:val="Normal"/>
    <w:next w:val="Normal"/>
    <w:autoRedefine/>
    <w:uiPriority w:val="39"/>
    <w:unhideWhenUsed/>
    <w:qFormat/>
    <w:rsid w:val="0024022B"/>
    <w:pPr>
      <w:tabs>
        <w:tab w:val="left" w:pos="440"/>
        <w:tab w:val="right" w:leader="dot" w:pos="9350"/>
      </w:tabs>
      <w:spacing w:after="100"/>
    </w:pPr>
  </w:style>
  <w:style w:type="paragraph" w:styleId="TOC2">
    <w:name w:val="toc 2"/>
    <w:basedOn w:val="Normal"/>
    <w:next w:val="Normal"/>
    <w:autoRedefine/>
    <w:uiPriority w:val="39"/>
    <w:unhideWhenUsed/>
    <w:qFormat/>
    <w:rsid w:val="00555EED"/>
    <w:pPr>
      <w:tabs>
        <w:tab w:val="left" w:pos="1100"/>
        <w:tab w:val="right" w:leader="dot" w:pos="9350"/>
      </w:tabs>
      <w:spacing w:after="100"/>
      <w:ind w:left="220"/>
    </w:pPr>
  </w:style>
  <w:style w:type="character" w:styleId="Hyperlink">
    <w:name w:val="Hyperlink"/>
    <w:basedOn w:val="DefaultParagraphFont"/>
    <w:uiPriority w:val="99"/>
    <w:unhideWhenUsed/>
    <w:rsid w:val="002206A7"/>
    <w:rPr>
      <w:color w:val="0079C1" w:themeColor="hyperlink"/>
      <w:u w:val="single"/>
    </w:rPr>
  </w:style>
  <w:style w:type="paragraph" w:styleId="TOC3">
    <w:name w:val="toc 3"/>
    <w:basedOn w:val="Normal"/>
    <w:next w:val="Normal"/>
    <w:autoRedefine/>
    <w:uiPriority w:val="39"/>
    <w:unhideWhenUsed/>
    <w:qFormat/>
    <w:rsid w:val="00EE7A34"/>
    <w:pPr>
      <w:spacing w:after="100"/>
      <w:ind w:left="440"/>
    </w:pPr>
  </w:style>
  <w:style w:type="paragraph" w:customStyle="1" w:styleId="Appendix">
    <w:name w:val="Appendix"/>
    <w:basedOn w:val="Heading1"/>
    <w:next w:val="Normal"/>
    <w:qFormat/>
    <w:rsid w:val="00BA57E0"/>
    <w:pPr>
      <w:numPr>
        <w:numId w:val="3"/>
      </w:numPr>
    </w:pPr>
  </w:style>
  <w:style w:type="paragraph" w:customStyle="1" w:styleId="BoldHeader">
    <w:name w:val="Bold Header"/>
    <w:basedOn w:val="DocumentSubtitle"/>
    <w:qFormat/>
    <w:rsid w:val="00B92B9B"/>
    <w:pPr>
      <w:numPr>
        <w:numId w:val="0"/>
      </w:numPr>
      <w:pBdr>
        <w:bottom w:val="single" w:sz="12" w:space="1" w:color="4C8B3F" w:themeColor="background2"/>
      </w:pBdr>
      <w:jc w:val="left"/>
    </w:pPr>
    <w:rPr>
      <w:color w:val="auto"/>
    </w:rPr>
  </w:style>
  <w:style w:type="paragraph" w:customStyle="1" w:styleId="FigureStyle">
    <w:name w:val="Figure Style"/>
    <w:basedOn w:val="Normal"/>
    <w:link w:val="FigureStyleChar"/>
    <w:qFormat/>
    <w:rsid w:val="00B92B9B"/>
    <w:rPr>
      <w:b/>
      <w:caps/>
      <w:color w:val="F18B21" w:themeColor="accent2"/>
      <w:sz w:val="18"/>
      <w:szCs w:val="18"/>
    </w:rPr>
  </w:style>
  <w:style w:type="character" w:customStyle="1" w:styleId="FigureStyleChar">
    <w:name w:val="Figure Style Char"/>
    <w:basedOn w:val="DefaultParagraphFont"/>
    <w:link w:val="FigureStyle"/>
    <w:rsid w:val="00B92B9B"/>
    <w:rPr>
      <w:b/>
      <w:caps/>
      <w:color w:val="F18B21" w:themeColor="accent2"/>
      <w:sz w:val="18"/>
      <w:szCs w:val="18"/>
    </w:rPr>
  </w:style>
  <w:style w:type="paragraph" w:customStyle="1" w:styleId="TableTitle">
    <w:name w:val="Table Title"/>
    <w:basedOn w:val="FigureStyle"/>
    <w:link w:val="TableTitleChar"/>
    <w:qFormat/>
    <w:rsid w:val="00C71809"/>
  </w:style>
  <w:style w:type="character" w:customStyle="1" w:styleId="TableTitleChar">
    <w:name w:val="Table Title Char"/>
    <w:basedOn w:val="FigureStyleChar"/>
    <w:link w:val="TableTitle"/>
    <w:rsid w:val="00C71809"/>
    <w:rPr>
      <w:b/>
      <w:caps/>
      <w:color w:val="F18B21" w:themeColor="accent2"/>
      <w:sz w:val="18"/>
      <w:szCs w:val="18"/>
    </w:rPr>
  </w:style>
  <w:style w:type="table" w:customStyle="1" w:styleId="TableGrid1">
    <w:name w:val="Table Grid1"/>
    <w:basedOn w:val="TableNormal"/>
    <w:next w:val="TableGrid"/>
    <w:uiPriority w:val="59"/>
    <w:rsid w:val="00C71809"/>
    <w:tblPr/>
  </w:style>
  <w:style w:type="paragraph" w:styleId="TableofFigures">
    <w:name w:val="table of figures"/>
    <w:basedOn w:val="Normal"/>
    <w:next w:val="Normal"/>
    <w:uiPriority w:val="99"/>
    <w:unhideWhenUsed/>
    <w:rsid w:val="00C71809"/>
  </w:style>
  <w:style w:type="table" w:customStyle="1" w:styleId="TableGrid3">
    <w:name w:val="Table Grid3"/>
    <w:basedOn w:val="TableNormal"/>
    <w:uiPriority w:val="59"/>
    <w:rsid w:val="005A5901"/>
    <w:rPr>
      <w:rFonts w:ascii="Calibri" w:hAnsi="Calibri" w:cs="Times New Roman"/>
    </w:rPr>
    <w:tblPr/>
  </w:style>
  <w:style w:type="paragraph" w:customStyle="1" w:styleId="Numbered">
    <w:name w:val="Numbered"/>
    <w:basedOn w:val="ListParagraph"/>
    <w:link w:val="NumberedChar"/>
    <w:qFormat/>
    <w:rsid w:val="00674B7C"/>
    <w:pPr>
      <w:numPr>
        <w:numId w:val="4"/>
      </w:numPr>
    </w:pPr>
  </w:style>
  <w:style w:type="character" w:customStyle="1" w:styleId="NumberedChar">
    <w:name w:val="Numbered Char"/>
    <w:basedOn w:val="ListParagraphChar"/>
    <w:link w:val="Numbered"/>
    <w:rsid w:val="00674B7C"/>
    <w:rPr>
      <w:rFonts w:asciiTheme="minorHAnsi" w:hAnsiTheme="minorHAnsi" w:cstheme="minorBidi"/>
      <w:kern w:val="2"/>
      <w:sz w:val="24"/>
      <w:szCs w:val="24"/>
      <w14:ligatures w14:val="standardContextual"/>
    </w:rPr>
  </w:style>
  <w:style w:type="paragraph" w:styleId="TOC4">
    <w:name w:val="toc 4"/>
    <w:basedOn w:val="Normal"/>
    <w:next w:val="Normal"/>
    <w:autoRedefine/>
    <w:uiPriority w:val="39"/>
    <w:unhideWhenUsed/>
    <w:rsid w:val="008A0E60"/>
    <w:pPr>
      <w:spacing w:after="100" w:line="259" w:lineRule="auto"/>
      <w:ind w:left="660"/>
    </w:pPr>
    <w:rPr>
      <w:rFonts w:eastAsiaTheme="minorEastAsia"/>
    </w:rPr>
  </w:style>
  <w:style w:type="paragraph" w:styleId="TOC5">
    <w:name w:val="toc 5"/>
    <w:basedOn w:val="Normal"/>
    <w:next w:val="Normal"/>
    <w:autoRedefine/>
    <w:uiPriority w:val="39"/>
    <w:unhideWhenUsed/>
    <w:rsid w:val="008A0E60"/>
    <w:pPr>
      <w:spacing w:after="100" w:line="259" w:lineRule="auto"/>
      <w:ind w:left="880"/>
    </w:pPr>
    <w:rPr>
      <w:rFonts w:eastAsiaTheme="minorEastAsia"/>
    </w:rPr>
  </w:style>
  <w:style w:type="paragraph" w:styleId="TOC6">
    <w:name w:val="toc 6"/>
    <w:basedOn w:val="Normal"/>
    <w:next w:val="Normal"/>
    <w:autoRedefine/>
    <w:uiPriority w:val="39"/>
    <w:unhideWhenUsed/>
    <w:rsid w:val="008A0E60"/>
    <w:pPr>
      <w:spacing w:after="100" w:line="259" w:lineRule="auto"/>
      <w:ind w:left="1100"/>
    </w:pPr>
    <w:rPr>
      <w:rFonts w:eastAsiaTheme="minorEastAsia"/>
    </w:rPr>
  </w:style>
  <w:style w:type="paragraph" w:styleId="TOC7">
    <w:name w:val="toc 7"/>
    <w:basedOn w:val="Normal"/>
    <w:next w:val="Normal"/>
    <w:autoRedefine/>
    <w:uiPriority w:val="39"/>
    <w:unhideWhenUsed/>
    <w:rsid w:val="008A0E60"/>
    <w:pPr>
      <w:spacing w:after="100" w:line="259" w:lineRule="auto"/>
      <w:ind w:left="1320"/>
    </w:pPr>
    <w:rPr>
      <w:rFonts w:eastAsiaTheme="minorEastAsia"/>
    </w:rPr>
  </w:style>
  <w:style w:type="paragraph" w:styleId="TOC8">
    <w:name w:val="toc 8"/>
    <w:basedOn w:val="Normal"/>
    <w:next w:val="Normal"/>
    <w:autoRedefine/>
    <w:uiPriority w:val="39"/>
    <w:unhideWhenUsed/>
    <w:rsid w:val="008A0E60"/>
    <w:pPr>
      <w:spacing w:after="100" w:line="259" w:lineRule="auto"/>
      <w:ind w:left="1540"/>
    </w:pPr>
    <w:rPr>
      <w:rFonts w:eastAsiaTheme="minorEastAsia"/>
    </w:rPr>
  </w:style>
  <w:style w:type="paragraph" w:styleId="TOC9">
    <w:name w:val="toc 9"/>
    <w:basedOn w:val="Normal"/>
    <w:next w:val="Normal"/>
    <w:autoRedefine/>
    <w:uiPriority w:val="39"/>
    <w:unhideWhenUsed/>
    <w:rsid w:val="008A0E60"/>
    <w:pPr>
      <w:spacing w:after="100" w:line="259" w:lineRule="auto"/>
      <w:ind w:left="1760"/>
    </w:pPr>
    <w:rPr>
      <w:rFonts w:eastAsiaTheme="minorEastAsia"/>
    </w:rPr>
  </w:style>
  <w:style w:type="character" w:styleId="CommentReference">
    <w:name w:val="annotation reference"/>
    <w:basedOn w:val="DefaultParagraphFont"/>
    <w:uiPriority w:val="99"/>
    <w:unhideWhenUsed/>
    <w:rsid w:val="00570CE8"/>
    <w:rPr>
      <w:sz w:val="16"/>
      <w:szCs w:val="16"/>
    </w:rPr>
  </w:style>
  <w:style w:type="paragraph" w:styleId="CommentText">
    <w:name w:val="annotation text"/>
    <w:basedOn w:val="Normal"/>
    <w:link w:val="CommentTextChar"/>
    <w:uiPriority w:val="99"/>
    <w:unhideWhenUsed/>
    <w:rsid w:val="00570CE8"/>
    <w:rPr>
      <w:sz w:val="20"/>
      <w:szCs w:val="20"/>
    </w:rPr>
  </w:style>
  <w:style w:type="character" w:customStyle="1" w:styleId="CommentTextChar">
    <w:name w:val="Comment Text Char"/>
    <w:basedOn w:val="DefaultParagraphFont"/>
    <w:link w:val="CommentText"/>
    <w:uiPriority w:val="99"/>
    <w:rsid w:val="00570CE8"/>
    <w:rPr>
      <w:sz w:val="20"/>
      <w:szCs w:val="20"/>
    </w:rPr>
  </w:style>
  <w:style w:type="paragraph" w:styleId="CommentSubject">
    <w:name w:val="annotation subject"/>
    <w:basedOn w:val="CommentText"/>
    <w:next w:val="CommentText"/>
    <w:link w:val="CommentSubjectChar"/>
    <w:uiPriority w:val="99"/>
    <w:semiHidden/>
    <w:unhideWhenUsed/>
    <w:rsid w:val="00570CE8"/>
    <w:rPr>
      <w:b/>
      <w:bCs/>
    </w:rPr>
  </w:style>
  <w:style w:type="character" w:customStyle="1" w:styleId="CommentSubjectChar">
    <w:name w:val="Comment Subject Char"/>
    <w:basedOn w:val="CommentTextChar"/>
    <w:link w:val="CommentSubject"/>
    <w:uiPriority w:val="99"/>
    <w:semiHidden/>
    <w:rsid w:val="00570CE8"/>
    <w:rPr>
      <w:b/>
      <w:bCs/>
      <w:sz w:val="20"/>
      <w:szCs w:val="20"/>
    </w:rPr>
  </w:style>
  <w:style w:type="paragraph" w:styleId="Revision">
    <w:name w:val="Revision"/>
    <w:hidden/>
    <w:uiPriority w:val="99"/>
    <w:semiHidden/>
    <w:rsid w:val="00A67F3C"/>
  </w:style>
  <w:style w:type="paragraph" w:customStyle="1" w:styleId="TemplateInstructions">
    <w:name w:val="Template Instructions"/>
    <w:basedOn w:val="NoSpacing"/>
    <w:qFormat/>
    <w:rsid w:val="005E2BDD"/>
    <w:pPr>
      <w:spacing w:before="120"/>
      <w:ind w:left="720" w:right="720"/>
      <w:contextualSpacing w:val="0"/>
    </w:pPr>
    <w:rPr>
      <w:rFonts w:asciiTheme="majorHAnsi" w:hAnsiTheme="majorHAnsi" w:cs="Tw Cen MT"/>
      <w:i/>
      <w:color w:val="000000"/>
      <w:szCs w:val="23"/>
    </w:rPr>
  </w:style>
  <w:style w:type="paragraph" w:styleId="NoSpacing">
    <w:name w:val="No Spacing"/>
    <w:uiPriority w:val="1"/>
    <w:rsid w:val="005E2BDD"/>
    <w:pPr>
      <w:contextualSpacing/>
    </w:pPr>
  </w:style>
  <w:style w:type="paragraph" w:customStyle="1" w:styleId="Table">
    <w:name w:val="Table"/>
    <w:basedOn w:val="Normal"/>
    <w:qFormat/>
    <w:rsid w:val="009958FF"/>
    <w:pPr>
      <w:spacing w:before="120"/>
    </w:pPr>
    <w:rPr>
      <w:b/>
      <w:iCs/>
      <w:color w:val="285C4E" w:themeColor="accent1"/>
      <w:sz w:val="18"/>
      <w:szCs w:val="20"/>
    </w:rPr>
  </w:style>
  <w:style w:type="paragraph" w:styleId="NormalWeb">
    <w:name w:val="Normal (Web)"/>
    <w:basedOn w:val="Normal"/>
    <w:uiPriority w:val="99"/>
    <w:unhideWhenUsed/>
    <w:rsid w:val="00AD4603"/>
    <w:pPr>
      <w:spacing w:before="100" w:beforeAutospacing="1" w:after="100" w:afterAutospacing="1"/>
    </w:pPr>
  </w:style>
  <w:style w:type="paragraph" w:customStyle="1" w:styleId="Bullet1">
    <w:name w:val="Bullet 1"/>
    <w:basedOn w:val="Normal"/>
    <w:rsid w:val="00F30B50"/>
    <w:pPr>
      <w:numPr>
        <w:numId w:val="5"/>
      </w:numPr>
    </w:pPr>
    <w:rPr>
      <w:color w:val="000000"/>
      <w:szCs w:val="20"/>
    </w:rPr>
  </w:style>
  <w:style w:type="character" w:customStyle="1" w:styleId="Heading1Char1">
    <w:name w:val="Heading 1 Char1"/>
    <w:aliases w:val="1 heading Char"/>
    <w:basedOn w:val="DefaultParagraphFont"/>
    <w:link w:val="Heading1"/>
    <w:rsid w:val="005A3EAF"/>
    <w:rPr>
      <w:rFonts w:asciiTheme="minorHAnsi" w:eastAsiaTheme="majorEastAsia" w:hAnsiTheme="minorHAnsi" w:cstheme="minorBidi"/>
      <w:b/>
      <w:bCs/>
      <w:kern w:val="2"/>
      <w:sz w:val="28"/>
      <w:szCs w:val="26"/>
      <w14:ligatures w14:val="standardContextual"/>
    </w:rPr>
  </w:style>
  <w:style w:type="paragraph" w:styleId="BodyText">
    <w:name w:val="Body Text"/>
    <w:basedOn w:val="Normal"/>
    <w:link w:val="BodyTextChar"/>
    <w:uiPriority w:val="99"/>
    <w:rsid w:val="00ED7019"/>
    <w:rPr>
      <w:sz w:val="28"/>
      <w:szCs w:val="20"/>
    </w:rPr>
  </w:style>
  <w:style w:type="character" w:customStyle="1" w:styleId="BodyTextChar">
    <w:name w:val="Body Text Char"/>
    <w:basedOn w:val="DefaultParagraphFont"/>
    <w:link w:val="BodyText"/>
    <w:uiPriority w:val="99"/>
    <w:rsid w:val="00ED7019"/>
    <w:rPr>
      <w:rFonts w:ascii="Times New Roman" w:eastAsia="Times New Roman" w:hAnsi="Times New Roman" w:cs="Times New Roman"/>
      <w:sz w:val="28"/>
      <w:szCs w:val="20"/>
    </w:rPr>
  </w:style>
  <w:style w:type="paragraph" w:customStyle="1" w:styleId="Style1">
    <w:name w:val="Style1"/>
    <w:basedOn w:val="BodyText"/>
    <w:next w:val="Heading2"/>
    <w:link w:val="Style1Char"/>
    <w:qFormat/>
    <w:rsid w:val="000F19D7"/>
    <w:rPr>
      <w:rFonts w:ascii="Arial" w:hAnsi="Arial" w:cstheme="minorHAnsi"/>
      <w:sz w:val="22"/>
      <w:szCs w:val="22"/>
    </w:rPr>
  </w:style>
  <w:style w:type="character" w:customStyle="1" w:styleId="Style1Char">
    <w:name w:val="Style1 Char"/>
    <w:basedOn w:val="BodyTextChar"/>
    <w:link w:val="Style1"/>
    <w:rsid w:val="000F19D7"/>
    <w:rPr>
      <w:rFonts w:ascii="Times New Roman" w:eastAsia="Times New Roman" w:hAnsi="Times New Roman" w:cs="Times New Roman"/>
      <w:sz w:val="28"/>
      <w:szCs w:val="20"/>
    </w:rPr>
  </w:style>
  <w:style w:type="paragraph" w:styleId="ListBullet">
    <w:name w:val="List Bullet"/>
    <w:basedOn w:val="Normal"/>
    <w:uiPriority w:val="99"/>
    <w:unhideWhenUsed/>
    <w:rsid w:val="0056132C"/>
    <w:pPr>
      <w:numPr>
        <w:numId w:val="8"/>
      </w:numPr>
      <w:spacing w:before="120" w:after="120"/>
    </w:pPr>
  </w:style>
  <w:style w:type="paragraph" w:styleId="BodyTextIndent">
    <w:name w:val="Body Text Indent"/>
    <w:basedOn w:val="Normal"/>
    <w:link w:val="BodyTextIndentChar"/>
    <w:uiPriority w:val="99"/>
    <w:unhideWhenUsed/>
    <w:rsid w:val="00E047A7"/>
    <w:pPr>
      <w:spacing w:after="120"/>
      <w:ind w:left="360"/>
    </w:pPr>
  </w:style>
  <w:style w:type="character" w:customStyle="1" w:styleId="BodyTextIndentChar">
    <w:name w:val="Body Text Indent Char"/>
    <w:basedOn w:val="DefaultParagraphFont"/>
    <w:link w:val="BodyTextIndent"/>
    <w:uiPriority w:val="99"/>
    <w:rsid w:val="00E047A7"/>
  </w:style>
  <w:style w:type="paragraph" w:customStyle="1" w:styleId="Instructions">
    <w:name w:val="Instructions"/>
    <w:basedOn w:val="Normal"/>
    <w:autoRedefine/>
    <w:rsid w:val="00E047A7"/>
    <w:pPr>
      <w:shd w:val="clear" w:color="auto" w:fill="FFFFFF"/>
      <w:ind w:left="360"/>
    </w:pPr>
    <w:rPr>
      <w:i/>
      <w:color w:val="0000FF"/>
      <w:szCs w:val="20"/>
    </w:rPr>
  </w:style>
  <w:style w:type="paragraph" w:customStyle="1" w:styleId="InfoBlue">
    <w:name w:val="InfoBlue"/>
    <w:basedOn w:val="Normal"/>
    <w:next w:val="BodyText"/>
    <w:rsid w:val="00BF0B2B"/>
    <w:pPr>
      <w:widowControl w:val="0"/>
      <w:spacing w:after="120" w:line="240" w:lineRule="atLeast"/>
      <w:ind w:left="576"/>
      <w:jc w:val="both"/>
    </w:pPr>
    <w:rPr>
      <w:i/>
      <w:color w:val="0000FF"/>
      <w:szCs w:val="20"/>
    </w:rPr>
  </w:style>
  <w:style w:type="character" w:customStyle="1" w:styleId="apple-converted-space">
    <w:name w:val="apple-converted-space"/>
    <w:basedOn w:val="DefaultParagraphFont"/>
    <w:rsid w:val="004619F5"/>
  </w:style>
  <w:style w:type="paragraph" w:customStyle="1" w:styleId="Hints">
    <w:name w:val="Hints"/>
    <w:basedOn w:val="Normal"/>
    <w:rsid w:val="003E3BA9"/>
    <w:rPr>
      <w:color w:val="5F5F5F"/>
      <w:sz w:val="20"/>
      <w:szCs w:val="20"/>
    </w:rPr>
  </w:style>
  <w:style w:type="paragraph" w:customStyle="1" w:styleId="NumberedNormal">
    <w:name w:val="Numbered Normal"/>
    <w:basedOn w:val="Normal"/>
    <w:link w:val="NumberedNormalChar"/>
    <w:qFormat/>
    <w:rsid w:val="00F54250"/>
    <w:pPr>
      <w:ind w:left="4842" w:hanging="432"/>
    </w:pPr>
    <w:rPr>
      <w:rFonts w:eastAsia="Calibri"/>
    </w:rPr>
  </w:style>
  <w:style w:type="character" w:customStyle="1" w:styleId="NumberedNormalChar">
    <w:name w:val="Numbered Normal Char"/>
    <w:link w:val="NumberedNormal"/>
    <w:rsid w:val="00F54250"/>
    <w:rPr>
      <w:rFonts w:ascii="Calibri" w:eastAsia="Calibri" w:hAnsi="Calibri" w:cs="Times New Roman"/>
    </w:rPr>
  </w:style>
  <w:style w:type="paragraph" w:styleId="BodyTextIndent2">
    <w:name w:val="Body Text Indent 2"/>
    <w:basedOn w:val="Normal"/>
    <w:link w:val="BodyTextIndent2Char"/>
    <w:uiPriority w:val="99"/>
    <w:semiHidden/>
    <w:unhideWhenUsed/>
    <w:rsid w:val="00E1382C"/>
    <w:pPr>
      <w:spacing w:after="120" w:line="480" w:lineRule="auto"/>
      <w:ind w:left="360"/>
    </w:pPr>
  </w:style>
  <w:style w:type="character" w:customStyle="1" w:styleId="BodyTextIndent2Char">
    <w:name w:val="Body Text Indent 2 Char"/>
    <w:basedOn w:val="DefaultParagraphFont"/>
    <w:link w:val="BodyTextIndent2"/>
    <w:uiPriority w:val="99"/>
    <w:semiHidden/>
    <w:rsid w:val="00E1382C"/>
  </w:style>
  <w:style w:type="character" w:customStyle="1" w:styleId="UnresolvedMention1">
    <w:name w:val="Unresolved Mention1"/>
    <w:basedOn w:val="DefaultParagraphFont"/>
    <w:uiPriority w:val="99"/>
    <w:semiHidden/>
    <w:unhideWhenUsed/>
    <w:rsid w:val="00752EFC"/>
    <w:rPr>
      <w:color w:val="808080"/>
      <w:shd w:val="clear" w:color="auto" w:fill="E6E6E6"/>
    </w:rPr>
  </w:style>
  <w:style w:type="character" w:styleId="FollowedHyperlink">
    <w:name w:val="FollowedHyperlink"/>
    <w:basedOn w:val="DefaultParagraphFont"/>
    <w:uiPriority w:val="99"/>
    <w:semiHidden/>
    <w:unhideWhenUsed/>
    <w:rsid w:val="00752EFC"/>
    <w:rPr>
      <w:color w:val="97005E" w:themeColor="followedHyperlink"/>
      <w:u w:val="single"/>
    </w:rPr>
  </w:style>
  <w:style w:type="paragraph" w:customStyle="1" w:styleId="TableText">
    <w:name w:val="Table Text"/>
    <w:basedOn w:val="Normal"/>
    <w:link w:val="TableTextChar"/>
    <w:qFormat/>
    <w:rsid w:val="003B73D2"/>
    <w:pPr>
      <w:spacing w:before="40" w:after="40"/>
      <w:contextualSpacing/>
    </w:pPr>
    <w:rPr>
      <w:rFonts w:ascii="Arial" w:eastAsia="Calibri" w:hAnsi="Arial"/>
    </w:rPr>
  </w:style>
  <w:style w:type="character" w:customStyle="1" w:styleId="TableTextChar">
    <w:name w:val="Table Text Char"/>
    <w:link w:val="TableText"/>
    <w:rsid w:val="003B73D2"/>
    <w:rPr>
      <w:rFonts w:eastAsia="Calibri" w:cs="Times New Roman"/>
    </w:rPr>
  </w:style>
  <w:style w:type="character" w:customStyle="1" w:styleId="UnresolvedMention2">
    <w:name w:val="Unresolved Mention2"/>
    <w:basedOn w:val="DefaultParagraphFont"/>
    <w:uiPriority w:val="99"/>
    <w:semiHidden/>
    <w:unhideWhenUsed/>
    <w:rsid w:val="00AF463B"/>
    <w:rPr>
      <w:color w:val="605E5C"/>
      <w:shd w:val="clear" w:color="auto" w:fill="E1DFDD"/>
    </w:rPr>
  </w:style>
  <w:style w:type="paragraph" w:customStyle="1" w:styleId="xxmsolistparagraph">
    <w:name w:val="x_x_msolistparagraph"/>
    <w:basedOn w:val="Normal"/>
    <w:rsid w:val="00961625"/>
    <w:pPr>
      <w:spacing w:before="100" w:beforeAutospacing="1" w:after="100" w:afterAutospacing="1"/>
    </w:pPr>
  </w:style>
  <w:style w:type="paragraph" w:customStyle="1" w:styleId="TableText10Number">
    <w:name w:val="Table Text 10 Number"/>
    <w:basedOn w:val="Normal"/>
    <w:uiPriority w:val="99"/>
    <w:rsid w:val="00645833"/>
    <w:pPr>
      <w:numPr>
        <w:numId w:val="10"/>
      </w:numPr>
      <w:tabs>
        <w:tab w:val="left" w:pos="432"/>
      </w:tabs>
      <w:spacing w:before="20" w:after="120"/>
      <w:ind w:left="288" w:hanging="288"/>
    </w:pPr>
    <w:rPr>
      <w:rFonts w:ascii="Arial" w:hAnsi="Arial"/>
      <w:sz w:val="20"/>
    </w:rPr>
  </w:style>
  <w:style w:type="paragraph" w:customStyle="1" w:styleId="TableText10">
    <w:name w:val="Table Text 10"/>
    <w:basedOn w:val="Normal"/>
    <w:link w:val="TableText10Char"/>
    <w:rsid w:val="00A82074"/>
    <w:pPr>
      <w:spacing w:before="20" w:after="120"/>
    </w:pPr>
    <w:rPr>
      <w:rFonts w:ascii="Arial" w:hAnsi="Arial"/>
      <w:sz w:val="20"/>
    </w:rPr>
  </w:style>
  <w:style w:type="character" w:customStyle="1" w:styleId="TableText10Char">
    <w:name w:val="Table Text 10 Char"/>
    <w:basedOn w:val="DefaultParagraphFont"/>
    <w:link w:val="TableText10"/>
    <w:locked/>
    <w:rsid w:val="00A82074"/>
    <w:rPr>
      <w:rFonts w:eastAsia="Times New Roman" w:cs="Times New Roman"/>
      <w:sz w:val="20"/>
      <w:szCs w:val="24"/>
    </w:rPr>
  </w:style>
  <w:style w:type="character" w:styleId="UnresolvedMention">
    <w:name w:val="Unresolved Mention"/>
    <w:basedOn w:val="DefaultParagraphFont"/>
    <w:uiPriority w:val="99"/>
    <w:semiHidden/>
    <w:unhideWhenUsed/>
    <w:rsid w:val="00195EF9"/>
    <w:rPr>
      <w:color w:val="605E5C"/>
      <w:shd w:val="clear" w:color="auto" w:fill="E1DFDD"/>
    </w:rPr>
  </w:style>
  <w:style w:type="character" w:customStyle="1" w:styleId="A6">
    <w:name w:val="A6"/>
    <w:uiPriority w:val="99"/>
    <w:rsid w:val="002F61A9"/>
    <w:rPr>
      <w:rFonts w:cs="Proxima Nova"/>
      <w:color w:val="000000"/>
      <w:sz w:val="19"/>
      <w:szCs w:val="19"/>
    </w:rPr>
  </w:style>
  <w:style w:type="paragraph" w:customStyle="1" w:styleId="psection-2">
    <w:name w:val="psection-2"/>
    <w:basedOn w:val="Normal"/>
    <w:rsid w:val="000B2766"/>
    <w:pPr>
      <w:spacing w:before="100" w:beforeAutospacing="1" w:after="100" w:afterAutospacing="1"/>
      <w:ind w:left="240"/>
    </w:pPr>
  </w:style>
  <w:style w:type="paragraph" w:customStyle="1" w:styleId="psection-3">
    <w:name w:val="psection-3"/>
    <w:basedOn w:val="Normal"/>
    <w:rsid w:val="000B2766"/>
    <w:pPr>
      <w:spacing w:before="100" w:beforeAutospacing="1" w:after="100" w:afterAutospacing="1"/>
      <w:ind w:left="480"/>
    </w:pPr>
  </w:style>
  <w:style w:type="paragraph" w:customStyle="1" w:styleId="psection-4">
    <w:name w:val="psection-4"/>
    <w:basedOn w:val="Normal"/>
    <w:rsid w:val="000B2766"/>
    <w:pPr>
      <w:spacing w:before="100" w:beforeAutospacing="1" w:after="100" w:afterAutospacing="1"/>
      <w:ind w:left="720"/>
    </w:pPr>
  </w:style>
  <w:style w:type="character" w:customStyle="1" w:styleId="et031">
    <w:name w:val="et031"/>
    <w:basedOn w:val="DefaultParagraphFont"/>
    <w:rsid w:val="000B2766"/>
    <w:rPr>
      <w:i/>
      <w:iCs/>
    </w:rPr>
  </w:style>
  <w:style w:type="character" w:customStyle="1" w:styleId="enumxml1">
    <w:name w:val="enumxml1"/>
    <w:basedOn w:val="DefaultParagraphFont"/>
    <w:rsid w:val="000B2766"/>
    <w:rPr>
      <w:b/>
      <w:bCs/>
    </w:rPr>
  </w:style>
  <w:style w:type="character" w:customStyle="1" w:styleId="enumxml2">
    <w:name w:val="enumxml2"/>
    <w:basedOn w:val="DefaultParagraphFont"/>
    <w:rsid w:val="000B2766"/>
    <w:rPr>
      <w:b/>
      <w:bCs/>
    </w:rPr>
  </w:style>
  <w:style w:type="character" w:customStyle="1" w:styleId="ui-provider">
    <w:name w:val="ui-provider"/>
    <w:basedOn w:val="DefaultParagraphFont"/>
    <w:rsid w:val="000E1B5F"/>
  </w:style>
  <w:style w:type="character" w:customStyle="1" w:styleId="cf01">
    <w:name w:val="cf01"/>
    <w:basedOn w:val="DefaultParagraphFont"/>
    <w:rsid w:val="00D36B89"/>
    <w:rPr>
      <w:rFonts w:ascii="Segoe UI" w:hAnsi="Segoe UI" w:cs="Segoe UI" w:hint="default"/>
      <w:sz w:val="18"/>
      <w:szCs w:val="18"/>
    </w:rPr>
  </w:style>
  <w:style w:type="paragraph" w:customStyle="1" w:styleId="Default">
    <w:name w:val="Default"/>
    <w:rsid w:val="00507126"/>
    <w:pPr>
      <w:autoSpaceDE w:val="0"/>
      <w:autoSpaceDN w:val="0"/>
      <w:adjustRightInd w:val="0"/>
    </w:pPr>
    <w:rPr>
      <w:rFonts w:ascii="Calibri" w:hAnsi="Calibri" w:cs="Calibri"/>
      <w:color w:val="000000"/>
      <w:sz w:val="24"/>
      <w:szCs w:val="24"/>
    </w:rPr>
  </w:style>
  <w:style w:type="paragraph" w:customStyle="1" w:styleId="xmsolistparagraph">
    <w:name w:val="x_msolistparagraph"/>
    <w:basedOn w:val="Normal"/>
    <w:rsid w:val="00BE0CF1"/>
    <w:pPr>
      <w:ind w:left="720"/>
    </w:pPr>
    <w:rPr>
      <w:sz w:val="20"/>
      <w:szCs w:val="20"/>
    </w:rPr>
  </w:style>
  <w:style w:type="character" w:customStyle="1" w:styleId="normaltextrun">
    <w:name w:val="normaltextrun"/>
    <w:basedOn w:val="DefaultParagraphFont"/>
    <w:rsid w:val="009F0A90"/>
  </w:style>
  <w:style w:type="character" w:customStyle="1" w:styleId="eop">
    <w:name w:val="eop"/>
    <w:basedOn w:val="DefaultParagraphFont"/>
    <w:rsid w:val="009F0A90"/>
  </w:style>
  <w:style w:type="paragraph" w:customStyle="1" w:styleId="paragraph">
    <w:name w:val="paragraph"/>
    <w:basedOn w:val="Normal"/>
    <w:rsid w:val="009F0A90"/>
    <w:pPr>
      <w:spacing w:before="100" w:beforeAutospacing="1" w:after="100" w:afterAutospacing="1"/>
    </w:pPr>
  </w:style>
  <w:style w:type="character" w:styleId="Mention">
    <w:name w:val="Mention"/>
    <w:basedOn w:val="DefaultParagraphFont"/>
    <w:uiPriority w:val="99"/>
    <w:unhideWhenUsed/>
    <w:rsid w:val="00B80A39"/>
    <w:rPr>
      <w:color w:val="2B579A"/>
      <w:shd w:val="clear" w:color="auto" w:fill="E1DFDD"/>
    </w:rPr>
  </w:style>
  <w:style w:type="numbering" w:customStyle="1" w:styleId="CurrentList1">
    <w:name w:val="Current List1"/>
    <w:uiPriority w:val="99"/>
    <w:rsid w:val="00460125"/>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7159">
      <w:bodyDiv w:val="1"/>
      <w:marLeft w:val="0"/>
      <w:marRight w:val="0"/>
      <w:marTop w:val="0"/>
      <w:marBottom w:val="0"/>
      <w:divBdr>
        <w:top w:val="none" w:sz="0" w:space="0" w:color="auto"/>
        <w:left w:val="none" w:sz="0" w:space="0" w:color="auto"/>
        <w:bottom w:val="none" w:sz="0" w:space="0" w:color="auto"/>
        <w:right w:val="none" w:sz="0" w:space="0" w:color="auto"/>
      </w:divBdr>
    </w:div>
    <w:div w:id="36199248">
      <w:bodyDiv w:val="1"/>
      <w:marLeft w:val="0"/>
      <w:marRight w:val="0"/>
      <w:marTop w:val="0"/>
      <w:marBottom w:val="0"/>
      <w:divBdr>
        <w:top w:val="none" w:sz="0" w:space="0" w:color="auto"/>
        <w:left w:val="none" w:sz="0" w:space="0" w:color="auto"/>
        <w:bottom w:val="none" w:sz="0" w:space="0" w:color="auto"/>
        <w:right w:val="none" w:sz="0" w:space="0" w:color="auto"/>
      </w:divBdr>
    </w:div>
    <w:div w:id="50463553">
      <w:bodyDiv w:val="1"/>
      <w:marLeft w:val="0"/>
      <w:marRight w:val="0"/>
      <w:marTop w:val="0"/>
      <w:marBottom w:val="0"/>
      <w:divBdr>
        <w:top w:val="none" w:sz="0" w:space="0" w:color="auto"/>
        <w:left w:val="none" w:sz="0" w:space="0" w:color="auto"/>
        <w:bottom w:val="none" w:sz="0" w:space="0" w:color="auto"/>
        <w:right w:val="none" w:sz="0" w:space="0" w:color="auto"/>
      </w:divBdr>
    </w:div>
    <w:div w:id="59452625">
      <w:bodyDiv w:val="1"/>
      <w:marLeft w:val="0"/>
      <w:marRight w:val="0"/>
      <w:marTop w:val="0"/>
      <w:marBottom w:val="0"/>
      <w:divBdr>
        <w:top w:val="none" w:sz="0" w:space="0" w:color="auto"/>
        <w:left w:val="none" w:sz="0" w:space="0" w:color="auto"/>
        <w:bottom w:val="none" w:sz="0" w:space="0" w:color="auto"/>
        <w:right w:val="none" w:sz="0" w:space="0" w:color="auto"/>
      </w:divBdr>
    </w:div>
    <w:div w:id="62797412">
      <w:bodyDiv w:val="1"/>
      <w:marLeft w:val="0"/>
      <w:marRight w:val="0"/>
      <w:marTop w:val="0"/>
      <w:marBottom w:val="0"/>
      <w:divBdr>
        <w:top w:val="none" w:sz="0" w:space="0" w:color="auto"/>
        <w:left w:val="none" w:sz="0" w:space="0" w:color="auto"/>
        <w:bottom w:val="none" w:sz="0" w:space="0" w:color="auto"/>
        <w:right w:val="none" w:sz="0" w:space="0" w:color="auto"/>
      </w:divBdr>
    </w:div>
    <w:div w:id="63919688">
      <w:bodyDiv w:val="1"/>
      <w:marLeft w:val="0"/>
      <w:marRight w:val="0"/>
      <w:marTop w:val="0"/>
      <w:marBottom w:val="0"/>
      <w:divBdr>
        <w:top w:val="none" w:sz="0" w:space="0" w:color="auto"/>
        <w:left w:val="none" w:sz="0" w:space="0" w:color="auto"/>
        <w:bottom w:val="none" w:sz="0" w:space="0" w:color="auto"/>
        <w:right w:val="none" w:sz="0" w:space="0" w:color="auto"/>
      </w:divBdr>
    </w:div>
    <w:div w:id="71902304">
      <w:bodyDiv w:val="1"/>
      <w:marLeft w:val="0"/>
      <w:marRight w:val="0"/>
      <w:marTop w:val="0"/>
      <w:marBottom w:val="0"/>
      <w:divBdr>
        <w:top w:val="none" w:sz="0" w:space="0" w:color="auto"/>
        <w:left w:val="none" w:sz="0" w:space="0" w:color="auto"/>
        <w:bottom w:val="none" w:sz="0" w:space="0" w:color="auto"/>
        <w:right w:val="none" w:sz="0" w:space="0" w:color="auto"/>
      </w:divBdr>
    </w:div>
    <w:div w:id="96869205">
      <w:bodyDiv w:val="1"/>
      <w:marLeft w:val="0"/>
      <w:marRight w:val="0"/>
      <w:marTop w:val="0"/>
      <w:marBottom w:val="0"/>
      <w:divBdr>
        <w:top w:val="none" w:sz="0" w:space="0" w:color="auto"/>
        <w:left w:val="none" w:sz="0" w:space="0" w:color="auto"/>
        <w:bottom w:val="none" w:sz="0" w:space="0" w:color="auto"/>
        <w:right w:val="none" w:sz="0" w:space="0" w:color="auto"/>
      </w:divBdr>
    </w:div>
    <w:div w:id="112287491">
      <w:bodyDiv w:val="1"/>
      <w:marLeft w:val="0"/>
      <w:marRight w:val="0"/>
      <w:marTop w:val="0"/>
      <w:marBottom w:val="0"/>
      <w:divBdr>
        <w:top w:val="none" w:sz="0" w:space="0" w:color="auto"/>
        <w:left w:val="none" w:sz="0" w:space="0" w:color="auto"/>
        <w:bottom w:val="none" w:sz="0" w:space="0" w:color="auto"/>
        <w:right w:val="none" w:sz="0" w:space="0" w:color="auto"/>
      </w:divBdr>
    </w:div>
    <w:div w:id="166793839">
      <w:bodyDiv w:val="1"/>
      <w:marLeft w:val="0"/>
      <w:marRight w:val="0"/>
      <w:marTop w:val="0"/>
      <w:marBottom w:val="0"/>
      <w:divBdr>
        <w:top w:val="none" w:sz="0" w:space="0" w:color="auto"/>
        <w:left w:val="none" w:sz="0" w:space="0" w:color="auto"/>
        <w:bottom w:val="none" w:sz="0" w:space="0" w:color="auto"/>
        <w:right w:val="none" w:sz="0" w:space="0" w:color="auto"/>
      </w:divBdr>
    </w:div>
    <w:div w:id="186725394">
      <w:bodyDiv w:val="1"/>
      <w:marLeft w:val="0"/>
      <w:marRight w:val="0"/>
      <w:marTop w:val="0"/>
      <w:marBottom w:val="0"/>
      <w:divBdr>
        <w:top w:val="none" w:sz="0" w:space="0" w:color="auto"/>
        <w:left w:val="none" w:sz="0" w:space="0" w:color="auto"/>
        <w:bottom w:val="none" w:sz="0" w:space="0" w:color="auto"/>
        <w:right w:val="none" w:sz="0" w:space="0" w:color="auto"/>
      </w:divBdr>
    </w:div>
    <w:div w:id="187187425">
      <w:bodyDiv w:val="1"/>
      <w:marLeft w:val="0"/>
      <w:marRight w:val="0"/>
      <w:marTop w:val="0"/>
      <w:marBottom w:val="0"/>
      <w:divBdr>
        <w:top w:val="none" w:sz="0" w:space="0" w:color="auto"/>
        <w:left w:val="none" w:sz="0" w:space="0" w:color="auto"/>
        <w:bottom w:val="none" w:sz="0" w:space="0" w:color="auto"/>
        <w:right w:val="none" w:sz="0" w:space="0" w:color="auto"/>
      </w:divBdr>
    </w:div>
    <w:div w:id="236524551">
      <w:bodyDiv w:val="1"/>
      <w:marLeft w:val="0"/>
      <w:marRight w:val="0"/>
      <w:marTop w:val="0"/>
      <w:marBottom w:val="0"/>
      <w:divBdr>
        <w:top w:val="none" w:sz="0" w:space="0" w:color="auto"/>
        <w:left w:val="none" w:sz="0" w:space="0" w:color="auto"/>
        <w:bottom w:val="none" w:sz="0" w:space="0" w:color="auto"/>
        <w:right w:val="none" w:sz="0" w:space="0" w:color="auto"/>
      </w:divBdr>
    </w:div>
    <w:div w:id="265621443">
      <w:bodyDiv w:val="1"/>
      <w:marLeft w:val="0"/>
      <w:marRight w:val="0"/>
      <w:marTop w:val="0"/>
      <w:marBottom w:val="0"/>
      <w:divBdr>
        <w:top w:val="none" w:sz="0" w:space="0" w:color="auto"/>
        <w:left w:val="none" w:sz="0" w:space="0" w:color="auto"/>
        <w:bottom w:val="none" w:sz="0" w:space="0" w:color="auto"/>
        <w:right w:val="none" w:sz="0" w:space="0" w:color="auto"/>
      </w:divBdr>
    </w:div>
    <w:div w:id="268314259">
      <w:bodyDiv w:val="1"/>
      <w:marLeft w:val="0"/>
      <w:marRight w:val="0"/>
      <w:marTop w:val="0"/>
      <w:marBottom w:val="0"/>
      <w:divBdr>
        <w:top w:val="none" w:sz="0" w:space="0" w:color="auto"/>
        <w:left w:val="none" w:sz="0" w:space="0" w:color="auto"/>
        <w:bottom w:val="none" w:sz="0" w:space="0" w:color="auto"/>
        <w:right w:val="none" w:sz="0" w:space="0" w:color="auto"/>
      </w:divBdr>
    </w:div>
    <w:div w:id="271985203">
      <w:bodyDiv w:val="1"/>
      <w:marLeft w:val="0"/>
      <w:marRight w:val="0"/>
      <w:marTop w:val="0"/>
      <w:marBottom w:val="0"/>
      <w:divBdr>
        <w:top w:val="none" w:sz="0" w:space="0" w:color="auto"/>
        <w:left w:val="none" w:sz="0" w:space="0" w:color="auto"/>
        <w:bottom w:val="none" w:sz="0" w:space="0" w:color="auto"/>
        <w:right w:val="none" w:sz="0" w:space="0" w:color="auto"/>
      </w:divBdr>
    </w:div>
    <w:div w:id="277220252">
      <w:bodyDiv w:val="1"/>
      <w:marLeft w:val="0"/>
      <w:marRight w:val="0"/>
      <w:marTop w:val="0"/>
      <w:marBottom w:val="0"/>
      <w:divBdr>
        <w:top w:val="none" w:sz="0" w:space="0" w:color="auto"/>
        <w:left w:val="none" w:sz="0" w:space="0" w:color="auto"/>
        <w:bottom w:val="none" w:sz="0" w:space="0" w:color="auto"/>
        <w:right w:val="none" w:sz="0" w:space="0" w:color="auto"/>
      </w:divBdr>
    </w:div>
    <w:div w:id="292441304">
      <w:bodyDiv w:val="1"/>
      <w:marLeft w:val="0"/>
      <w:marRight w:val="0"/>
      <w:marTop w:val="0"/>
      <w:marBottom w:val="0"/>
      <w:divBdr>
        <w:top w:val="none" w:sz="0" w:space="0" w:color="auto"/>
        <w:left w:val="none" w:sz="0" w:space="0" w:color="auto"/>
        <w:bottom w:val="none" w:sz="0" w:space="0" w:color="auto"/>
        <w:right w:val="none" w:sz="0" w:space="0" w:color="auto"/>
      </w:divBdr>
    </w:div>
    <w:div w:id="301083281">
      <w:bodyDiv w:val="1"/>
      <w:marLeft w:val="0"/>
      <w:marRight w:val="0"/>
      <w:marTop w:val="0"/>
      <w:marBottom w:val="0"/>
      <w:divBdr>
        <w:top w:val="none" w:sz="0" w:space="0" w:color="auto"/>
        <w:left w:val="none" w:sz="0" w:space="0" w:color="auto"/>
        <w:bottom w:val="none" w:sz="0" w:space="0" w:color="auto"/>
        <w:right w:val="none" w:sz="0" w:space="0" w:color="auto"/>
      </w:divBdr>
    </w:div>
    <w:div w:id="326057024">
      <w:bodyDiv w:val="1"/>
      <w:marLeft w:val="0"/>
      <w:marRight w:val="0"/>
      <w:marTop w:val="0"/>
      <w:marBottom w:val="0"/>
      <w:divBdr>
        <w:top w:val="none" w:sz="0" w:space="0" w:color="auto"/>
        <w:left w:val="none" w:sz="0" w:space="0" w:color="auto"/>
        <w:bottom w:val="none" w:sz="0" w:space="0" w:color="auto"/>
        <w:right w:val="none" w:sz="0" w:space="0" w:color="auto"/>
      </w:divBdr>
    </w:div>
    <w:div w:id="333071238">
      <w:bodyDiv w:val="1"/>
      <w:marLeft w:val="0"/>
      <w:marRight w:val="0"/>
      <w:marTop w:val="0"/>
      <w:marBottom w:val="0"/>
      <w:divBdr>
        <w:top w:val="none" w:sz="0" w:space="0" w:color="auto"/>
        <w:left w:val="none" w:sz="0" w:space="0" w:color="auto"/>
        <w:bottom w:val="none" w:sz="0" w:space="0" w:color="auto"/>
        <w:right w:val="none" w:sz="0" w:space="0" w:color="auto"/>
      </w:divBdr>
    </w:div>
    <w:div w:id="341475208">
      <w:bodyDiv w:val="1"/>
      <w:marLeft w:val="0"/>
      <w:marRight w:val="0"/>
      <w:marTop w:val="0"/>
      <w:marBottom w:val="0"/>
      <w:divBdr>
        <w:top w:val="none" w:sz="0" w:space="0" w:color="auto"/>
        <w:left w:val="none" w:sz="0" w:space="0" w:color="auto"/>
        <w:bottom w:val="none" w:sz="0" w:space="0" w:color="auto"/>
        <w:right w:val="none" w:sz="0" w:space="0" w:color="auto"/>
      </w:divBdr>
    </w:div>
    <w:div w:id="373968513">
      <w:bodyDiv w:val="1"/>
      <w:marLeft w:val="0"/>
      <w:marRight w:val="0"/>
      <w:marTop w:val="0"/>
      <w:marBottom w:val="0"/>
      <w:divBdr>
        <w:top w:val="none" w:sz="0" w:space="0" w:color="auto"/>
        <w:left w:val="none" w:sz="0" w:space="0" w:color="auto"/>
        <w:bottom w:val="none" w:sz="0" w:space="0" w:color="auto"/>
        <w:right w:val="none" w:sz="0" w:space="0" w:color="auto"/>
      </w:divBdr>
    </w:div>
    <w:div w:id="416631991">
      <w:bodyDiv w:val="1"/>
      <w:marLeft w:val="0"/>
      <w:marRight w:val="0"/>
      <w:marTop w:val="0"/>
      <w:marBottom w:val="0"/>
      <w:divBdr>
        <w:top w:val="none" w:sz="0" w:space="0" w:color="auto"/>
        <w:left w:val="none" w:sz="0" w:space="0" w:color="auto"/>
        <w:bottom w:val="none" w:sz="0" w:space="0" w:color="auto"/>
        <w:right w:val="none" w:sz="0" w:space="0" w:color="auto"/>
      </w:divBdr>
    </w:div>
    <w:div w:id="418913222">
      <w:bodyDiv w:val="1"/>
      <w:marLeft w:val="0"/>
      <w:marRight w:val="0"/>
      <w:marTop w:val="0"/>
      <w:marBottom w:val="0"/>
      <w:divBdr>
        <w:top w:val="none" w:sz="0" w:space="0" w:color="auto"/>
        <w:left w:val="none" w:sz="0" w:space="0" w:color="auto"/>
        <w:bottom w:val="none" w:sz="0" w:space="0" w:color="auto"/>
        <w:right w:val="none" w:sz="0" w:space="0" w:color="auto"/>
      </w:divBdr>
    </w:div>
    <w:div w:id="423842761">
      <w:bodyDiv w:val="1"/>
      <w:marLeft w:val="0"/>
      <w:marRight w:val="0"/>
      <w:marTop w:val="0"/>
      <w:marBottom w:val="0"/>
      <w:divBdr>
        <w:top w:val="none" w:sz="0" w:space="0" w:color="auto"/>
        <w:left w:val="none" w:sz="0" w:space="0" w:color="auto"/>
        <w:bottom w:val="none" w:sz="0" w:space="0" w:color="auto"/>
        <w:right w:val="none" w:sz="0" w:space="0" w:color="auto"/>
      </w:divBdr>
    </w:div>
    <w:div w:id="425809930">
      <w:bodyDiv w:val="1"/>
      <w:marLeft w:val="0"/>
      <w:marRight w:val="0"/>
      <w:marTop w:val="0"/>
      <w:marBottom w:val="0"/>
      <w:divBdr>
        <w:top w:val="none" w:sz="0" w:space="0" w:color="auto"/>
        <w:left w:val="none" w:sz="0" w:space="0" w:color="auto"/>
        <w:bottom w:val="none" w:sz="0" w:space="0" w:color="auto"/>
        <w:right w:val="none" w:sz="0" w:space="0" w:color="auto"/>
      </w:divBdr>
    </w:div>
    <w:div w:id="445587510">
      <w:bodyDiv w:val="1"/>
      <w:marLeft w:val="0"/>
      <w:marRight w:val="0"/>
      <w:marTop w:val="0"/>
      <w:marBottom w:val="0"/>
      <w:divBdr>
        <w:top w:val="none" w:sz="0" w:space="0" w:color="auto"/>
        <w:left w:val="none" w:sz="0" w:space="0" w:color="auto"/>
        <w:bottom w:val="none" w:sz="0" w:space="0" w:color="auto"/>
        <w:right w:val="none" w:sz="0" w:space="0" w:color="auto"/>
      </w:divBdr>
    </w:div>
    <w:div w:id="455175909">
      <w:bodyDiv w:val="1"/>
      <w:marLeft w:val="0"/>
      <w:marRight w:val="0"/>
      <w:marTop w:val="0"/>
      <w:marBottom w:val="0"/>
      <w:divBdr>
        <w:top w:val="none" w:sz="0" w:space="0" w:color="auto"/>
        <w:left w:val="none" w:sz="0" w:space="0" w:color="auto"/>
        <w:bottom w:val="none" w:sz="0" w:space="0" w:color="auto"/>
        <w:right w:val="none" w:sz="0" w:space="0" w:color="auto"/>
      </w:divBdr>
    </w:div>
    <w:div w:id="472646909">
      <w:bodyDiv w:val="1"/>
      <w:marLeft w:val="0"/>
      <w:marRight w:val="0"/>
      <w:marTop w:val="0"/>
      <w:marBottom w:val="0"/>
      <w:divBdr>
        <w:top w:val="none" w:sz="0" w:space="0" w:color="auto"/>
        <w:left w:val="none" w:sz="0" w:space="0" w:color="auto"/>
        <w:bottom w:val="none" w:sz="0" w:space="0" w:color="auto"/>
        <w:right w:val="none" w:sz="0" w:space="0" w:color="auto"/>
      </w:divBdr>
    </w:div>
    <w:div w:id="500195521">
      <w:bodyDiv w:val="1"/>
      <w:marLeft w:val="0"/>
      <w:marRight w:val="0"/>
      <w:marTop w:val="0"/>
      <w:marBottom w:val="0"/>
      <w:divBdr>
        <w:top w:val="none" w:sz="0" w:space="0" w:color="auto"/>
        <w:left w:val="none" w:sz="0" w:space="0" w:color="auto"/>
        <w:bottom w:val="none" w:sz="0" w:space="0" w:color="auto"/>
        <w:right w:val="none" w:sz="0" w:space="0" w:color="auto"/>
      </w:divBdr>
    </w:div>
    <w:div w:id="503252307">
      <w:bodyDiv w:val="1"/>
      <w:marLeft w:val="0"/>
      <w:marRight w:val="0"/>
      <w:marTop w:val="0"/>
      <w:marBottom w:val="0"/>
      <w:divBdr>
        <w:top w:val="none" w:sz="0" w:space="0" w:color="auto"/>
        <w:left w:val="none" w:sz="0" w:space="0" w:color="auto"/>
        <w:bottom w:val="none" w:sz="0" w:space="0" w:color="auto"/>
        <w:right w:val="none" w:sz="0" w:space="0" w:color="auto"/>
      </w:divBdr>
    </w:div>
    <w:div w:id="505560133">
      <w:bodyDiv w:val="1"/>
      <w:marLeft w:val="0"/>
      <w:marRight w:val="0"/>
      <w:marTop w:val="0"/>
      <w:marBottom w:val="0"/>
      <w:divBdr>
        <w:top w:val="none" w:sz="0" w:space="0" w:color="auto"/>
        <w:left w:val="none" w:sz="0" w:space="0" w:color="auto"/>
        <w:bottom w:val="none" w:sz="0" w:space="0" w:color="auto"/>
        <w:right w:val="none" w:sz="0" w:space="0" w:color="auto"/>
      </w:divBdr>
    </w:div>
    <w:div w:id="514542654">
      <w:bodyDiv w:val="1"/>
      <w:marLeft w:val="0"/>
      <w:marRight w:val="0"/>
      <w:marTop w:val="0"/>
      <w:marBottom w:val="0"/>
      <w:divBdr>
        <w:top w:val="none" w:sz="0" w:space="0" w:color="auto"/>
        <w:left w:val="none" w:sz="0" w:space="0" w:color="auto"/>
        <w:bottom w:val="none" w:sz="0" w:space="0" w:color="auto"/>
        <w:right w:val="none" w:sz="0" w:space="0" w:color="auto"/>
      </w:divBdr>
    </w:div>
    <w:div w:id="520820029">
      <w:bodyDiv w:val="1"/>
      <w:marLeft w:val="0"/>
      <w:marRight w:val="0"/>
      <w:marTop w:val="0"/>
      <w:marBottom w:val="0"/>
      <w:divBdr>
        <w:top w:val="none" w:sz="0" w:space="0" w:color="auto"/>
        <w:left w:val="none" w:sz="0" w:space="0" w:color="auto"/>
        <w:bottom w:val="none" w:sz="0" w:space="0" w:color="auto"/>
        <w:right w:val="none" w:sz="0" w:space="0" w:color="auto"/>
      </w:divBdr>
    </w:div>
    <w:div w:id="526455012">
      <w:bodyDiv w:val="1"/>
      <w:marLeft w:val="0"/>
      <w:marRight w:val="0"/>
      <w:marTop w:val="0"/>
      <w:marBottom w:val="0"/>
      <w:divBdr>
        <w:top w:val="none" w:sz="0" w:space="0" w:color="auto"/>
        <w:left w:val="none" w:sz="0" w:space="0" w:color="auto"/>
        <w:bottom w:val="none" w:sz="0" w:space="0" w:color="auto"/>
        <w:right w:val="none" w:sz="0" w:space="0" w:color="auto"/>
      </w:divBdr>
    </w:div>
    <w:div w:id="579674599">
      <w:bodyDiv w:val="1"/>
      <w:marLeft w:val="0"/>
      <w:marRight w:val="0"/>
      <w:marTop w:val="0"/>
      <w:marBottom w:val="0"/>
      <w:divBdr>
        <w:top w:val="none" w:sz="0" w:space="0" w:color="auto"/>
        <w:left w:val="none" w:sz="0" w:space="0" w:color="auto"/>
        <w:bottom w:val="none" w:sz="0" w:space="0" w:color="auto"/>
        <w:right w:val="none" w:sz="0" w:space="0" w:color="auto"/>
      </w:divBdr>
    </w:div>
    <w:div w:id="580598607">
      <w:bodyDiv w:val="1"/>
      <w:marLeft w:val="0"/>
      <w:marRight w:val="0"/>
      <w:marTop w:val="0"/>
      <w:marBottom w:val="0"/>
      <w:divBdr>
        <w:top w:val="none" w:sz="0" w:space="0" w:color="auto"/>
        <w:left w:val="none" w:sz="0" w:space="0" w:color="auto"/>
        <w:bottom w:val="none" w:sz="0" w:space="0" w:color="auto"/>
        <w:right w:val="none" w:sz="0" w:space="0" w:color="auto"/>
      </w:divBdr>
    </w:div>
    <w:div w:id="589780546">
      <w:bodyDiv w:val="1"/>
      <w:marLeft w:val="0"/>
      <w:marRight w:val="0"/>
      <w:marTop w:val="0"/>
      <w:marBottom w:val="0"/>
      <w:divBdr>
        <w:top w:val="none" w:sz="0" w:space="0" w:color="auto"/>
        <w:left w:val="none" w:sz="0" w:space="0" w:color="auto"/>
        <w:bottom w:val="none" w:sz="0" w:space="0" w:color="auto"/>
        <w:right w:val="none" w:sz="0" w:space="0" w:color="auto"/>
      </w:divBdr>
    </w:div>
    <w:div w:id="649946905">
      <w:bodyDiv w:val="1"/>
      <w:marLeft w:val="0"/>
      <w:marRight w:val="0"/>
      <w:marTop w:val="0"/>
      <w:marBottom w:val="0"/>
      <w:divBdr>
        <w:top w:val="none" w:sz="0" w:space="0" w:color="auto"/>
        <w:left w:val="none" w:sz="0" w:space="0" w:color="auto"/>
        <w:bottom w:val="none" w:sz="0" w:space="0" w:color="auto"/>
        <w:right w:val="none" w:sz="0" w:space="0" w:color="auto"/>
      </w:divBdr>
    </w:div>
    <w:div w:id="670303158">
      <w:bodyDiv w:val="1"/>
      <w:marLeft w:val="0"/>
      <w:marRight w:val="0"/>
      <w:marTop w:val="0"/>
      <w:marBottom w:val="0"/>
      <w:divBdr>
        <w:top w:val="none" w:sz="0" w:space="0" w:color="auto"/>
        <w:left w:val="none" w:sz="0" w:space="0" w:color="auto"/>
        <w:bottom w:val="none" w:sz="0" w:space="0" w:color="auto"/>
        <w:right w:val="none" w:sz="0" w:space="0" w:color="auto"/>
      </w:divBdr>
    </w:div>
    <w:div w:id="675769997">
      <w:bodyDiv w:val="1"/>
      <w:marLeft w:val="0"/>
      <w:marRight w:val="0"/>
      <w:marTop w:val="0"/>
      <w:marBottom w:val="0"/>
      <w:divBdr>
        <w:top w:val="none" w:sz="0" w:space="0" w:color="auto"/>
        <w:left w:val="none" w:sz="0" w:space="0" w:color="auto"/>
        <w:bottom w:val="none" w:sz="0" w:space="0" w:color="auto"/>
        <w:right w:val="none" w:sz="0" w:space="0" w:color="auto"/>
      </w:divBdr>
    </w:div>
    <w:div w:id="679428887">
      <w:bodyDiv w:val="1"/>
      <w:marLeft w:val="0"/>
      <w:marRight w:val="0"/>
      <w:marTop w:val="0"/>
      <w:marBottom w:val="0"/>
      <w:divBdr>
        <w:top w:val="none" w:sz="0" w:space="0" w:color="auto"/>
        <w:left w:val="none" w:sz="0" w:space="0" w:color="auto"/>
        <w:bottom w:val="none" w:sz="0" w:space="0" w:color="auto"/>
        <w:right w:val="none" w:sz="0" w:space="0" w:color="auto"/>
      </w:divBdr>
    </w:div>
    <w:div w:id="679821983">
      <w:bodyDiv w:val="1"/>
      <w:marLeft w:val="0"/>
      <w:marRight w:val="0"/>
      <w:marTop w:val="0"/>
      <w:marBottom w:val="0"/>
      <w:divBdr>
        <w:top w:val="none" w:sz="0" w:space="0" w:color="auto"/>
        <w:left w:val="none" w:sz="0" w:space="0" w:color="auto"/>
        <w:bottom w:val="none" w:sz="0" w:space="0" w:color="auto"/>
        <w:right w:val="none" w:sz="0" w:space="0" w:color="auto"/>
      </w:divBdr>
    </w:div>
    <w:div w:id="697655460">
      <w:bodyDiv w:val="1"/>
      <w:marLeft w:val="0"/>
      <w:marRight w:val="0"/>
      <w:marTop w:val="0"/>
      <w:marBottom w:val="0"/>
      <w:divBdr>
        <w:top w:val="none" w:sz="0" w:space="0" w:color="auto"/>
        <w:left w:val="none" w:sz="0" w:space="0" w:color="auto"/>
        <w:bottom w:val="none" w:sz="0" w:space="0" w:color="auto"/>
        <w:right w:val="none" w:sz="0" w:space="0" w:color="auto"/>
      </w:divBdr>
    </w:div>
    <w:div w:id="699090300">
      <w:bodyDiv w:val="1"/>
      <w:marLeft w:val="0"/>
      <w:marRight w:val="0"/>
      <w:marTop w:val="0"/>
      <w:marBottom w:val="0"/>
      <w:divBdr>
        <w:top w:val="none" w:sz="0" w:space="0" w:color="auto"/>
        <w:left w:val="none" w:sz="0" w:space="0" w:color="auto"/>
        <w:bottom w:val="none" w:sz="0" w:space="0" w:color="auto"/>
        <w:right w:val="none" w:sz="0" w:space="0" w:color="auto"/>
      </w:divBdr>
    </w:div>
    <w:div w:id="703751914">
      <w:bodyDiv w:val="1"/>
      <w:marLeft w:val="0"/>
      <w:marRight w:val="0"/>
      <w:marTop w:val="0"/>
      <w:marBottom w:val="0"/>
      <w:divBdr>
        <w:top w:val="none" w:sz="0" w:space="0" w:color="auto"/>
        <w:left w:val="none" w:sz="0" w:space="0" w:color="auto"/>
        <w:bottom w:val="none" w:sz="0" w:space="0" w:color="auto"/>
        <w:right w:val="none" w:sz="0" w:space="0" w:color="auto"/>
      </w:divBdr>
    </w:div>
    <w:div w:id="745764961">
      <w:bodyDiv w:val="1"/>
      <w:marLeft w:val="0"/>
      <w:marRight w:val="0"/>
      <w:marTop w:val="0"/>
      <w:marBottom w:val="0"/>
      <w:divBdr>
        <w:top w:val="none" w:sz="0" w:space="0" w:color="auto"/>
        <w:left w:val="none" w:sz="0" w:space="0" w:color="auto"/>
        <w:bottom w:val="none" w:sz="0" w:space="0" w:color="auto"/>
        <w:right w:val="none" w:sz="0" w:space="0" w:color="auto"/>
      </w:divBdr>
    </w:div>
    <w:div w:id="749011280">
      <w:bodyDiv w:val="1"/>
      <w:marLeft w:val="0"/>
      <w:marRight w:val="0"/>
      <w:marTop w:val="0"/>
      <w:marBottom w:val="0"/>
      <w:divBdr>
        <w:top w:val="none" w:sz="0" w:space="0" w:color="auto"/>
        <w:left w:val="none" w:sz="0" w:space="0" w:color="auto"/>
        <w:bottom w:val="none" w:sz="0" w:space="0" w:color="auto"/>
        <w:right w:val="none" w:sz="0" w:space="0" w:color="auto"/>
      </w:divBdr>
    </w:div>
    <w:div w:id="753089666">
      <w:bodyDiv w:val="1"/>
      <w:marLeft w:val="0"/>
      <w:marRight w:val="0"/>
      <w:marTop w:val="0"/>
      <w:marBottom w:val="0"/>
      <w:divBdr>
        <w:top w:val="none" w:sz="0" w:space="0" w:color="auto"/>
        <w:left w:val="none" w:sz="0" w:space="0" w:color="auto"/>
        <w:bottom w:val="none" w:sz="0" w:space="0" w:color="auto"/>
        <w:right w:val="none" w:sz="0" w:space="0" w:color="auto"/>
      </w:divBdr>
    </w:div>
    <w:div w:id="760373002">
      <w:bodyDiv w:val="1"/>
      <w:marLeft w:val="0"/>
      <w:marRight w:val="0"/>
      <w:marTop w:val="0"/>
      <w:marBottom w:val="0"/>
      <w:divBdr>
        <w:top w:val="none" w:sz="0" w:space="0" w:color="auto"/>
        <w:left w:val="none" w:sz="0" w:space="0" w:color="auto"/>
        <w:bottom w:val="none" w:sz="0" w:space="0" w:color="auto"/>
        <w:right w:val="none" w:sz="0" w:space="0" w:color="auto"/>
      </w:divBdr>
    </w:div>
    <w:div w:id="769394217">
      <w:bodyDiv w:val="1"/>
      <w:marLeft w:val="0"/>
      <w:marRight w:val="0"/>
      <w:marTop w:val="0"/>
      <w:marBottom w:val="0"/>
      <w:divBdr>
        <w:top w:val="none" w:sz="0" w:space="0" w:color="auto"/>
        <w:left w:val="none" w:sz="0" w:space="0" w:color="auto"/>
        <w:bottom w:val="none" w:sz="0" w:space="0" w:color="auto"/>
        <w:right w:val="none" w:sz="0" w:space="0" w:color="auto"/>
      </w:divBdr>
    </w:div>
    <w:div w:id="786239935">
      <w:bodyDiv w:val="1"/>
      <w:marLeft w:val="0"/>
      <w:marRight w:val="0"/>
      <w:marTop w:val="0"/>
      <w:marBottom w:val="0"/>
      <w:divBdr>
        <w:top w:val="none" w:sz="0" w:space="0" w:color="auto"/>
        <w:left w:val="none" w:sz="0" w:space="0" w:color="auto"/>
        <w:bottom w:val="none" w:sz="0" w:space="0" w:color="auto"/>
        <w:right w:val="none" w:sz="0" w:space="0" w:color="auto"/>
      </w:divBdr>
    </w:div>
    <w:div w:id="810563093">
      <w:bodyDiv w:val="1"/>
      <w:marLeft w:val="0"/>
      <w:marRight w:val="0"/>
      <w:marTop w:val="0"/>
      <w:marBottom w:val="0"/>
      <w:divBdr>
        <w:top w:val="none" w:sz="0" w:space="0" w:color="auto"/>
        <w:left w:val="none" w:sz="0" w:space="0" w:color="auto"/>
        <w:bottom w:val="none" w:sz="0" w:space="0" w:color="auto"/>
        <w:right w:val="none" w:sz="0" w:space="0" w:color="auto"/>
      </w:divBdr>
    </w:div>
    <w:div w:id="858355207">
      <w:bodyDiv w:val="1"/>
      <w:marLeft w:val="0"/>
      <w:marRight w:val="0"/>
      <w:marTop w:val="0"/>
      <w:marBottom w:val="0"/>
      <w:divBdr>
        <w:top w:val="none" w:sz="0" w:space="0" w:color="auto"/>
        <w:left w:val="none" w:sz="0" w:space="0" w:color="auto"/>
        <w:bottom w:val="none" w:sz="0" w:space="0" w:color="auto"/>
        <w:right w:val="none" w:sz="0" w:space="0" w:color="auto"/>
      </w:divBdr>
    </w:div>
    <w:div w:id="860052807">
      <w:bodyDiv w:val="1"/>
      <w:marLeft w:val="0"/>
      <w:marRight w:val="0"/>
      <w:marTop w:val="0"/>
      <w:marBottom w:val="0"/>
      <w:divBdr>
        <w:top w:val="none" w:sz="0" w:space="0" w:color="auto"/>
        <w:left w:val="none" w:sz="0" w:space="0" w:color="auto"/>
        <w:bottom w:val="none" w:sz="0" w:space="0" w:color="auto"/>
        <w:right w:val="none" w:sz="0" w:space="0" w:color="auto"/>
      </w:divBdr>
    </w:div>
    <w:div w:id="860357878">
      <w:bodyDiv w:val="1"/>
      <w:marLeft w:val="0"/>
      <w:marRight w:val="0"/>
      <w:marTop w:val="0"/>
      <w:marBottom w:val="0"/>
      <w:divBdr>
        <w:top w:val="none" w:sz="0" w:space="0" w:color="auto"/>
        <w:left w:val="none" w:sz="0" w:space="0" w:color="auto"/>
        <w:bottom w:val="none" w:sz="0" w:space="0" w:color="auto"/>
        <w:right w:val="none" w:sz="0" w:space="0" w:color="auto"/>
      </w:divBdr>
      <w:divsChild>
        <w:div w:id="1146704246">
          <w:marLeft w:val="0"/>
          <w:marRight w:val="0"/>
          <w:marTop w:val="0"/>
          <w:marBottom w:val="0"/>
          <w:divBdr>
            <w:top w:val="none" w:sz="0" w:space="0" w:color="auto"/>
            <w:left w:val="none" w:sz="0" w:space="0" w:color="auto"/>
            <w:bottom w:val="none" w:sz="0" w:space="0" w:color="auto"/>
            <w:right w:val="none" w:sz="0" w:space="0" w:color="auto"/>
          </w:divBdr>
        </w:div>
        <w:div w:id="1455169567">
          <w:marLeft w:val="0"/>
          <w:marRight w:val="0"/>
          <w:marTop w:val="0"/>
          <w:marBottom w:val="0"/>
          <w:divBdr>
            <w:top w:val="none" w:sz="0" w:space="0" w:color="auto"/>
            <w:left w:val="none" w:sz="0" w:space="0" w:color="auto"/>
            <w:bottom w:val="none" w:sz="0" w:space="0" w:color="auto"/>
            <w:right w:val="none" w:sz="0" w:space="0" w:color="auto"/>
          </w:divBdr>
        </w:div>
      </w:divsChild>
    </w:div>
    <w:div w:id="870337156">
      <w:bodyDiv w:val="1"/>
      <w:marLeft w:val="0"/>
      <w:marRight w:val="0"/>
      <w:marTop w:val="0"/>
      <w:marBottom w:val="0"/>
      <w:divBdr>
        <w:top w:val="none" w:sz="0" w:space="0" w:color="auto"/>
        <w:left w:val="none" w:sz="0" w:space="0" w:color="auto"/>
        <w:bottom w:val="none" w:sz="0" w:space="0" w:color="auto"/>
        <w:right w:val="none" w:sz="0" w:space="0" w:color="auto"/>
      </w:divBdr>
      <w:divsChild>
        <w:div w:id="72432489">
          <w:marLeft w:val="432"/>
          <w:marRight w:val="0"/>
          <w:marTop w:val="360"/>
          <w:marBottom w:val="0"/>
          <w:divBdr>
            <w:top w:val="none" w:sz="0" w:space="0" w:color="auto"/>
            <w:left w:val="none" w:sz="0" w:space="0" w:color="auto"/>
            <w:bottom w:val="none" w:sz="0" w:space="0" w:color="auto"/>
            <w:right w:val="none" w:sz="0" w:space="0" w:color="auto"/>
          </w:divBdr>
        </w:div>
        <w:div w:id="846334147">
          <w:marLeft w:val="432"/>
          <w:marRight w:val="0"/>
          <w:marTop w:val="360"/>
          <w:marBottom w:val="0"/>
          <w:divBdr>
            <w:top w:val="none" w:sz="0" w:space="0" w:color="auto"/>
            <w:left w:val="none" w:sz="0" w:space="0" w:color="auto"/>
            <w:bottom w:val="none" w:sz="0" w:space="0" w:color="auto"/>
            <w:right w:val="none" w:sz="0" w:space="0" w:color="auto"/>
          </w:divBdr>
        </w:div>
      </w:divsChild>
    </w:div>
    <w:div w:id="899512693">
      <w:bodyDiv w:val="1"/>
      <w:marLeft w:val="0"/>
      <w:marRight w:val="0"/>
      <w:marTop w:val="0"/>
      <w:marBottom w:val="0"/>
      <w:divBdr>
        <w:top w:val="none" w:sz="0" w:space="0" w:color="auto"/>
        <w:left w:val="none" w:sz="0" w:space="0" w:color="auto"/>
        <w:bottom w:val="none" w:sz="0" w:space="0" w:color="auto"/>
        <w:right w:val="none" w:sz="0" w:space="0" w:color="auto"/>
      </w:divBdr>
    </w:div>
    <w:div w:id="901646010">
      <w:bodyDiv w:val="1"/>
      <w:marLeft w:val="0"/>
      <w:marRight w:val="0"/>
      <w:marTop w:val="0"/>
      <w:marBottom w:val="0"/>
      <w:divBdr>
        <w:top w:val="none" w:sz="0" w:space="0" w:color="auto"/>
        <w:left w:val="none" w:sz="0" w:space="0" w:color="auto"/>
        <w:bottom w:val="none" w:sz="0" w:space="0" w:color="auto"/>
        <w:right w:val="none" w:sz="0" w:space="0" w:color="auto"/>
      </w:divBdr>
    </w:div>
    <w:div w:id="912274437">
      <w:bodyDiv w:val="1"/>
      <w:marLeft w:val="0"/>
      <w:marRight w:val="0"/>
      <w:marTop w:val="0"/>
      <w:marBottom w:val="0"/>
      <w:divBdr>
        <w:top w:val="none" w:sz="0" w:space="0" w:color="auto"/>
        <w:left w:val="none" w:sz="0" w:space="0" w:color="auto"/>
        <w:bottom w:val="none" w:sz="0" w:space="0" w:color="auto"/>
        <w:right w:val="none" w:sz="0" w:space="0" w:color="auto"/>
      </w:divBdr>
    </w:div>
    <w:div w:id="915549271">
      <w:bodyDiv w:val="1"/>
      <w:marLeft w:val="0"/>
      <w:marRight w:val="0"/>
      <w:marTop w:val="0"/>
      <w:marBottom w:val="0"/>
      <w:divBdr>
        <w:top w:val="none" w:sz="0" w:space="0" w:color="auto"/>
        <w:left w:val="none" w:sz="0" w:space="0" w:color="auto"/>
        <w:bottom w:val="none" w:sz="0" w:space="0" w:color="auto"/>
        <w:right w:val="none" w:sz="0" w:space="0" w:color="auto"/>
      </w:divBdr>
    </w:div>
    <w:div w:id="922450635">
      <w:bodyDiv w:val="1"/>
      <w:marLeft w:val="0"/>
      <w:marRight w:val="0"/>
      <w:marTop w:val="0"/>
      <w:marBottom w:val="0"/>
      <w:divBdr>
        <w:top w:val="none" w:sz="0" w:space="0" w:color="auto"/>
        <w:left w:val="none" w:sz="0" w:space="0" w:color="auto"/>
        <w:bottom w:val="none" w:sz="0" w:space="0" w:color="auto"/>
        <w:right w:val="none" w:sz="0" w:space="0" w:color="auto"/>
      </w:divBdr>
    </w:div>
    <w:div w:id="926810437">
      <w:bodyDiv w:val="1"/>
      <w:marLeft w:val="0"/>
      <w:marRight w:val="0"/>
      <w:marTop w:val="0"/>
      <w:marBottom w:val="0"/>
      <w:divBdr>
        <w:top w:val="none" w:sz="0" w:space="0" w:color="auto"/>
        <w:left w:val="none" w:sz="0" w:space="0" w:color="auto"/>
        <w:bottom w:val="none" w:sz="0" w:space="0" w:color="auto"/>
        <w:right w:val="none" w:sz="0" w:space="0" w:color="auto"/>
      </w:divBdr>
    </w:div>
    <w:div w:id="936866385">
      <w:bodyDiv w:val="1"/>
      <w:marLeft w:val="0"/>
      <w:marRight w:val="0"/>
      <w:marTop w:val="0"/>
      <w:marBottom w:val="0"/>
      <w:divBdr>
        <w:top w:val="none" w:sz="0" w:space="0" w:color="auto"/>
        <w:left w:val="none" w:sz="0" w:space="0" w:color="auto"/>
        <w:bottom w:val="none" w:sz="0" w:space="0" w:color="auto"/>
        <w:right w:val="none" w:sz="0" w:space="0" w:color="auto"/>
      </w:divBdr>
    </w:div>
    <w:div w:id="947854357">
      <w:bodyDiv w:val="1"/>
      <w:marLeft w:val="0"/>
      <w:marRight w:val="0"/>
      <w:marTop w:val="0"/>
      <w:marBottom w:val="0"/>
      <w:divBdr>
        <w:top w:val="none" w:sz="0" w:space="0" w:color="auto"/>
        <w:left w:val="none" w:sz="0" w:space="0" w:color="auto"/>
        <w:bottom w:val="none" w:sz="0" w:space="0" w:color="auto"/>
        <w:right w:val="none" w:sz="0" w:space="0" w:color="auto"/>
      </w:divBdr>
    </w:div>
    <w:div w:id="950476609">
      <w:bodyDiv w:val="1"/>
      <w:marLeft w:val="0"/>
      <w:marRight w:val="0"/>
      <w:marTop w:val="0"/>
      <w:marBottom w:val="0"/>
      <w:divBdr>
        <w:top w:val="none" w:sz="0" w:space="0" w:color="auto"/>
        <w:left w:val="none" w:sz="0" w:space="0" w:color="auto"/>
        <w:bottom w:val="none" w:sz="0" w:space="0" w:color="auto"/>
        <w:right w:val="none" w:sz="0" w:space="0" w:color="auto"/>
      </w:divBdr>
    </w:div>
    <w:div w:id="965352822">
      <w:bodyDiv w:val="1"/>
      <w:marLeft w:val="0"/>
      <w:marRight w:val="0"/>
      <w:marTop w:val="0"/>
      <w:marBottom w:val="0"/>
      <w:divBdr>
        <w:top w:val="none" w:sz="0" w:space="0" w:color="auto"/>
        <w:left w:val="none" w:sz="0" w:space="0" w:color="auto"/>
        <w:bottom w:val="none" w:sz="0" w:space="0" w:color="auto"/>
        <w:right w:val="none" w:sz="0" w:space="0" w:color="auto"/>
      </w:divBdr>
    </w:div>
    <w:div w:id="967473305">
      <w:bodyDiv w:val="1"/>
      <w:marLeft w:val="0"/>
      <w:marRight w:val="0"/>
      <w:marTop w:val="0"/>
      <w:marBottom w:val="0"/>
      <w:divBdr>
        <w:top w:val="none" w:sz="0" w:space="0" w:color="auto"/>
        <w:left w:val="none" w:sz="0" w:space="0" w:color="auto"/>
        <w:bottom w:val="none" w:sz="0" w:space="0" w:color="auto"/>
        <w:right w:val="none" w:sz="0" w:space="0" w:color="auto"/>
      </w:divBdr>
    </w:div>
    <w:div w:id="974531602">
      <w:bodyDiv w:val="1"/>
      <w:marLeft w:val="0"/>
      <w:marRight w:val="0"/>
      <w:marTop w:val="0"/>
      <w:marBottom w:val="0"/>
      <w:divBdr>
        <w:top w:val="none" w:sz="0" w:space="0" w:color="auto"/>
        <w:left w:val="none" w:sz="0" w:space="0" w:color="auto"/>
        <w:bottom w:val="none" w:sz="0" w:space="0" w:color="auto"/>
        <w:right w:val="none" w:sz="0" w:space="0" w:color="auto"/>
      </w:divBdr>
    </w:div>
    <w:div w:id="981158005">
      <w:bodyDiv w:val="1"/>
      <w:marLeft w:val="0"/>
      <w:marRight w:val="0"/>
      <w:marTop w:val="0"/>
      <w:marBottom w:val="0"/>
      <w:divBdr>
        <w:top w:val="none" w:sz="0" w:space="0" w:color="auto"/>
        <w:left w:val="none" w:sz="0" w:space="0" w:color="auto"/>
        <w:bottom w:val="none" w:sz="0" w:space="0" w:color="auto"/>
        <w:right w:val="none" w:sz="0" w:space="0" w:color="auto"/>
      </w:divBdr>
    </w:div>
    <w:div w:id="986202767">
      <w:bodyDiv w:val="1"/>
      <w:marLeft w:val="0"/>
      <w:marRight w:val="0"/>
      <w:marTop w:val="0"/>
      <w:marBottom w:val="0"/>
      <w:divBdr>
        <w:top w:val="none" w:sz="0" w:space="0" w:color="auto"/>
        <w:left w:val="none" w:sz="0" w:space="0" w:color="auto"/>
        <w:bottom w:val="none" w:sz="0" w:space="0" w:color="auto"/>
        <w:right w:val="none" w:sz="0" w:space="0" w:color="auto"/>
      </w:divBdr>
    </w:div>
    <w:div w:id="988630756">
      <w:bodyDiv w:val="1"/>
      <w:marLeft w:val="0"/>
      <w:marRight w:val="0"/>
      <w:marTop w:val="0"/>
      <w:marBottom w:val="0"/>
      <w:divBdr>
        <w:top w:val="none" w:sz="0" w:space="0" w:color="auto"/>
        <w:left w:val="none" w:sz="0" w:space="0" w:color="auto"/>
        <w:bottom w:val="none" w:sz="0" w:space="0" w:color="auto"/>
        <w:right w:val="none" w:sz="0" w:space="0" w:color="auto"/>
      </w:divBdr>
      <w:divsChild>
        <w:div w:id="10449728">
          <w:marLeft w:val="0"/>
          <w:marRight w:val="0"/>
          <w:marTop w:val="0"/>
          <w:marBottom w:val="0"/>
          <w:divBdr>
            <w:top w:val="none" w:sz="0" w:space="0" w:color="auto"/>
            <w:left w:val="none" w:sz="0" w:space="0" w:color="auto"/>
            <w:bottom w:val="none" w:sz="0" w:space="0" w:color="auto"/>
            <w:right w:val="none" w:sz="0" w:space="0" w:color="auto"/>
          </w:divBdr>
        </w:div>
        <w:div w:id="1156188134">
          <w:marLeft w:val="0"/>
          <w:marRight w:val="0"/>
          <w:marTop w:val="0"/>
          <w:marBottom w:val="0"/>
          <w:divBdr>
            <w:top w:val="none" w:sz="0" w:space="0" w:color="auto"/>
            <w:left w:val="none" w:sz="0" w:space="0" w:color="auto"/>
            <w:bottom w:val="none" w:sz="0" w:space="0" w:color="auto"/>
            <w:right w:val="none" w:sz="0" w:space="0" w:color="auto"/>
          </w:divBdr>
        </w:div>
        <w:div w:id="2066249114">
          <w:marLeft w:val="0"/>
          <w:marRight w:val="0"/>
          <w:marTop w:val="0"/>
          <w:marBottom w:val="0"/>
          <w:divBdr>
            <w:top w:val="none" w:sz="0" w:space="0" w:color="auto"/>
            <w:left w:val="none" w:sz="0" w:space="0" w:color="auto"/>
            <w:bottom w:val="none" w:sz="0" w:space="0" w:color="auto"/>
            <w:right w:val="none" w:sz="0" w:space="0" w:color="auto"/>
          </w:divBdr>
        </w:div>
      </w:divsChild>
    </w:div>
    <w:div w:id="1013528950">
      <w:bodyDiv w:val="1"/>
      <w:marLeft w:val="0"/>
      <w:marRight w:val="0"/>
      <w:marTop w:val="0"/>
      <w:marBottom w:val="0"/>
      <w:divBdr>
        <w:top w:val="none" w:sz="0" w:space="0" w:color="auto"/>
        <w:left w:val="none" w:sz="0" w:space="0" w:color="auto"/>
        <w:bottom w:val="none" w:sz="0" w:space="0" w:color="auto"/>
        <w:right w:val="none" w:sz="0" w:space="0" w:color="auto"/>
      </w:divBdr>
    </w:div>
    <w:div w:id="1015037078">
      <w:bodyDiv w:val="1"/>
      <w:marLeft w:val="0"/>
      <w:marRight w:val="0"/>
      <w:marTop w:val="0"/>
      <w:marBottom w:val="0"/>
      <w:divBdr>
        <w:top w:val="none" w:sz="0" w:space="0" w:color="auto"/>
        <w:left w:val="none" w:sz="0" w:space="0" w:color="auto"/>
        <w:bottom w:val="none" w:sz="0" w:space="0" w:color="auto"/>
        <w:right w:val="none" w:sz="0" w:space="0" w:color="auto"/>
      </w:divBdr>
    </w:div>
    <w:div w:id="1026753529">
      <w:bodyDiv w:val="1"/>
      <w:marLeft w:val="0"/>
      <w:marRight w:val="0"/>
      <w:marTop w:val="0"/>
      <w:marBottom w:val="0"/>
      <w:divBdr>
        <w:top w:val="none" w:sz="0" w:space="0" w:color="auto"/>
        <w:left w:val="none" w:sz="0" w:space="0" w:color="auto"/>
        <w:bottom w:val="none" w:sz="0" w:space="0" w:color="auto"/>
        <w:right w:val="none" w:sz="0" w:space="0" w:color="auto"/>
      </w:divBdr>
    </w:div>
    <w:div w:id="1042099861">
      <w:bodyDiv w:val="1"/>
      <w:marLeft w:val="0"/>
      <w:marRight w:val="0"/>
      <w:marTop w:val="0"/>
      <w:marBottom w:val="0"/>
      <w:divBdr>
        <w:top w:val="none" w:sz="0" w:space="0" w:color="auto"/>
        <w:left w:val="none" w:sz="0" w:space="0" w:color="auto"/>
        <w:bottom w:val="none" w:sz="0" w:space="0" w:color="auto"/>
        <w:right w:val="none" w:sz="0" w:space="0" w:color="auto"/>
      </w:divBdr>
    </w:div>
    <w:div w:id="1049181331">
      <w:bodyDiv w:val="1"/>
      <w:marLeft w:val="0"/>
      <w:marRight w:val="0"/>
      <w:marTop w:val="0"/>
      <w:marBottom w:val="0"/>
      <w:divBdr>
        <w:top w:val="none" w:sz="0" w:space="0" w:color="auto"/>
        <w:left w:val="none" w:sz="0" w:space="0" w:color="auto"/>
        <w:bottom w:val="none" w:sz="0" w:space="0" w:color="auto"/>
        <w:right w:val="none" w:sz="0" w:space="0" w:color="auto"/>
      </w:divBdr>
    </w:div>
    <w:div w:id="1057359658">
      <w:bodyDiv w:val="1"/>
      <w:marLeft w:val="0"/>
      <w:marRight w:val="0"/>
      <w:marTop w:val="0"/>
      <w:marBottom w:val="0"/>
      <w:divBdr>
        <w:top w:val="none" w:sz="0" w:space="0" w:color="auto"/>
        <w:left w:val="none" w:sz="0" w:space="0" w:color="auto"/>
        <w:bottom w:val="none" w:sz="0" w:space="0" w:color="auto"/>
        <w:right w:val="none" w:sz="0" w:space="0" w:color="auto"/>
      </w:divBdr>
    </w:div>
    <w:div w:id="1086612385">
      <w:bodyDiv w:val="1"/>
      <w:marLeft w:val="0"/>
      <w:marRight w:val="0"/>
      <w:marTop w:val="0"/>
      <w:marBottom w:val="0"/>
      <w:divBdr>
        <w:top w:val="none" w:sz="0" w:space="0" w:color="auto"/>
        <w:left w:val="none" w:sz="0" w:space="0" w:color="auto"/>
        <w:bottom w:val="none" w:sz="0" w:space="0" w:color="auto"/>
        <w:right w:val="none" w:sz="0" w:space="0" w:color="auto"/>
      </w:divBdr>
    </w:div>
    <w:div w:id="1120302136">
      <w:bodyDiv w:val="1"/>
      <w:marLeft w:val="0"/>
      <w:marRight w:val="0"/>
      <w:marTop w:val="0"/>
      <w:marBottom w:val="0"/>
      <w:divBdr>
        <w:top w:val="none" w:sz="0" w:space="0" w:color="auto"/>
        <w:left w:val="none" w:sz="0" w:space="0" w:color="auto"/>
        <w:bottom w:val="none" w:sz="0" w:space="0" w:color="auto"/>
        <w:right w:val="none" w:sz="0" w:space="0" w:color="auto"/>
      </w:divBdr>
    </w:div>
    <w:div w:id="1125738847">
      <w:bodyDiv w:val="1"/>
      <w:marLeft w:val="0"/>
      <w:marRight w:val="0"/>
      <w:marTop w:val="0"/>
      <w:marBottom w:val="0"/>
      <w:divBdr>
        <w:top w:val="none" w:sz="0" w:space="0" w:color="auto"/>
        <w:left w:val="none" w:sz="0" w:space="0" w:color="auto"/>
        <w:bottom w:val="none" w:sz="0" w:space="0" w:color="auto"/>
        <w:right w:val="none" w:sz="0" w:space="0" w:color="auto"/>
      </w:divBdr>
    </w:div>
    <w:div w:id="1136491813">
      <w:bodyDiv w:val="1"/>
      <w:marLeft w:val="0"/>
      <w:marRight w:val="0"/>
      <w:marTop w:val="0"/>
      <w:marBottom w:val="0"/>
      <w:divBdr>
        <w:top w:val="none" w:sz="0" w:space="0" w:color="auto"/>
        <w:left w:val="none" w:sz="0" w:space="0" w:color="auto"/>
        <w:bottom w:val="none" w:sz="0" w:space="0" w:color="auto"/>
        <w:right w:val="none" w:sz="0" w:space="0" w:color="auto"/>
      </w:divBdr>
    </w:div>
    <w:div w:id="1149437588">
      <w:bodyDiv w:val="1"/>
      <w:marLeft w:val="0"/>
      <w:marRight w:val="0"/>
      <w:marTop w:val="0"/>
      <w:marBottom w:val="0"/>
      <w:divBdr>
        <w:top w:val="none" w:sz="0" w:space="0" w:color="auto"/>
        <w:left w:val="none" w:sz="0" w:space="0" w:color="auto"/>
        <w:bottom w:val="none" w:sz="0" w:space="0" w:color="auto"/>
        <w:right w:val="none" w:sz="0" w:space="0" w:color="auto"/>
      </w:divBdr>
    </w:div>
    <w:div w:id="1152064728">
      <w:bodyDiv w:val="1"/>
      <w:marLeft w:val="0"/>
      <w:marRight w:val="0"/>
      <w:marTop w:val="0"/>
      <w:marBottom w:val="0"/>
      <w:divBdr>
        <w:top w:val="none" w:sz="0" w:space="0" w:color="auto"/>
        <w:left w:val="none" w:sz="0" w:space="0" w:color="auto"/>
        <w:bottom w:val="none" w:sz="0" w:space="0" w:color="auto"/>
        <w:right w:val="none" w:sz="0" w:space="0" w:color="auto"/>
      </w:divBdr>
    </w:div>
    <w:div w:id="1154564535">
      <w:bodyDiv w:val="1"/>
      <w:marLeft w:val="0"/>
      <w:marRight w:val="0"/>
      <w:marTop w:val="0"/>
      <w:marBottom w:val="0"/>
      <w:divBdr>
        <w:top w:val="none" w:sz="0" w:space="0" w:color="auto"/>
        <w:left w:val="none" w:sz="0" w:space="0" w:color="auto"/>
        <w:bottom w:val="none" w:sz="0" w:space="0" w:color="auto"/>
        <w:right w:val="none" w:sz="0" w:space="0" w:color="auto"/>
      </w:divBdr>
    </w:div>
    <w:div w:id="1198158169">
      <w:bodyDiv w:val="1"/>
      <w:marLeft w:val="0"/>
      <w:marRight w:val="0"/>
      <w:marTop w:val="0"/>
      <w:marBottom w:val="0"/>
      <w:divBdr>
        <w:top w:val="none" w:sz="0" w:space="0" w:color="auto"/>
        <w:left w:val="none" w:sz="0" w:space="0" w:color="auto"/>
        <w:bottom w:val="none" w:sz="0" w:space="0" w:color="auto"/>
        <w:right w:val="none" w:sz="0" w:space="0" w:color="auto"/>
      </w:divBdr>
    </w:div>
    <w:div w:id="1207371039">
      <w:bodyDiv w:val="1"/>
      <w:marLeft w:val="0"/>
      <w:marRight w:val="0"/>
      <w:marTop w:val="0"/>
      <w:marBottom w:val="0"/>
      <w:divBdr>
        <w:top w:val="none" w:sz="0" w:space="0" w:color="auto"/>
        <w:left w:val="none" w:sz="0" w:space="0" w:color="auto"/>
        <w:bottom w:val="none" w:sz="0" w:space="0" w:color="auto"/>
        <w:right w:val="none" w:sz="0" w:space="0" w:color="auto"/>
      </w:divBdr>
    </w:div>
    <w:div w:id="1211726183">
      <w:bodyDiv w:val="1"/>
      <w:marLeft w:val="0"/>
      <w:marRight w:val="0"/>
      <w:marTop w:val="0"/>
      <w:marBottom w:val="0"/>
      <w:divBdr>
        <w:top w:val="none" w:sz="0" w:space="0" w:color="auto"/>
        <w:left w:val="none" w:sz="0" w:space="0" w:color="auto"/>
        <w:bottom w:val="none" w:sz="0" w:space="0" w:color="auto"/>
        <w:right w:val="none" w:sz="0" w:space="0" w:color="auto"/>
      </w:divBdr>
    </w:div>
    <w:div w:id="1227493310">
      <w:bodyDiv w:val="1"/>
      <w:marLeft w:val="0"/>
      <w:marRight w:val="0"/>
      <w:marTop w:val="0"/>
      <w:marBottom w:val="0"/>
      <w:divBdr>
        <w:top w:val="none" w:sz="0" w:space="0" w:color="auto"/>
        <w:left w:val="none" w:sz="0" w:space="0" w:color="auto"/>
        <w:bottom w:val="none" w:sz="0" w:space="0" w:color="auto"/>
        <w:right w:val="none" w:sz="0" w:space="0" w:color="auto"/>
      </w:divBdr>
    </w:div>
    <w:div w:id="1229223772">
      <w:bodyDiv w:val="1"/>
      <w:marLeft w:val="0"/>
      <w:marRight w:val="0"/>
      <w:marTop w:val="0"/>
      <w:marBottom w:val="0"/>
      <w:divBdr>
        <w:top w:val="none" w:sz="0" w:space="0" w:color="auto"/>
        <w:left w:val="none" w:sz="0" w:space="0" w:color="auto"/>
        <w:bottom w:val="none" w:sz="0" w:space="0" w:color="auto"/>
        <w:right w:val="none" w:sz="0" w:space="0" w:color="auto"/>
      </w:divBdr>
    </w:div>
    <w:div w:id="1238175219">
      <w:bodyDiv w:val="1"/>
      <w:marLeft w:val="0"/>
      <w:marRight w:val="0"/>
      <w:marTop w:val="0"/>
      <w:marBottom w:val="0"/>
      <w:divBdr>
        <w:top w:val="none" w:sz="0" w:space="0" w:color="auto"/>
        <w:left w:val="none" w:sz="0" w:space="0" w:color="auto"/>
        <w:bottom w:val="none" w:sz="0" w:space="0" w:color="auto"/>
        <w:right w:val="none" w:sz="0" w:space="0" w:color="auto"/>
      </w:divBdr>
    </w:div>
    <w:div w:id="1240751171">
      <w:bodyDiv w:val="1"/>
      <w:marLeft w:val="0"/>
      <w:marRight w:val="0"/>
      <w:marTop w:val="0"/>
      <w:marBottom w:val="0"/>
      <w:divBdr>
        <w:top w:val="none" w:sz="0" w:space="0" w:color="auto"/>
        <w:left w:val="none" w:sz="0" w:space="0" w:color="auto"/>
        <w:bottom w:val="none" w:sz="0" w:space="0" w:color="auto"/>
        <w:right w:val="none" w:sz="0" w:space="0" w:color="auto"/>
      </w:divBdr>
    </w:div>
    <w:div w:id="1245459361">
      <w:bodyDiv w:val="1"/>
      <w:marLeft w:val="0"/>
      <w:marRight w:val="0"/>
      <w:marTop w:val="0"/>
      <w:marBottom w:val="0"/>
      <w:divBdr>
        <w:top w:val="none" w:sz="0" w:space="0" w:color="auto"/>
        <w:left w:val="none" w:sz="0" w:space="0" w:color="auto"/>
        <w:bottom w:val="none" w:sz="0" w:space="0" w:color="auto"/>
        <w:right w:val="none" w:sz="0" w:space="0" w:color="auto"/>
      </w:divBdr>
    </w:div>
    <w:div w:id="1248534768">
      <w:bodyDiv w:val="1"/>
      <w:marLeft w:val="0"/>
      <w:marRight w:val="0"/>
      <w:marTop w:val="0"/>
      <w:marBottom w:val="0"/>
      <w:divBdr>
        <w:top w:val="none" w:sz="0" w:space="0" w:color="auto"/>
        <w:left w:val="none" w:sz="0" w:space="0" w:color="auto"/>
        <w:bottom w:val="none" w:sz="0" w:space="0" w:color="auto"/>
        <w:right w:val="none" w:sz="0" w:space="0" w:color="auto"/>
      </w:divBdr>
    </w:div>
    <w:div w:id="1253052151">
      <w:bodyDiv w:val="1"/>
      <w:marLeft w:val="0"/>
      <w:marRight w:val="0"/>
      <w:marTop w:val="0"/>
      <w:marBottom w:val="0"/>
      <w:divBdr>
        <w:top w:val="none" w:sz="0" w:space="0" w:color="auto"/>
        <w:left w:val="none" w:sz="0" w:space="0" w:color="auto"/>
        <w:bottom w:val="none" w:sz="0" w:space="0" w:color="auto"/>
        <w:right w:val="none" w:sz="0" w:space="0" w:color="auto"/>
      </w:divBdr>
    </w:div>
    <w:div w:id="1253664988">
      <w:bodyDiv w:val="1"/>
      <w:marLeft w:val="0"/>
      <w:marRight w:val="0"/>
      <w:marTop w:val="0"/>
      <w:marBottom w:val="0"/>
      <w:divBdr>
        <w:top w:val="none" w:sz="0" w:space="0" w:color="auto"/>
        <w:left w:val="none" w:sz="0" w:space="0" w:color="auto"/>
        <w:bottom w:val="none" w:sz="0" w:space="0" w:color="auto"/>
        <w:right w:val="none" w:sz="0" w:space="0" w:color="auto"/>
      </w:divBdr>
    </w:div>
    <w:div w:id="1259213863">
      <w:bodyDiv w:val="1"/>
      <w:marLeft w:val="0"/>
      <w:marRight w:val="0"/>
      <w:marTop w:val="0"/>
      <w:marBottom w:val="0"/>
      <w:divBdr>
        <w:top w:val="none" w:sz="0" w:space="0" w:color="auto"/>
        <w:left w:val="none" w:sz="0" w:space="0" w:color="auto"/>
        <w:bottom w:val="none" w:sz="0" w:space="0" w:color="auto"/>
        <w:right w:val="none" w:sz="0" w:space="0" w:color="auto"/>
      </w:divBdr>
    </w:div>
    <w:div w:id="1260790457">
      <w:bodyDiv w:val="1"/>
      <w:marLeft w:val="0"/>
      <w:marRight w:val="0"/>
      <w:marTop w:val="0"/>
      <w:marBottom w:val="0"/>
      <w:divBdr>
        <w:top w:val="none" w:sz="0" w:space="0" w:color="auto"/>
        <w:left w:val="none" w:sz="0" w:space="0" w:color="auto"/>
        <w:bottom w:val="none" w:sz="0" w:space="0" w:color="auto"/>
        <w:right w:val="none" w:sz="0" w:space="0" w:color="auto"/>
      </w:divBdr>
    </w:div>
    <w:div w:id="1289704356">
      <w:bodyDiv w:val="1"/>
      <w:marLeft w:val="0"/>
      <w:marRight w:val="0"/>
      <w:marTop w:val="0"/>
      <w:marBottom w:val="0"/>
      <w:divBdr>
        <w:top w:val="none" w:sz="0" w:space="0" w:color="auto"/>
        <w:left w:val="none" w:sz="0" w:space="0" w:color="auto"/>
        <w:bottom w:val="none" w:sz="0" w:space="0" w:color="auto"/>
        <w:right w:val="none" w:sz="0" w:space="0" w:color="auto"/>
      </w:divBdr>
    </w:div>
    <w:div w:id="1306817063">
      <w:bodyDiv w:val="1"/>
      <w:marLeft w:val="0"/>
      <w:marRight w:val="0"/>
      <w:marTop w:val="0"/>
      <w:marBottom w:val="0"/>
      <w:divBdr>
        <w:top w:val="none" w:sz="0" w:space="0" w:color="auto"/>
        <w:left w:val="none" w:sz="0" w:space="0" w:color="auto"/>
        <w:bottom w:val="none" w:sz="0" w:space="0" w:color="auto"/>
        <w:right w:val="none" w:sz="0" w:space="0" w:color="auto"/>
      </w:divBdr>
    </w:div>
    <w:div w:id="1318847153">
      <w:bodyDiv w:val="1"/>
      <w:marLeft w:val="0"/>
      <w:marRight w:val="0"/>
      <w:marTop w:val="0"/>
      <w:marBottom w:val="0"/>
      <w:divBdr>
        <w:top w:val="none" w:sz="0" w:space="0" w:color="auto"/>
        <w:left w:val="none" w:sz="0" w:space="0" w:color="auto"/>
        <w:bottom w:val="none" w:sz="0" w:space="0" w:color="auto"/>
        <w:right w:val="none" w:sz="0" w:space="0" w:color="auto"/>
      </w:divBdr>
    </w:div>
    <w:div w:id="1319189890">
      <w:bodyDiv w:val="1"/>
      <w:marLeft w:val="0"/>
      <w:marRight w:val="0"/>
      <w:marTop w:val="0"/>
      <w:marBottom w:val="0"/>
      <w:divBdr>
        <w:top w:val="none" w:sz="0" w:space="0" w:color="auto"/>
        <w:left w:val="none" w:sz="0" w:space="0" w:color="auto"/>
        <w:bottom w:val="none" w:sz="0" w:space="0" w:color="auto"/>
        <w:right w:val="none" w:sz="0" w:space="0" w:color="auto"/>
      </w:divBdr>
    </w:div>
    <w:div w:id="1345397978">
      <w:bodyDiv w:val="1"/>
      <w:marLeft w:val="0"/>
      <w:marRight w:val="0"/>
      <w:marTop w:val="0"/>
      <w:marBottom w:val="0"/>
      <w:divBdr>
        <w:top w:val="none" w:sz="0" w:space="0" w:color="auto"/>
        <w:left w:val="none" w:sz="0" w:space="0" w:color="auto"/>
        <w:bottom w:val="none" w:sz="0" w:space="0" w:color="auto"/>
        <w:right w:val="none" w:sz="0" w:space="0" w:color="auto"/>
      </w:divBdr>
    </w:div>
    <w:div w:id="1347903735">
      <w:bodyDiv w:val="1"/>
      <w:marLeft w:val="0"/>
      <w:marRight w:val="0"/>
      <w:marTop w:val="0"/>
      <w:marBottom w:val="0"/>
      <w:divBdr>
        <w:top w:val="none" w:sz="0" w:space="0" w:color="auto"/>
        <w:left w:val="none" w:sz="0" w:space="0" w:color="auto"/>
        <w:bottom w:val="none" w:sz="0" w:space="0" w:color="auto"/>
        <w:right w:val="none" w:sz="0" w:space="0" w:color="auto"/>
      </w:divBdr>
    </w:div>
    <w:div w:id="1372657018">
      <w:bodyDiv w:val="1"/>
      <w:marLeft w:val="0"/>
      <w:marRight w:val="0"/>
      <w:marTop w:val="0"/>
      <w:marBottom w:val="0"/>
      <w:divBdr>
        <w:top w:val="none" w:sz="0" w:space="0" w:color="auto"/>
        <w:left w:val="none" w:sz="0" w:space="0" w:color="auto"/>
        <w:bottom w:val="none" w:sz="0" w:space="0" w:color="auto"/>
        <w:right w:val="none" w:sz="0" w:space="0" w:color="auto"/>
      </w:divBdr>
    </w:div>
    <w:div w:id="1385253870">
      <w:bodyDiv w:val="1"/>
      <w:marLeft w:val="0"/>
      <w:marRight w:val="0"/>
      <w:marTop w:val="0"/>
      <w:marBottom w:val="0"/>
      <w:divBdr>
        <w:top w:val="none" w:sz="0" w:space="0" w:color="auto"/>
        <w:left w:val="none" w:sz="0" w:space="0" w:color="auto"/>
        <w:bottom w:val="none" w:sz="0" w:space="0" w:color="auto"/>
        <w:right w:val="none" w:sz="0" w:space="0" w:color="auto"/>
      </w:divBdr>
    </w:div>
    <w:div w:id="1388528378">
      <w:bodyDiv w:val="1"/>
      <w:marLeft w:val="0"/>
      <w:marRight w:val="0"/>
      <w:marTop w:val="0"/>
      <w:marBottom w:val="0"/>
      <w:divBdr>
        <w:top w:val="none" w:sz="0" w:space="0" w:color="auto"/>
        <w:left w:val="none" w:sz="0" w:space="0" w:color="auto"/>
        <w:bottom w:val="none" w:sz="0" w:space="0" w:color="auto"/>
        <w:right w:val="none" w:sz="0" w:space="0" w:color="auto"/>
      </w:divBdr>
    </w:div>
    <w:div w:id="1391004132">
      <w:bodyDiv w:val="1"/>
      <w:marLeft w:val="0"/>
      <w:marRight w:val="0"/>
      <w:marTop w:val="0"/>
      <w:marBottom w:val="0"/>
      <w:divBdr>
        <w:top w:val="none" w:sz="0" w:space="0" w:color="auto"/>
        <w:left w:val="none" w:sz="0" w:space="0" w:color="auto"/>
        <w:bottom w:val="none" w:sz="0" w:space="0" w:color="auto"/>
        <w:right w:val="none" w:sz="0" w:space="0" w:color="auto"/>
      </w:divBdr>
    </w:div>
    <w:div w:id="1408072165">
      <w:bodyDiv w:val="1"/>
      <w:marLeft w:val="0"/>
      <w:marRight w:val="0"/>
      <w:marTop w:val="0"/>
      <w:marBottom w:val="0"/>
      <w:divBdr>
        <w:top w:val="none" w:sz="0" w:space="0" w:color="auto"/>
        <w:left w:val="none" w:sz="0" w:space="0" w:color="auto"/>
        <w:bottom w:val="none" w:sz="0" w:space="0" w:color="auto"/>
        <w:right w:val="none" w:sz="0" w:space="0" w:color="auto"/>
      </w:divBdr>
    </w:div>
    <w:div w:id="1419016884">
      <w:bodyDiv w:val="1"/>
      <w:marLeft w:val="0"/>
      <w:marRight w:val="0"/>
      <w:marTop w:val="0"/>
      <w:marBottom w:val="0"/>
      <w:divBdr>
        <w:top w:val="none" w:sz="0" w:space="0" w:color="auto"/>
        <w:left w:val="none" w:sz="0" w:space="0" w:color="auto"/>
        <w:bottom w:val="none" w:sz="0" w:space="0" w:color="auto"/>
        <w:right w:val="none" w:sz="0" w:space="0" w:color="auto"/>
      </w:divBdr>
      <w:divsChild>
        <w:div w:id="607473011">
          <w:marLeft w:val="0"/>
          <w:marRight w:val="0"/>
          <w:marTop w:val="0"/>
          <w:marBottom w:val="0"/>
          <w:divBdr>
            <w:top w:val="none" w:sz="0" w:space="0" w:color="auto"/>
            <w:left w:val="none" w:sz="0" w:space="0" w:color="auto"/>
            <w:bottom w:val="none" w:sz="0" w:space="0" w:color="auto"/>
            <w:right w:val="none" w:sz="0" w:space="0" w:color="auto"/>
          </w:divBdr>
        </w:div>
      </w:divsChild>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
    <w:div w:id="1445077413">
      <w:bodyDiv w:val="1"/>
      <w:marLeft w:val="0"/>
      <w:marRight w:val="0"/>
      <w:marTop w:val="0"/>
      <w:marBottom w:val="0"/>
      <w:divBdr>
        <w:top w:val="none" w:sz="0" w:space="0" w:color="auto"/>
        <w:left w:val="none" w:sz="0" w:space="0" w:color="auto"/>
        <w:bottom w:val="none" w:sz="0" w:space="0" w:color="auto"/>
        <w:right w:val="none" w:sz="0" w:space="0" w:color="auto"/>
      </w:divBdr>
    </w:div>
    <w:div w:id="1449735115">
      <w:bodyDiv w:val="1"/>
      <w:marLeft w:val="0"/>
      <w:marRight w:val="0"/>
      <w:marTop w:val="0"/>
      <w:marBottom w:val="0"/>
      <w:divBdr>
        <w:top w:val="none" w:sz="0" w:space="0" w:color="auto"/>
        <w:left w:val="none" w:sz="0" w:space="0" w:color="auto"/>
        <w:bottom w:val="none" w:sz="0" w:space="0" w:color="auto"/>
        <w:right w:val="none" w:sz="0" w:space="0" w:color="auto"/>
      </w:divBdr>
    </w:div>
    <w:div w:id="1454254282">
      <w:bodyDiv w:val="1"/>
      <w:marLeft w:val="0"/>
      <w:marRight w:val="0"/>
      <w:marTop w:val="0"/>
      <w:marBottom w:val="0"/>
      <w:divBdr>
        <w:top w:val="none" w:sz="0" w:space="0" w:color="auto"/>
        <w:left w:val="none" w:sz="0" w:space="0" w:color="auto"/>
        <w:bottom w:val="none" w:sz="0" w:space="0" w:color="auto"/>
        <w:right w:val="none" w:sz="0" w:space="0" w:color="auto"/>
      </w:divBdr>
    </w:div>
    <w:div w:id="1455053262">
      <w:bodyDiv w:val="1"/>
      <w:marLeft w:val="0"/>
      <w:marRight w:val="0"/>
      <w:marTop w:val="0"/>
      <w:marBottom w:val="0"/>
      <w:divBdr>
        <w:top w:val="none" w:sz="0" w:space="0" w:color="auto"/>
        <w:left w:val="none" w:sz="0" w:space="0" w:color="auto"/>
        <w:bottom w:val="none" w:sz="0" w:space="0" w:color="auto"/>
        <w:right w:val="none" w:sz="0" w:space="0" w:color="auto"/>
      </w:divBdr>
    </w:div>
    <w:div w:id="1490900591">
      <w:bodyDiv w:val="1"/>
      <w:marLeft w:val="0"/>
      <w:marRight w:val="0"/>
      <w:marTop w:val="0"/>
      <w:marBottom w:val="0"/>
      <w:divBdr>
        <w:top w:val="none" w:sz="0" w:space="0" w:color="auto"/>
        <w:left w:val="none" w:sz="0" w:space="0" w:color="auto"/>
        <w:bottom w:val="none" w:sz="0" w:space="0" w:color="auto"/>
        <w:right w:val="none" w:sz="0" w:space="0" w:color="auto"/>
      </w:divBdr>
    </w:div>
    <w:div w:id="1533417376">
      <w:bodyDiv w:val="1"/>
      <w:marLeft w:val="0"/>
      <w:marRight w:val="0"/>
      <w:marTop w:val="0"/>
      <w:marBottom w:val="0"/>
      <w:divBdr>
        <w:top w:val="none" w:sz="0" w:space="0" w:color="auto"/>
        <w:left w:val="none" w:sz="0" w:space="0" w:color="auto"/>
        <w:bottom w:val="none" w:sz="0" w:space="0" w:color="auto"/>
        <w:right w:val="none" w:sz="0" w:space="0" w:color="auto"/>
      </w:divBdr>
    </w:div>
    <w:div w:id="1540508856">
      <w:bodyDiv w:val="1"/>
      <w:marLeft w:val="0"/>
      <w:marRight w:val="0"/>
      <w:marTop w:val="0"/>
      <w:marBottom w:val="0"/>
      <w:divBdr>
        <w:top w:val="none" w:sz="0" w:space="0" w:color="auto"/>
        <w:left w:val="none" w:sz="0" w:space="0" w:color="auto"/>
        <w:bottom w:val="none" w:sz="0" w:space="0" w:color="auto"/>
        <w:right w:val="none" w:sz="0" w:space="0" w:color="auto"/>
      </w:divBdr>
    </w:div>
    <w:div w:id="1544636885">
      <w:bodyDiv w:val="1"/>
      <w:marLeft w:val="0"/>
      <w:marRight w:val="0"/>
      <w:marTop w:val="0"/>
      <w:marBottom w:val="0"/>
      <w:divBdr>
        <w:top w:val="none" w:sz="0" w:space="0" w:color="auto"/>
        <w:left w:val="none" w:sz="0" w:space="0" w:color="auto"/>
        <w:bottom w:val="none" w:sz="0" w:space="0" w:color="auto"/>
        <w:right w:val="none" w:sz="0" w:space="0" w:color="auto"/>
      </w:divBdr>
    </w:div>
    <w:div w:id="1558005090">
      <w:bodyDiv w:val="1"/>
      <w:marLeft w:val="0"/>
      <w:marRight w:val="0"/>
      <w:marTop w:val="0"/>
      <w:marBottom w:val="0"/>
      <w:divBdr>
        <w:top w:val="none" w:sz="0" w:space="0" w:color="auto"/>
        <w:left w:val="none" w:sz="0" w:space="0" w:color="auto"/>
        <w:bottom w:val="none" w:sz="0" w:space="0" w:color="auto"/>
        <w:right w:val="none" w:sz="0" w:space="0" w:color="auto"/>
      </w:divBdr>
    </w:div>
    <w:div w:id="1567260104">
      <w:bodyDiv w:val="1"/>
      <w:marLeft w:val="0"/>
      <w:marRight w:val="0"/>
      <w:marTop w:val="0"/>
      <w:marBottom w:val="0"/>
      <w:divBdr>
        <w:top w:val="none" w:sz="0" w:space="0" w:color="auto"/>
        <w:left w:val="none" w:sz="0" w:space="0" w:color="auto"/>
        <w:bottom w:val="none" w:sz="0" w:space="0" w:color="auto"/>
        <w:right w:val="none" w:sz="0" w:space="0" w:color="auto"/>
      </w:divBdr>
    </w:div>
    <w:div w:id="1595670741">
      <w:bodyDiv w:val="1"/>
      <w:marLeft w:val="0"/>
      <w:marRight w:val="0"/>
      <w:marTop w:val="0"/>
      <w:marBottom w:val="0"/>
      <w:divBdr>
        <w:top w:val="none" w:sz="0" w:space="0" w:color="auto"/>
        <w:left w:val="none" w:sz="0" w:space="0" w:color="auto"/>
        <w:bottom w:val="none" w:sz="0" w:space="0" w:color="auto"/>
        <w:right w:val="none" w:sz="0" w:space="0" w:color="auto"/>
      </w:divBdr>
    </w:div>
    <w:div w:id="1598102256">
      <w:bodyDiv w:val="1"/>
      <w:marLeft w:val="0"/>
      <w:marRight w:val="0"/>
      <w:marTop w:val="0"/>
      <w:marBottom w:val="0"/>
      <w:divBdr>
        <w:top w:val="none" w:sz="0" w:space="0" w:color="auto"/>
        <w:left w:val="none" w:sz="0" w:space="0" w:color="auto"/>
        <w:bottom w:val="none" w:sz="0" w:space="0" w:color="auto"/>
        <w:right w:val="none" w:sz="0" w:space="0" w:color="auto"/>
      </w:divBdr>
    </w:div>
    <w:div w:id="1640766875">
      <w:bodyDiv w:val="1"/>
      <w:marLeft w:val="0"/>
      <w:marRight w:val="0"/>
      <w:marTop w:val="0"/>
      <w:marBottom w:val="0"/>
      <w:divBdr>
        <w:top w:val="none" w:sz="0" w:space="0" w:color="auto"/>
        <w:left w:val="none" w:sz="0" w:space="0" w:color="auto"/>
        <w:bottom w:val="none" w:sz="0" w:space="0" w:color="auto"/>
        <w:right w:val="none" w:sz="0" w:space="0" w:color="auto"/>
      </w:divBdr>
    </w:div>
    <w:div w:id="1647707338">
      <w:bodyDiv w:val="1"/>
      <w:marLeft w:val="0"/>
      <w:marRight w:val="0"/>
      <w:marTop w:val="0"/>
      <w:marBottom w:val="0"/>
      <w:divBdr>
        <w:top w:val="none" w:sz="0" w:space="0" w:color="auto"/>
        <w:left w:val="none" w:sz="0" w:space="0" w:color="auto"/>
        <w:bottom w:val="none" w:sz="0" w:space="0" w:color="auto"/>
        <w:right w:val="none" w:sz="0" w:space="0" w:color="auto"/>
      </w:divBdr>
      <w:divsChild>
        <w:div w:id="511846352">
          <w:marLeft w:val="0"/>
          <w:marRight w:val="0"/>
          <w:marTop w:val="0"/>
          <w:marBottom w:val="0"/>
          <w:divBdr>
            <w:top w:val="none" w:sz="0" w:space="0" w:color="auto"/>
            <w:left w:val="none" w:sz="0" w:space="0" w:color="auto"/>
            <w:bottom w:val="none" w:sz="0" w:space="0" w:color="auto"/>
            <w:right w:val="none" w:sz="0" w:space="0" w:color="auto"/>
          </w:divBdr>
        </w:div>
      </w:divsChild>
    </w:div>
    <w:div w:id="1653097266">
      <w:bodyDiv w:val="1"/>
      <w:marLeft w:val="0"/>
      <w:marRight w:val="0"/>
      <w:marTop w:val="0"/>
      <w:marBottom w:val="0"/>
      <w:divBdr>
        <w:top w:val="none" w:sz="0" w:space="0" w:color="auto"/>
        <w:left w:val="none" w:sz="0" w:space="0" w:color="auto"/>
        <w:bottom w:val="none" w:sz="0" w:space="0" w:color="auto"/>
        <w:right w:val="none" w:sz="0" w:space="0" w:color="auto"/>
      </w:divBdr>
    </w:div>
    <w:div w:id="1670711546">
      <w:bodyDiv w:val="1"/>
      <w:marLeft w:val="0"/>
      <w:marRight w:val="0"/>
      <w:marTop w:val="0"/>
      <w:marBottom w:val="0"/>
      <w:divBdr>
        <w:top w:val="none" w:sz="0" w:space="0" w:color="auto"/>
        <w:left w:val="none" w:sz="0" w:space="0" w:color="auto"/>
        <w:bottom w:val="none" w:sz="0" w:space="0" w:color="auto"/>
        <w:right w:val="none" w:sz="0" w:space="0" w:color="auto"/>
      </w:divBdr>
    </w:div>
    <w:div w:id="1693605414">
      <w:bodyDiv w:val="1"/>
      <w:marLeft w:val="0"/>
      <w:marRight w:val="0"/>
      <w:marTop w:val="0"/>
      <w:marBottom w:val="0"/>
      <w:divBdr>
        <w:top w:val="none" w:sz="0" w:space="0" w:color="auto"/>
        <w:left w:val="none" w:sz="0" w:space="0" w:color="auto"/>
        <w:bottom w:val="none" w:sz="0" w:space="0" w:color="auto"/>
        <w:right w:val="none" w:sz="0" w:space="0" w:color="auto"/>
      </w:divBdr>
    </w:div>
    <w:div w:id="1707869858">
      <w:bodyDiv w:val="1"/>
      <w:marLeft w:val="0"/>
      <w:marRight w:val="0"/>
      <w:marTop w:val="0"/>
      <w:marBottom w:val="0"/>
      <w:divBdr>
        <w:top w:val="none" w:sz="0" w:space="0" w:color="auto"/>
        <w:left w:val="none" w:sz="0" w:space="0" w:color="auto"/>
        <w:bottom w:val="none" w:sz="0" w:space="0" w:color="auto"/>
        <w:right w:val="none" w:sz="0" w:space="0" w:color="auto"/>
      </w:divBdr>
    </w:div>
    <w:div w:id="1726102365">
      <w:bodyDiv w:val="1"/>
      <w:marLeft w:val="0"/>
      <w:marRight w:val="0"/>
      <w:marTop w:val="0"/>
      <w:marBottom w:val="0"/>
      <w:divBdr>
        <w:top w:val="none" w:sz="0" w:space="0" w:color="auto"/>
        <w:left w:val="none" w:sz="0" w:space="0" w:color="auto"/>
        <w:bottom w:val="none" w:sz="0" w:space="0" w:color="auto"/>
        <w:right w:val="none" w:sz="0" w:space="0" w:color="auto"/>
      </w:divBdr>
    </w:div>
    <w:div w:id="1734887481">
      <w:bodyDiv w:val="1"/>
      <w:marLeft w:val="0"/>
      <w:marRight w:val="0"/>
      <w:marTop w:val="0"/>
      <w:marBottom w:val="0"/>
      <w:divBdr>
        <w:top w:val="none" w:sz="0" w:space="0" w:color="auto"/>
        <w:left w:val="none" w:sz="0" w:space="0" w:color="auto"/>
        <w:bottom w:val="none" w:sz="0" w:space="0" w:color="auto"/>
        <w:right w:val="none" w:sz="0" w:space="0" w:color="auto"/>
      </w:divBdr>
    </w:div>
    <w:div w:id="1736081285">
      <w:bodyDiv w:val="1"/>
      <w:marLeft w:val="0"/>
      <w:marRight w:val="0"/>
      <w:marTop w:val="0"/>
      <w:marBottom w:val="0"/>
      <w:divBdr>
        <w:top w:val="none" w:sz="0" w:space="0" w:color="auto"/>
        <w:left w:val="none" w:sz="0" w:space="0" w:color="auto"/>
        <w:bottom w:val="none" w:sz="0" w:space="0" w:color="auto"/>
        <w:right w:val="none" w:sz="0" w:space="0" w:color="auto"/>
      </w:divBdr>
    </w:div>
    <w:div w:id="1755467367">
      <w:bodyDiv w:val="1"/>
      <w:marLeft w:val="0"/>
      <w:marRight w:val="0"/>
      <w:marTop w:val="0"/>
      <w:marBottom w:val="0"/>
      <w:divBdr>
        <w:top w:val="none" w:sz="0" w:space="0" w:color="auto"/>
        <w:left w:val="none" w:sz="0" w:space="0" w:color="auto"/>
        <w:bottom w:val="none" w:sz="0" w:space="0" w:color="auto"/>
        <w:right w:val="none" w:sz="0" w:space="0" w:color="auto"/>
      </w:divBdr>
    </w:div>
    <w:div w:id="1761876123">
      <w:bodyDiv w:val="1"/>
      <w:marLeft w:val="0"/>
      <w:marRight w:val="0"/>
      <w:marTop w:val="0"/>
      <w:marBottom w:val="0"/>
      <w:divBdr>
        <w:top w:val="none" w:sz="0" w:space="0" w:color="auto"/>
        <w:left w:val="none" w:sz="0" w:space="0" w:color="auto"/>
        <w:bottom w:val="none" w:sz="0" w:space="0" w:color="auto"/>
        <w:right w:val="none" w:sz="0" w:space="0" w:color="auto"/>
      </w:divBdr>
    </w:div>
    <w:div w:id="1764448361">
      <w:bodyDiv w:val="1"/>
      <w:marLeft w:val="0"/>
      <w:marRight w:val="0"/>
      <w:marTop w:val="0"/>
      <w:marBottom w:val="0"/>
      <w:divBdr>
        <w:top w:val="none" w:sz="0" w:space="0" w:color="auto"/>
        <w:left w:val="none" w:sz="0" w:space="0" w:color="auto"/>
        <w:bottom w:val="none" w:sz="0" w:space="0" w:color="auto"/>
        <w:right w:val="none" w:sz="0" w:space="0" w:color="auto"/>
      </w:divBdr>
    </w:div>
    <w:div w:id="1780370759">
      <w:bodyDiv w:val="1"/>
      <w:marLeft w:val="0"/>
      <w:marRight w:val="0"/>
      <w:marTop w:val="0"/>
      <w:marBottom w:val="0"/>
      <w:divBdr>
        <w:top w:val="none" w:sz="0" w:space="0" w:color="auto"/>
        <w:left w:val="none" w:sz="0" w:space="0" w:color="auto"/>
        <w:bottom w:val="none" w:sz="0" w:space="0" w:color="auto"/>
        <w:right w:val="none" w:sz="0" w:space="0" w:color="auto"/>
      </w:divBdr>
    </w:div>
    <w:div w:id="1790583216">
      <w:bodyDiv w:val="1"/>
      <w:marLeft w:val="0"/>
      <w:marRight w:val="0"/>
      <w:marTop w:val="0"/>
      <w:marBottom w:val="0"/>
      <w:divBdr>
        <w:top w:val="none" w:sz="0" w:space="0" w:color="auto"/>
        <w:left w:val="none" w:sz="0" w:space="0" w:color="auto"/>
        <w:bottom w:val="none" w:sz="0" w:space="0" w:color="auto"/>
        <w:right w:val="none" w:sz="0" w:space="0" w:color="auto"/>
      </w:divBdr>
    </w:div>
    <w:div w:id="1797065984">
      <w:bodyDiv w:val="1"/>
      <w:marLeft w:val="0"/>
      <w:marRight w:val="0"/>
      <w:marTop w:val="0"/>
      <w:marBottom w:val="0"/>
      <w:divBdr>
        <w:top w:val="none" w:sz="0" w:space="0" w:color="auto"/>
        <w:left w:val="none" w:sz="0" w:space="0" w:color="auto"/>
        <w:bottom w:val="none" w:sz="0" w:space="0" w:color="auto"/>
        <w:right w:val="none" w:sz="0" w:space="0" w:color="auto"/>
      </w:divBdr>
    </w:div>
    <w:div w:id="1819108848">
      <w:bodyDiv w:val="1"/>
      <w:marLeft w:val="0"/>
      <w:marRight w:val="0"/>
      <w:marTop w:val="0"/>
      <w:marBottom w:val="0"/>
      <w:divBdr>
        <w:top w:val="none" w:sz="0" w:space="0" w:color="auto"/>
        <w:left w:val="none" w:sz="0" w:space="0" w:color="auto"/>
        <w:bottom w:val="none" w:sz="0" w:space="0" w:color="auto"/>
        <w:right w:val="none" w:sz="0" w:space="0" w:color="auto"/>
      </w:divBdr>
    </w:div>
    <w:div w:id="1819952102">
      <w:bodyDiv w:val="1"/>
      <w:marLeft w:val="0"/>
      <w:marRight w:val="0"/>
      <w:marTop w:val="0"/>
      <w:marBottom w:val="0"/>
      <w:divBdr>
        <w:top w:val="none" w:sz="0" w:space="0" w:color="auto"/>
        <w:left w:val="none" w:sz="0" w:space="0" w:color="auto"/>
        <w:bottom w:val="none" w:sz="0" w:space="0" w:color="auto"/>
        <w:right w:val="none" w:sz="0" w:space="0" w:color="auto"/>
      </w:divBdr>
    </w:div>
    <w:div w:id="1820801987">
      <w:bodyDiv w:val="1"/>
      <w:marLeft w:val="0"/>
      <w:marRight w:val="0"/>
      <w:marTop w:val="0"/>
      <w:marBottom w:val="0"/>
      <w:divBdr>
        <w:top w:val="none" w:sz="0" w:space="0" w:color="auto"/>
        <w:left w:val="none" w:sz="0" w:space="0" w:color="auto"/>
        <w:bottom w:val="none" w:sz="0" w:space="0" w:color="auto"/>
        <w:right w:val="none" w:sz="0" w:space="0" w:color="auto"/>
      </w:divBdr>
    </w:div>
    <w:div w:id="1851021447">
      <w:bodyDiv w:val="1"/>
      <w:marLeft w:val="0"/>
      <w:marRight w:val="0"/>
      <w:marTop w:val="0"/>
      <w:marBottom w:val="0"/>
      <w:divBdr>
        <w:top w:val="none" w:sz="0" w:space="0" w:color="auto"/>
        <w:left w:val="none" w:sz="0" w:space="0" w:color="auto"/>
        <w:bottom w:val="none" w:sz="0" w:space="0" w:color="auto"/>
        <w:right w:val="none" w:sz="0" w:space="0" w:color="auto"/>
      </w:divBdr>
    </w:div>
    <w:div w:id="1857692770">
      <w:bodyDiv w:val="1"/>
      <w:marLeft w:val="0"/>
      <w:marRight w:val="0"/>
      <w:marTop w:val="0"/>
      <w:marBottom w:val="0"/>
      <w:divBdr>
        <w:top w:val="none" w:sz="0" w:space="0" w:color="auto"/>
        <w:left w:val="none" w:sz="0" w:space="0" w:color="auto"/>
        <w:bottom w:val="none" w:sz="0" w:space="0" w:color="auto"/>
        <w:right w:val="none" w:sz="0" w:space="0" w:color="auto"/>
      </w:divBdr>
    </w:div>
    <w:div w:id="1859274386">
      <w:bodyDiv w:val="1"/>
      <w:marLeft w:val="0"/>
      <w:marRight w:val="0"/>
      <w:marTop w:val="0"/>
      <w:marBottom w:val="0"/>
      <w:divBdr>
        <w:top w:val="none" w:sz="0" w:space="0" w:color="auto"/>
        <w:left w:val="none" w:sz="0" w:space="0" w:color="auto"/>
        <w:bottom w:val="none" w:sz="0" w:space="0" w:color="auto"/>
        <w:right w:val="none" w:sz="0" w:space="0" w:color="auto"/>
      </w:divBdr>
    </w:div>
    <w:div w:id="1864974417">
      <w:bodyDiv w:val="1"/>
      <w:marLeft w:val="0"/>
      <w:marRight w:val="0"/>
      <w:marTop w:val="0"/>
      <w:marBottom w:val="0"/>
      <w:divBdr>
        <w:top w:val="none" w:sz="0" w:space="0" w:color="auto"/>
        <w:left w:val="none" w:sz="0" w:space="0" w:color="auto"/>
        <w:bottom w:val="none" w:sz="0" w:space="0" w:color="auto"/>
        <w:right w:val="none" w:sz="0" w:space="0" w:color="auto"/>
      </w:divBdr>
    </w:div>
    <w:div w:id="1872499929">
      <w:bodyDiv w:val="1"/>
      <w:marLeft w:val="0"/>
      <w:marRight w:val="0"/>
      <w:marTop w:val="0"/>
      <w:marBottom w:val="0"/>
      <w:divBdr>
        <w:top w:val="none" w:sz="0" w:space="0" w:color="auto"/>
        <w:left w:val="none" w:sz="0" w:space="0" w:color="auto"/>
        <w:bottom w:val="none" w:sz="0" w:space="0" w:color="auto"/>
        <w:right w:val="none" w:sz="0" w:space="0" w:color="auto"/>
      </w:divBdr>
    </w:div>
    <w:div w:id="1880971765">
      <w:bodyDiv w:val="1"/>
      <w:marLeft w:val="0"/>
      <w:marRight w:val="0"/>
      <w:marTop w:val="0"/>
      <w:marBottom w:val="0"/>
      <w:divBdr>
        <w:top w:val="none" w:sz="0" w:space="0" w:color="auto"/>
        <w:left w:val="none" w:sz="0" w:space="0" w:color="auto"/>
        <w:bottom w:val="none" w:sz="0" w:space="0" w:color="auto"/>
        <w:right w:val="none" w:sz="0" w:space="0" w:color="auto"/>
      </w:divBdr>
    </w:div>
    <w:div w:id="1892184667">
      <w:bodyDiv w:val="1"/>
      <w:marLeft w:val="0"/>
      <w:marRight w:val="0"/>
      <w:marTop w:val="0"/>
      <w:marBottom w:val="0"/>
      <w:divBdr>
        <w:top w:val="none" w:sz="0" w:space="0" w:color="auto"/>
        <w:left w:val="none" w:sz="0" w:space="0" w:color="auto"/>
        <w:bottom w:val="none" w:sz="0" w:space="0" w:color="auto"/>
        <w:right w:val="none" w:sz="0" w:space="0" w:color="auto"/>
      </w:divBdr>
    </w:div>
    <w:div w:id="1898128332">
      <w:bodyDiv w:val="1"/>
      <w:marLeft w:val="0"/>
      <w:marRight w:val="0"/>
      <w:marTop w:val="0"/>
      <w:marBottom w:val="0"/>
      <w:divBdr>
        <w:top w:val="none" w:sz="0" w:space="0" w:color="auto"/>
        <w:left w:val="none" w:sz="0" w:space="0" w:color="auto"/>
        <w:bottom w:val="none" w:sz="0" w:space="0" w:color="auto"/>
        <w:right w:val="none" w:sz="0" w:space="0" w:color="auto"/>
      </w:divBdr>
      <w:divsChild>
        <w:div w:id="362170548">
          <w:marLeft w:val="432"/>
          <w:marRight w:val="0"/>
          <w:marTop w:val="360"/>
          <w:marBottom w:val="0"/>
          <w:divBdr>
            <w:top w:val="none" w:sz="0" w:space="0" w:color="auto"/>
            <w:left w:val="none" w:sz="0" w:space="0" w:color="auto"/>
            <w:bottom w:val="none" w:sz="0" w:space="0" w:color="auto"/>
            <w:right w:val="none" w:sz="0" w:space="0" w:color="auto"/>
          </w:divBdr>
        </w:div>
        <w:div w:id="2136563738">
          <w:marLeft w:val="432"/>
          <w:marRight w:val="0"/>
          <w:marTop w:val="360"/>
          <w:marBottom w:val="0"/>
          <w:divBdr>
            <w:top w:val="none" w:sz="0" w:space="0" w:color="auto"/>
            <w:left w:val="none" w:sz="0" w:space="0" w:color="auto"/>
            <w:bottom w:val="none" w:sz="0" w:space="0" w:color="auto"/>
            <w:right w:val="none" w:sz="0" w:space="0" w:color="auto"/>
          </w:divBdr>
        </w:div>
      </w:divsChild>
    </w:div>
    <w:div w:id="1898583657">
      <w:bodyDiv w:val="1"/>
      <w:marLeft w:val="0"/>
      <w:marRight w:val="0"/>
      <w:marTop w:val="0"/>
      <w:marBottom w:val="0"/>
      <w:divBdr>
        <w:top w:val="none" w:sz="0" w:space="0" w:color="auto"/>
        <w:left w:val="none" w:sz="0" w:space="0" w:color="auto"/>
        <w:bottom w:val="none" w:sz="0" w:space="0" w:color="auto"/>
        <w:right w:val="none" w:sz="0" w:space="0" w:color="auto"/>
      </w:divBdr>
    </w:div>
    <w:div w:id="1911427156">
      <w:bodyDiv w:val="1"/>
      <w:marLeft w:val="0"/>
      <w:marRight w:val="0"/>
      <w:marTop w:val="0"/>
      <w:marBottom w:val="0"/>
      <w:divBdr>
        <w:top w:val="none" w:sz="0" w:space="0" w:color="auto"/>
        <w:left w:val="none" w:sz="0" w:space="0" w:color="auto"/>
        <w:bottom w:val="none" w:sz="0" w:space="0" w:color="auto"/>
        <w:right w:val="none" w:sz="0" w:space="0" w:color="auto"/>
      </w:divBdr>
    </w:div>
    <w:div w:id="1926724343">
      <w:bodyDiv w:val="1"/>
      <w:marLeft w:val="0"/>
      <w:marRight w:val="0"/>
      <w:marTop w:val="0"/>
      <w:marBottom w:val="0"/>
      <w:divBdr>
        <w:top w:val="none" w:sz="0" w:space="0" w:color="auto"/>
        <w:left w:val="none" w:sz="0" w:space="0" w:color="auto"/>
        <w:bottom w:val="none" w:sz="0" w:space="0" w:color="auto"/>
        <w:right w:val="none" w:sz="0" w:space="0" w:color="auto"/>
      </w:divBdr>
    </w:div>
    <w:div w:id="1935622505">
      <w:bodyDiv w:val="1"/>
      <w:marLeft w:val="0"/>
      <w:marRight w:val="0"/>
      <w:marTop w:val="0"/>
      <w:marBottom w:val="0"/>
      <w:divBdr>
        <w:top w:val="none" w:sz="0" w:space="0" w:color="auto"/>
        <w:left w:val="none" w:sz="0" w:space="0" w:color="auto"/>
        <w:bottom w:val="none" w:sz="0" w:space="0" w:color="auto"/>
        <w:right w:val="none" w:sz="0" w:space="0" w:color="auto"/>
      </w:divBdr>
    </w:div>
    <w:div w:id="1958288548">
      <w:bodyDiv w:val="1"/>
      <w:marLeft w:val="0"/>
      <w:marRight w:val="0"/>
      <w:marTop w:val="0"/>
      <w:marBottom w:val="0"/>
      <w:divBdr>
        <w:top w:val="none" w:sz="0" w:space="0" w:color="auto"/>
        <w:left w:val="none" w:sz="0" w:space="0" w:color="auto"/>
        <w:bottom w:val="none" w:sz="0" w:space="0" w:color="auto"/>
        <w:right w:val="none" w:sz="0" w:space="0" w:color="auto"/>
      </w:divBdr>
    </w:div>
    <w:div w:id="1959413288">
      <w:bodyDiv w:val="1"/>
      <w:marLeft w:val="0"/>
      <w:marRight w:val="0"/>
      <w:marTop w:val="0"/>
      <w:marBottom w:val="0"/>
      <w:divBdr>
        <w:top w:val="none" w:sz="0" w:space="0" w:color="auto"/>
        <w:left w:val="none" w:sz="0" w:space="0" w:color="auto"/>
        <w:bottom w:val="none" w:sz="0" w:space="0" w:color="auto"/>
        <w:right w:val="none" w:sz="0" w:space="0" w:color="auto"/>
      </w:divBdr>
    </w:div>
    <w:div w:id="1961060335">
      <w:bodyDiv w:val="1"/>
      <w:marLeft w:val="0"/>
      <w:marRight w:val="0"/>
      <w:marTop w:val="0"/>
      <w:marBottom w:val="0"/>
      <w:divBdr>
        <w:top w:val="none" w:sz="0" w:space="0" w:color="auto"/>
        <w:left w:val="none" w:sz="0" w:space="0" w:color="auto"/>
        <w:bottom w:val="none" w:sz="0" w:space="0" w:color="auto"/>
        <w:right w:val="none" w:sz="0" w:space="0" w:color="auto"/>
      </w:divBdr>
    </w:div>
    <w:div w:id="1970235950">
      <w:bodyDiv w:val="1"/>
      <w:marLeft w:val="0"/>
      <w:marRight w:val="0"/>
      <w:marTop w:val="0"/>
      <w:marBottom w:val="0"/>
      <w:divBdr>
        <w:top w:val="none" w:sz="0" w:space="0" w:color="auto"/>
        <w:left w:val="none" w:sz="0" w:space="0" w:color="auto"/>
        <w:bottom w:val="none" w:sz="0" w:space="0" w:color="auto"/>
        <w:right w:val="none" w:sz="0" w:space="0" w:color="auto"/>
      </w:divBdr>
      <w:divsChild>
        <w:div w:id="1989821584">
          <w:marLeft w:val="0"/>
          <w:marRight w:val="0"/>
          <w:marTop w:val="0"/>
          <w:marBottom w:val="0"/>
          <w:divBdr>
            <w:top w:val="none" w:sz="0" w:space="0" w:color="auto"/>
            <w:left w:val="none" w:sz="0" w:space="0" w:color="auto"/>
            <w:bottom w:val="none" w:sz="0" w:space="0" w:color="auto"/>
            <w:right w:val="none" w:sz="0" w:space="0" w:color="auto"/>
          </w:divBdr>
          <w:divsChild>
            <w:div w:id="1081558371">
              <w:marLeft w:val="0"/>
              <w:marRight w:val="0"/>
              <w:marTop w:val="0"/>
              <w:marBottom w:val="0"/>
              <w:divBdr>
                <w:top w:val="none" w:sz="0" w:space="0" w:color="auto"/>
                <w:left w:val="none" w:sz="0" w:space="0" w:color="auto"/>
                <w:bottom w:val="none" w:sz="0" w:space="0" w:color="auto"/>
                <w:right w:val="none" w:sz="0" w:space="0" w:color="auto"/>
              </w:divBdr>
              <w:divsChild>
                <w:div w:id="1993556871">
                  <w:marLeft w:val="0"/>
                  <w:marRight w:val="0"/>
                  <w:marTop w:val="0"/>
                  <w:marBottom w:val="0"/>
                  <w:divBdr>
                    <w:top w:val="none" w:sz="0" w:space="0" w:color="auto"/>
                    <w:left w:val="none" w:sz="0" w:space="0" w:color="auto"/>
                    <w:bottom w:val="none" w:sz="0" w:space="0" w:color="auto"/>
                    <w:right w:val="none" w:sz="0" w:space="0" w:color="auto"/>
                  </w:divBdr>
                  <w:divsChild>
                    <w:div w:id="498808522">
                      <w:marLeft w:val="-225"/>
                      <w:marRight w:val="-225"/>
                      <w:marTop w:val="0"/>
                      <w:marBottom w:val="0"/>
                      <w:divBdr>
                        <w:top w:val="none" w:sz="0" w:space="0" w:color="auto"/>
                        <w:left w:val="none" w:sz="0" w:space="0" w:color="auto"/>
                        <w:bottom w:val="none" w:sz="0" w:space="0" w:color="auto"/>
                        <w:right w:val="none" w:sz="0" w:space="0" w:color="auto"/>
                      </w:divBdr>
                      <w:divsChild>
                        <w:div w:id="243732538">
                          <w:marLeft w:val="0"/>
                          <w:marRight w:val="0"/>
                          <w:marTop w:val="0"/>
                          <w:marBottom w:val="0"/>
                          <w:divBdr>
                            <w:top w:val="single" w:sz="6" w:space="8" w:color="EEEEEE"/>
                            <w:left w:val="single" w:sz="6" w:space="8" w:color="EEEEEE"/>
                            <w:bottom w:val="single" w:sz="6" w:space="8" w:color="EEEEEE"/>
                            <w:right w:val="single" w:sz="6" w:space="8" w:color="EEEEEE"/>
                          </w:divBdr>
                          <w:divsChild>
                            <w:div w:id="1642075671">
                              <w:marLeft w:val="0"/>
                              <w:marRight w:val="0"/>
                              <w:marTop w:val="0"/>
                              <w:marBottom w:val="0"/>
                              <w:divBdr>
                                <w:top w:val="none" w:sz="0" w:space="0" w:color="auto"/>
                                <w:left w:val="none" w:sz="0" w:space="0" w:color="auto"/>
                                <w:bottom w:val="none" w:sz="0" w:space="0" w:color="auto"/>
                                <w:right w:val="none" w:sz="0" w:space="0" w:color="auto"/>
                              </w:divBdr>
                              <w:divsChild>
                                <w:div w:id="157161092">
                                  <w:marLeft w:val="0"/>
                                  <w:marRight w:val="0"/>
                                  <w:marTop w:val="0"/>
                                  <w:marBottom w:val="0"/>
                                  <w:divBdr>
                                    <w:top w:val="none" w:sz="0" w:space="0" w:color="auto"/>
                                    <w:left w:val="none" w:sz="0" w:space="0" w:color="auto"/>
                                    <w:bottom w:val="none" w:sz="0" w:space="0" w:color="auto"/>
                                    <w:right w:val="none" w:sz="0" w:space="0" w:color="auto"/>
                                  </w:divBdr>
                                  <w:divsChild>
                                    <w:div w:id="208883164">
                                      <w:marLeft w:val="0"/>
                                      <w:marRight w:val="0"/>
                                      <w:marTop w:val="0"/>
                                      <w:marBottom w:val="0"/>
                                      <w:divBdr>
                                        <w:top w:val="none" w:sz="0" w:space="0" w:color="auto"/>
                                        <w:left w:val="none" w:sz="0" w:space="0" w:color="auto"/>
                                        <w:bottom w:val="none" w:sz="0" w:space="0" w:color="auto"/>
                                        <w:right w:val="none" w:sz="0" w:space="0" w:color="auto"/>
                                      </w:divBdr>
                                      <w:divsChild>
                                        <w:div w:id="1291091860">
                                          <w:marLeft w:val="3"/>
                                          <w:marRight w:val="7"/>
                                          <w:marTop w:val="240"/>
                                          <w:marBottom w:val="60"/>
                                          <w:divBdr>
                                            <w:top w:val="none" w:sz="0" w:space="0" w:color="auto"/>
                                            <w:left w:val="none" w:sz="0" w:space="0" w:color="auto"/>
                                            <w:bottom w:val="none" w:sz="0" w:space="0" w:color="auto"/>
                                            <w:right w:val="none" w:sz="0" w:space="0" w:color="auto"/>
                                          </w:divBdr>
                                          <w:divsChild>
                                            <w:div w:id="11681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6061012">
      <w:bodyDiv w:val="1"/>
      <w:marLeft w:val="0"/>
      <w:marRight w:val="0"/>
      <w:marTop w:val="0"/>
      <w:marBottom w:val="0"/>
      <w:divBdr>
        <w:top w:val="none" w:sz="0" w:space="0" w:color="auto"/>
        <w:left w:val="none" w:sz="0" w:space="0" w:color="auto"/>
        <w:bottom w:val="none" w:sz="0" w:space="0" w:color="auto"/>
        <w:right w:val="none" w:sz="0" w:space="0" w:color="auto"/>
      </w:divBdr>
    </w:div>
    <w:div w:id="1989088309">
      <w:bodyDiv w:val="1"/>
      <w:marLeft w:val="0"/>
      <w:marRight w:val="0"/>
      <w:marTop w:val="0"/>
      <w:marBottom w:val="0"/>
      <w:divBdr>
        <w:top w:val="none" w:sz="0" w:space="0" w:color="auto"/>
        <w:left w:val="none" w:sz="0" w:space="0" w:color="auto"/>
        <w:bottom w:val="none" w:sz="0" w:space="0" w:color="auto"/>
        <w:right w:val="none" w:sz="0" w:space="0" w:color="auto"/>
      </w:divBdr>
    </w:div>
    <w:div w:id="2000037514">
      <w:bodyDiv w:val="1"/>
      <w:marLeft w:val="0"/>
      <w:marRight w:val="0"/>
      <w:marTop w:val="0"/>
      <w:marBottom w:val="0"/>
      <w:divBdr>
        <w:top w:val="none" w:sz="0" w:space="0" w:color="auto"/>
        <w:left w:val="none" w:sz="0" w:space="0" w:color="auto"/>
        <w:bottom w:val="none" w:sz="0" w:space="0" w:color="auto"/>
        <w:right w:val="none" w:sz="0" w:space="0" w:color="auto"/>
      </w:divBdr>
    </w:div>
    <w:div w:id="2003506707">
      <w:bodyDiv w:val="1"/>
      <w:marLeft w:val="0"/>
      <w:marRight w:val="0"/>
      <w:marTop w:val="0"/>
      <w:marBottom w:val="0"/>
      <w:divBdr>
        <w:top w:val="none" w:sz="0" w:space="0" w:color="auto"/>
        <w:left w:val="none" w:sz="0" w:space="0" w:color="auto"/>
        <w:bottom w:val="none" w:sz="0" w:space="0" w:color="auto"/>
        <w:right w:val="none" w:sz="0" w:space="0" w:color="auto"/>
      </w:divBdr>
    </w:div>
    <w:div w:id="2009288460">
      <w:bodyDiv w:val="1"/>
      <w:marLeft w:val="0"/>
      <w:marRight w:val="0"/>
      <w:marTop w:val="0"/>
      <w:marBottom w:val="0"/>
      <w:divBdr>
        <w:top w:val="none" w:sz="0" w:space="0" w:color="auto"/>
        <w:left w:val="none" w:sz="0" w:space="0" w:color="auto"/>
        <w:bottom w:val="none" w:sz="0" w:space="0" w:color="auto"/>
        <w:right w:val="none" w:sz="0" w:space="0" w:color="auto"/>
      </w:divBdr>
    </w:div>
    <w:div w:id="2013411578">
      <w:bodyDiv w:val="1"/>
      <w:marLeft w:val="0"/>
      <w:marRight w:val="0"/>
      <w:marTop w:val="0"/>
      <w:marBottom w:val="0"/>
      <w:divBdr>
        <w:top w:val="none" w:sz="0" w:space="0" w:color="auto"/>
        <w:left w:val="none" w:sz="0" w:space="0" w:color="auto"/>
        <w:bottom w:val="none" w:sz="0" w:space="0" w:color="auto"/>
        <w:right w:val="none" w:sz="0" w:space="0" w:color="auto"/>
      </w:divBdr>
      <w:divsChild>
        <w:div w:id="312684985">
          <w:marLeft w:val="0"/>
          <w:marRight w:val="0"/>
          <w:marTop w:val="0"/>
          <w:marBottom w:val="0"/>
          <w:divBdr>
            <w:top w:val="none" w:sz="0" w:space="0" w:color="auto"/>
            <w:left w:val="none" w:sz="0" w:space="0" w:color="auto"/>
            <w:bottom w:val="none" w:sz="0" w:space="0" w:color="auto"/>
            <w:right w:val="none" w:sz="0" w:space="0" w:color="auto"/>
          </w:divBdr>
        </w:div>
        <w:div w:id="486551044">
          <w:marLeft w:val="0"/>
          <w:marRight w:val="0"/>
          <w:marTop w:val="0"/>
          <w:marBottom w:val="0"/>
          <w:divBdr>
            <w:top w:val="none" w:sz="0" w:space="0" w:color="auto"/>
            <w:left w:val="none" w:sz="0" w:space="0" w:color="auto"/>
            <w:bottom w:val="none" w:sz="0" w:space="0" w:color="auto"/>
            <w:right w:val="none" w:sz="0" w:space="0" w:color="auto"/>
          </w:divBdr>
        </w:div>
        <w:div w:id="510724716">
          <w:marLeft w:val="0"/>
          <w:marRight w:val="0"/>
          <w:marTop w:val="0"/>
          <w:marBottom w:val="0"/>
          <w:divBdr>
            <w:top w:val="none" w:sz="0" w:space="0" w:color="auto"/>
            <w:left w:val="none" w:sz="0" w:space="0" w:color="auto"/>
            <w:bottom w:val="none" w:sz="0" w:space="0" w:color="auto"/>
            <w:right w:val="none" w:sz="0" w:space="0" w:color="auto"/>
          </w:divBdr>
        </w:div>
        <w:div w:id="761412533">
          <w:marLeft w:val="0"/>
          <w:marRight w:val="0"/>
          <w:marTop w:val="0"/>
          <w:marBottom w:val="0"/>
          <w:divBdr>
            <w:top w:val="none" w:sz="0" w:space="0" w:color="auto"/>
            <w:left w:val="none" w:sz="0" w:space="0" w:color="auto"/>
            <w:bottom w:val="none" w:sz="0" w:space="0" w:color="auto"/>
            <w:right w:val="none" w:sz="0" w:space="0" w:color="auto"/>
          </w:divBdr>
        </w:div>
        <w:div w:id="1397975795">
          <w:marLeft w:val="0"/>
          <w:marRight w:val="0"/>
          <w:marTop w:val="0"/>
          <w:marBottom w:val="0"/>
          <w:divBdr>
            <w:top w:val="none" w:sz="0" w:space="0" w:color="auto"/>
            <w:left w:val="none" w:sz="0" w:space="0" w:color="auto"/>
            <w:bottom w:val="none" w:sz="0" w:space="0" w:color="auto"/>
            <w:right w:val="none" w:sz="0" w:space="0" w:color="auto"/>
          </w:divBdr>
        </w:div>
      </w:divsChild>
    </w:div>
    <w:div w:id="2024548211">
      <w:bodyDiv w:val="1"/>
      <w:marLeft w:val="0"/>
      <w:marRight w:val="0"/>
      <w:marTop w:val="0"/>
      <w:marBottom w:val="0"/>
      <w:divBdr>
        <w:top w:val="none" w:sz="0" w:space="0" w:color="auto"/>
        <w:left w:val="none" w:sz="0" w:space="0" w:color="auto"/>
        <w:bottom w:val="none" w:sz="0" w:space="0" w:color="auto"/>
        <w:right w:val="none" w:sz="0" w:space="0" w:color="auto"/>
      </w:divBdr>
    </w:div>
    <w:div w:id="2067877786">
      <w:bodyDiv w:val="1"/>
      <w:marLeft w:val="0"/>
      <w:marRight w:val="0"/>
      <w:marTop w:val="0"/>
      <w:marBottom w:val="0"/>
      <w:divBdr>
        <w:top w:val="none" w:sz="0" w:space="0" w:color="auto"/>
        <w:left w:val="none" w:sz="0" w:space="0" w:color="auto"/>
        <w:bottom w:val="none" w:sz="0" w:space="0" w:color="auto"/>
        <w:right w:val="none" w:sz="0" w:space="0" w:color="auto"/>
      </w:divBdr>
    </w:div>
    <w:div w:id="2075202071">
      <w:bodyDiv w:val="1"/>
      <w:marLeft w:val="0"/>
      <w:marRight w:val="0"/>
      <w:marTop w:val="0"/>
      <w:marBottom w:val="0"/>
      <w:divBdr>
        <w:top w:val="none" w:sz="0" w:space="0" w:color="auto"/>
        <w:left w:val="none" w:sz="0" w:space="0" w:color="auto"/>
        <w:bottom w:val="none" w:sz="0" w:space="0" w:color="auto"/>
        <w:right w:val="none" w:sz="0" w:space="0" w:color="auto"/>
      </w:divBdr>
    </w:div>
    <w:div w:id="2080394695">
      <w:bodyDiv w:val="1"/>
      <w:marLeft w:val="0"/>
      <w:marRight w:val="0"/>
      <w:marTop w:val="0"/>
      <w:marBottom w:val="0"/>
      <w:divBdr>
        <w:top w:val="none" w:sz="0" w:space="0" w:color="auto"/>
        <w:left w:val="none" w:sz="0" w:space="0" w:color="auto"/>
        <w:bottom w:val="none" w:sz="0" w:space="0" w:color="auto"/>
        <w:right w:val="none" w:sz="0" w:space="0" w:color="auto"/>
      </w:divBdr>
    </w:div>
    <w:div w:id="2094665008">
      <w:bodyDiv w:val="1"/>
      <w:marLeft w:val="0"/>
      <w:marRight w:val="0"/>
      <w:marTop w:val="0"/>
      <w:marBottom w:val="0"/>
      <w:divBdr>
        <w:top w:val="none" w:sz="0" w:space="0" w:color="auto"/>
        <w:left w:val="none" w:sz="0" w:space="0" w:color="auto"/>
        <w:bottom w:val="none" w:sz="0" w:space="0" w:color="auto"/>
        <w:right w:val="none" w:sz="0" w:space="0" w:color="auto"/>
      </w:divBdr>
    </w:div>
    <w:div w:id="2106532737">
      <w:bodyDiv w:val="1"/>
      <w:marLeft w:val="0"/>
      <w:marRight w:val="0"/>
      <w:marTop w:val="0"/>
      <w:marBottom w:val="0"/>
      <w:divBdr>
        <w:top w:val="none" w:sz="0" w:space="0" w:color="auto"/>
        <w:left w:val="none" w:sz="0" w:space="0" w:color="auto"/>
        <w:bottom w:val="none" w:sz="0" w:space="0" w:color="auto"/>
        <w:right w:val="none" w:sz="0" w:space="0" w:color="auto"/>
      </w:divBdr>
    </w:div>
    <w:div w:id="2112627123">
      <w:bodyDiv w:val="1"/>
      <w:marLeft w:val="0"/>
      <w:marRight w:val="0"/>
      <w:marTop w:val="0"/>
      <w:marBottom w:val="0"/>
      <w:divBdr>
        <w:top w:val="none" w:sz="0" w:space="0" w:color="auto"/>
        <w:left w:val="none" w:sz="0" w:space="0" w:color="auto"/>
        <w:bottom w:val="none" w:sz="0" w:space="0" w:color="auto"/>
        <w:right w:val="none" w:sz="0" w:space="0" w:color="auto"/>
      </w:divBdr>
    </w:div>
    <w:div w:id="2116948446">
      <w:bodyDiv w:val="1"/>
      <w:marLeft w:val="0"/>
      <w:marRight w:val="0"/>
      <w:marTop w:val="0"/>
      <w:marBottom w:val="0"/>
      <w:divBdr>
        <w:top w:val="none" w:sz="0" w:space="0" w:color="auto"/>
        <w:left w:val="none" w:sz="0" w:space="0" w:color="auto"/>
        <w:bottom w:val="none" w:sz="0" w:space="0" w:color="auto"/>
        <w:right w:val="none" w:sz="0" w:space="0" w:color="auto"/>
      </w:divBdr>
    </w:div>
    <w:div w:id="211813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edia@hcentive.com" TargetMode="External"/><Relationship Id="rId18" Type="http://schemas.openxmlformats.org/officeDocument/2006/relationships/footer" Target="footer2.xml"/><Relationship Id="rId26" Type="http://schemas.openxmlformats.org/officeDocument/2006/relationships/image" Target="media/image11.png"/><Relationship Id="rId39" Type="http://schemas.openxmlformats.org/officeDocument/2006/relationships/image" Target="media/image20.emf"/><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package" Target="embeddings/Microsoft_Excel_Worksheet.xlsx"/><Relationship Id="rId42" Type="http://schemas.openxmlformats.org/officeDocument/2006/relationships/footer" Target="footer3.xml"/><Relationship Id="rId47"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mailto:sales@hcentive.com" TargetMode="External"/><Relationship Id="rId17" Type="http://schemas.openxmlformats.org/officeDocument/2006/relationships/header" Target="header2.xml"/><Relationship Id="rId25" Type="http://schemas.openxmlformats.org/officeDocument/2006/relationships/image" Target="media/image10.png"/><Relationship Id="rId33" Type="http://schemas.openxmlformats.org/officeDocument/2006/relationships/image" Target="media/image17.emf"/><Relationship Id="rId38" Type="http://schemas.openxmlformats.org/officeDocument/2006/relationships/package" Target="embeddings/Microsoft_Word_Document2.docx"/><Relationship Id="rId46"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package" Target="embeddings/Microsoft_Word_Document.docx"/><Relationship Id="rId37" Type="http://schemas.openxmlformats.org/officeDocument/2006/relationships/image" Target="media/image19.emf"/><Relationship Id="rId40" Type="http://schemas.openxmlformats.org/officeDocument/2006/relationships/package" Target="embeddings/Microsoft_Word_Document3.docx"/><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package" Target="embeddings/Microsoft_Excel_Worksheet1.xlsx"/><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emf"/><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artnerships@hcentive.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emf"/><Relationship Id="rId43"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2E367C35-507A-9F4D-8F67-74695F28BBC6}">
    <t:Anchor>
      <t:Comment id="1990007534"/>
    </t:Anchor>
    <t:History>
      <t:Event id="{855372DB-5F3C-344D-BBBA-65608C2A8317}" time="2025-10-13T21:25:23.475Z">
        <t:Attribution userId="S::vivek.srivastava@optum.com::3e79ec5c-8a01-493d-9089-db277eb442a9" userProvider="AD" userName="Srivastava, Vivek"/>
        <t:Anchor>
          <t:Comment id="1990007534"/>
        </t:Anchor>
        <t:Create/>
      </t:Event>
      <t:Event id="{0F33E5B7-9EA1-2143-BBA6-6AF6D376B68D}" time="2025-10-13T21:25:23.475Z">
        <t:Attribution userId="S::vivek.srivastava@optum.com::3e79ec5c-8a01-493d-9089-db277eb442a9" userProvider="AD" userName="Srivastava, Vivek"/>
        <t:Anchor>
          <t:Comment id="1990007534"/>
        </t:Anchor>
        <t:Assign userId="S::gourav.banga@optum.com::2d37664d-07a4-4572-907b-27f7b5cfeb9d" userProvider="AD" userName="Banga, Gourav"/>
      </t:Event>
      <t:Event id="{354013CA-9F6F-FA42-8198-8F0E8699B37B}" time="2025-10-13T21:25:23.475Z">
        <t:Attribution userId="S::vivek.srivastava@optum.com::3e79ec5c-8a01-493d-9089-db277eb442a9" userProvider="AD" userName="Srivastava, Vivek"/>
        <t:Anchor>
          <t:Comment id="1990007534"/>
        </t:Anchor>
        <t:SetTitle title="@Banga, Gourav, @Joshi, Ritik- Same comment as above- why don't you have similar requirement for QHP &amp; mixed HH Renewal process.?"/>
      </t:Event>
      <t:Event id="{0E5ECF6F-C8ED-44AA-853A-B4B33E6EA105}" time="2025-10-15T08:15:30.735Z">
        <t:Attribution userId="S::gourav.banga@optum.com::2d37664d-07a4-4572-907b-27f7b5cfeb9d" userProvider="AD" userName="Banga, Gourav"/>
        <t:Progress percentComplete="100"/>
      </t:Event>
    </t:History>
  </t:Task>
</t:Tasks>
</file>

<file path=word/theme/theme1.xml><?xml version="1.0" encoding="utf-8"?>
<a:theme xmlns:a="http://schemas.openxmlformats.org/drawingml/2006/main" name="hCentive">
  <a:themeElements>
    <a:clrScheme name="Custom 1">
      <a:dk1>
        <a:srgbClr val="060808"/>
      </a:dk1>
      <a:lt1>
        <a:sysClr val="window" lastClr="FFFFFF"/>
      </a:lt1>
      <a:dk2>
        <a:srgbClr val="81BD41"/>
      </a:dk2>
      <a:lt2>
        <a:srgbClr val="4C8B3F"/>
      </a:lt2>
      <a:accent1>
        <a:srgbClr val="285C4E"/>
      </a:accent1>
      <a:accent2>
        <a:srgbClr val="F18B21"/>
      </a:accent2>
      <a:accent3>
        <a:srgbClr val="FDB813"/>
      </a:accent3>
      <a:accent4>
        <a:srgbClr val="0079C1"/>
      </a:accent4>
      <a:accent5>
        <a:srgbClr val="A1ABA4"/>
      </a:accent5>
      <a:accent6>
        <a:srgbClr val="00AEEF"/>
      </a:accent6>
      <a:hlink>
        <a:srgbClr val="0079C1"/>
      </a:hlink>
      <a:folHlink>
        <a:srgbClr val="97005E"/>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90626b19-c771-4836-9617-54ca13cc0460">
      <UserInfo>
        <DisplayName>Gaurav Singh</DisplayName>
        <AccountId>183</AccountId>
        <AccountType/>
      </UserInfo>
      <UserInfo>
        <DisplayName>Kritika Kaushik</DisplayName>
        <AccountId>485</AccountId>
        <AccountType/>
      </UserInfo>
    </SharedWithUsers>
    <TaxCatchAll xmlns="90626b19-c771-4836-9617-54ca13cc0460" xsi:nil="true"/>
    <lcf76f155ced4ddcb4097134ff3c332f xmlns="fcca6f09-57d2-4f6a-9ea4-6e2838a0af1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40E06CD859A9D4BB762601E0B27D847" ma:contentTypeVersion="18" ma:contentTypeDescription="Create a new document." ma:contentTypeScope="" ma:versionID="b86062f98dd30c8833bcb1dc6b70aa2d">
  <xsd:schema xmlns:xsd="http://www.w3.org/2001/XMLSchema" xmlns:xs="http://www.w3.org/2001/XMLSchema" xmlns:p="http://schemas.microsoft.com/office/2006/metadata/properties" xmlns:ns2="fcca6f09-57d2-4f6a-9ea4-6e2838a0af1a" xmlns:ns3="90626b19-c771-4836-9617-54ca13cc0460" targetNamespace="http://schemas.microsoft.com/office/2006/metadata/properties" ma:root="true" ma:fieldsID="9a28c2719aa3bdc1a1c57c41c35274c2" ns2:_="" ns3:_="">
    <xsd:import namespace="fcca6f09-57d2-4f6a-9ea4-6e2838a0af1a"/>
    <xsd:import namespace="90626b19-c771-4836-9617-54ca13cc04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ca6f09-57d2-4f6a-9ea4-6e2838a0af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26b19-c771-4836-9617-54ca13cc046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d6674e4-faa0-45ba-9665-10ee5be9f0ee}" ma:internalName="TaxCatchAll" ma:showField="CatchAllData" ma:web="90626b19-c771-4836-9617-54ca13cc04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BF038-967B-1145-847E-2F7D04F2C787}">
  <ds:schemaRefs>
    <ds:schemaRef ds:uri="http://schemas.openxmlformats.org/officeDocument/2006/bibliography"/>
  </ds:schemaRefs>
</ds:datastoreItem>
</file>

<file path=customXml/itemProps2.xml><?xml version="1.0" encoding="utf-8"?>
<ds:datastoreItem xmlns:ds="http://schemas.openxmlformats.org/officeDocument/2006/customXml" ds:itemID="{22BE731F-E3DE-4A21-85E3-18DF11884C11}">
  <ds:schemaRefs>
    <ds:schemaRef ds:uri="fcca6f09-57d2-4f6a-9ea4-6e2838a0af1a"/>
    <ds:schemaRef ds:uri="http://purl.org/dc/terms/"/>
    <ds:schemaRef ds:uri="http://schemas.microsoft.com/office/2006/documentManagement/types"/>
    <ds:schemaRef ds:uri="90626b19-c771-4836-9617-54ca13cc0460"/>
    <ds:schemaRef ds:uri="http://purl.org/dc/dcmitype/"/>
    <ds:schemaRef ds:uri="http://purl.org/dc/elements/1.1/"/>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89F83877-A391-43FE-8954-4D3C9F63C8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ca6f09-57d2-4f6a-9ea4-6e2838a0af1a"/>
    <ds:schemaRef ds:uri="90626b19-c771-4836-9617-54ca13cc0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DD54D0-B007-4EA3-9E0E-EC1D749049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13545</Words>
  <Characters>77207</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PRSD_CRQ_1093_Enhancement_to_Individual Level_Renewals_v6</vt:lpstr>
    </vt:vector>
  </TitlesOfParts>
  <Manager/>
  <Company>hCentive, Inc</Company>
  <LinksUpToDate>false</LinksUpToDate>
  <CharactersWithSpaces>90571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PRSD_CRQ_1093_Enhancement_to_Individual Level_Renewals_v6</dc:title>
  <dc:subject/>
  <dc:creator>HIX Product Management Team</dc:creator>
  <cp:keywords/>
  <dc:description/>
  <cp:lastModifiedBy>Sharma, Anurag</cp:lastModifiedBy>
  <cp:revision>2</cp:revision>
  <cp:lastPrinted>2020-05-09T15:15:00Z</cp:lastPrinted>
  <dcterms:created xsi:type="dcterms:W3CDTF">2026-05-21T14:14:00Z</dcterms:created>
  <dcterms:modified xsi:type="dcterms:W3CDTF">2026-05-21T14:14:00Z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0x010100940E06CD859A9D4BB762601E0B27D847</vt:lpwstr>
  </property>
  <property fmtid="{D5CDD505-2E9C-101B-9397-08002B2CF9AE}" pid="3" name="AuthorIds_UIVersion_4">
    <vt:lpwstr>983</vt:lpwstr>
  </property>
  <property fmtid="{D5CDD505-2E9C-101B-9397-08002B2CF9AE}" pid="4" name="CWRMItemRecordClassification">
    <vt:lpwstr>1;#UNV2020 - Drafts, Work-in-Progress and Working Files|b49f6905-4eb3-44d3-9a49-8bbf46918ee9</vt:lpwstr>
  </property>
  <property fmtid="{D5CDD505-2E9C-101B-9397-08002B2CF9AE}" pid="5" name="MediaServiceImageTags">
    <vt:lpwstr/>
  </property>
  <property fmtid="{D5CDD505-2E9C-101B-9397-08002B2CF9AE}" pid="6" name="docLang">
    <vt:lpwstr>en</vt:lpwstr>
  </property>
</Properties>
</file>